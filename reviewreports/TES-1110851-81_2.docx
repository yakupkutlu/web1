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4C941" w14:textId="5B22C0D3" w:rsidR="008938AE" w:rsidRPr="0091231C" w:rsidRDefault="00FC6681" w:rsidP="009012D6">
      <w:pPr>
        <w:spacing w:after="0" w:line="240" w:lineRule="auto"/>
        <w:jc w:val="center"/>
        <w:rPr>
          <w:rFonts w:ascii="Times New Roman" w:hAnsi="Times New Roman" w:cs="Times New Roman"/>
          <w:b/>
          <w:sz w:val="24"/>
          <w:szCs w:val="24"/>
        </w:rPr>
      </w:pPr>
      <w:r w:rsidRPr="0091231C">
        <w:rPr>
          <w:rFonts w:ascii="Times New Roman" w:hAnsi="Times New Roman" w:cs="Times New Roman"/>
          <w:b/>
          <w:sz w:val="24"/>
          <w:szCs w:val="24"/>
        </w:rPr>
        <w:t>Length-w</w:t>
      </w:r>
      <w:r w:rsidR="00E22538" w:rsidRPr="0091231C">
        <w:rPr>
          <w:rFonts w:ascii="Times New Roman" w:hAnsi="Times New Roman" w:cs="Times New Roman"/>
          <w:b/>
          <w:sz w:val="24"/>
          <w:szCs w:val="24"/>
        </w:rPr>
        <w:t>eight</w:t>
      </w:r>
      <w:r w:rsidR="008938AE" w:rsidRPr="0091231C">
        <w:rPr>
          <w:rFonts w:ascii="Times New Roman" w:hAnsi="Times New Roman" w:cs="Times New Roman"/>
          <w:b/>
          <w:sz w:val="24"/>
          <w:szCs w:val="24"/>
        </w:rPr>
        <w:t xml:space="preserve"> </w:t>
      </w:r>
      <w:r w:rsidR="009012D6" w:rsidRPr="0091231C">
        <w:rPr>
          <w:rFonts w:ascii="Times New Roman" w:hAnsi="Times New Roman" w:cs="Times New Roman"/>
          <w:b/>
          <w:sz w:val="24"/>
          <w:szCs w:val="24"/>
        </w:rPr>
        <w:t>r</w:t>
      </w:r>
      <w:r w:rsidR="008938AE" w:rsidRPr="0091231C">
        <w:rPr>
          <w:rFonts w:ascii="Times New Roman" w:hAnsi="Times New Roman" w:cs="Times New Roman"/>
          <w:b/>
          <w:sz w:val="24"/>
          <w:szCs w:val="24"/>
        </w:rPr>
        <w:t xml:space="preserve">elationship of the </w:t>
      </w:r>
      <w:r w:rsidR="009012D6" w:rsidRPr="0091231C">
        <w:rPr>
          <w:rFonts w:ascii="Times New Roman" w:hAnsi="Times New Roman" w:cs="Times New Roman"/>
          <w:b/>
          <w:sz w:val="24"/>
          <w:szCs w:val="24"/>
        </w:rPr>
        <w:t>b</w:t>
      </w:r>
      <w:r w:rsidR="008938AE" w:rsidRPr="0091231C">
        <w:rPr>
          <w:rFonts w:ascii="Times New Roman" w:hAnsi="Times New Roman" w:cs="Times New Roman"/>
          <w:b/>
          <w:sz w:val="24"/>
          <w:szCs w:val="24"/>
        </w:rPr>
        <w:t xml:space="preserve">lackmouth </w:t>
      </w:r>
      <w:r w:rsidR="009012D6" w:rsidRPr="0091231C">
        <w:rPr>
          <w:rFonts w:ascii="Times New Roman" w:hAnsi="Times New Roman" w:cs="Times New Roman"/>
          <w:b/>
          <w:sz w:val="24"/>
          <w:szCs w:val="24"/>
        </w:rPr>
        <w:t>c</w:t>
      </w:r>
      <w:r w:rsidR="008938AE" w:rsidRPr="0091231C">
        <w:rPr>
          <w:rFonts w:ascii="Times New Roman" w:hAnsi="Times New Roman" w:cs="Times New Roman"/>
          <w:b/>
          <w:sz w:val="24"/>
          <w:szCs w:val="24"/>
        </w:rPr>
        <w:t>atshark (</w:t>
      </w:r>
      <w:r w:rsidR="008938AE" w:rsidRPr="0091231C">
        <w:rPr>
          <w:rFonts w:ascii="Times New Roman" w:hAnsi="Times New Roman" w:cs="Times New Roman"/>
          <w:b/>
          <w:i/>
          <w:iCs/>
          <w:sz w:val="24"/>
          <w:szCs w:val="24"/>
        </w:rPr>
        <w:t>Galeus melastomus</w:t>
      </w:r>
      <w:r w:rsidR="008938AE" w:rsidRPr="0091231C">
        <w:rPr>
          <w:rFonts w:ascii="Times New Roman" w:hAnsi="Times New Roman" w:cs="Times New Roman"/>
          <w:b/>
          <w:sz w:val="24"/>
          <w:szCs w:val="24"/>
        </w:rPr>
        <w:t xml:space="preserve"> Rafinesque, 1810) </w:t>
      </w:r>
      <w:r w:rsidR="00E22538" w:rsidRPr="0091231C">
        <w:rPr>
          <w:rFonts w:ascii="Times New Roman" w:hAnsi="Times New Roman" w:cs="Times New Roman"/>
          <w:b/>
          <w:sz w:val="24"/>
          <w:szCs w:val="24"/>
        </w:rPr>
        <w:t>o</w:t>
      </w:r>
      <w:r w:rsidR="008938AE" w:rsidRPr="0091231C">
        <w:rPr>
          <w:rFonts w:ascii="Times New Roman" w:hAnsi="Times New Roman" w:cs="Times New Roman"/>
          <w:b/>
          <w:sz w:val="24"/>
          <w:szCs w:val="24"/>
        </w:rPr>
        <w:t xml:space="preserve">n the Turkish </w:t>
      </w:r>
      <w:r w:rsidR="009012D6" w:rsidRPr="0091231C">
        <w:rPr>
          <w:rFonts w:ascii="Times New Roman" w:hAnsi="Times New Roman" w:cs="Times New Roman"/>
          <w:b/>
          <w:sz w:val="24"/>
          <w:szCs w:val="24"/>
        </w:rPr>
        <w:t>c</w:t>
      </w:r>
      <w:r w:rsidR="008938AE" w:rsidRPr="0091231C">
        <w:rPr>
          <w:rFonts w:ascii="Times New Roman" w:hAnsi="Times New Roman" w:cs="Times New Roman"/>
          <w:b/>
          <w:sz w:val="24"/>
          <w:szCs w:val="24"/>
        </w:rPr>
        <w:t>oasts of the Mediterranean Sea</w:t>
      </w:r>
    </w:p>
    <w:p w14:paraId="4D265E4E" w14:textId="77777777" w:rsidR="0082763D" w:rsidRPr="0091231C" w:rsidRDefault="0082763D" w:rsidP="009012D6">
      <w:pPr>
        <w:spacing w:after="0" w:line="240" w:lineRule="auto"/>
        <w:jc w:val="center"/>
        <w:rPr>
          <w:rFonts w:ascii="Times New Roman" w:hAnsi="Times New Roman" w:cs="Times New Roman"/>
          <w:bCs/>
          <w:sz w:val="24"/>
          <w:szCs w:val="24"/>
        </w:rPr>
      </w:pPr>
    </w:p>
    <w:p w14:paraId="20DFC062" w14:textId="7681A2B6" w:rsidR="0082763D" w:rsidRPr="0091231C" w:rsidRDefault="002B6AEC" w:rsidP="009012D6">
      <w:pPr>
        <w:spacing w:after="0" w:line="240" w:lineRule="auto"/>
        <w:jc w:val="center"/>
        <w:rPr>
          <w:rFonts w:ascii="Times New Roman" w:hAnsi="Times New Roman" w:cs="Times New Roman"/>
          <w:sz w:val="24"/>
          <w:szCs w:val="24"/>
        </w:rPr>
      </w:pPr>
      <w:bookmarkStart w:id="0" w:name="_Hlk174568358"/>
      <w:r w:rsidRPr="0091231C">
        <w:rPr>
          <w:rFonts w:ascii="Times New Roman" w:hAnsi="Times New Roman" w:cs="Times New Roman"/>
          <w:sz w:val="24"/>
          <w:szCs w:val="24"/>
        </w:rPr>
        <w:t>Çağdaş Can C</w:t>
      </w:r>
      <w:r w:rsidR="00352529" w:rsidRPr="0091231C">
        <w:rPr>
          <w:rFonts w:ascii="Times New Roman" w:hAnsi="Times New Roman" w:cs="Times New Roman"/>
          <w:sz w:val="24"/>
          <w:szCs w:val="24"/>
        </w:rPr>
        <w:t>engiz</w:t>
      </w:r>
      <w:bookmarkEnd w:id="0"/>
      <w:r w:rsidRPr="0091231C">
        <w:rPr>
          <w:rFonts w:ascii="Times New Roman" w:hAnsi="Times New Roman" w:cs="Times New Roman"/>
          <w:sz w:val="24"/>
          <w:szCs w:val="24"/>
          <w:vertAlign w:val="superscript"/>
        </w:rPr>
        <w:t>1</w:t>
      </w:r>
      <w:r w:rsidR="00100372" w:rsidRPr="0091231C">
        <w:rPr>
          <w:rFonts w:ascii="Times New Roman" w:hAnsi="Times New Roman" w:cs="Times New Roman"/>
          <w:sz w:val="24"/>
          <w:szCs w:val="24"/>
          <w:vertAlign w:val="superscript"/>
        </w:rPr>
        <w:t>*</w:t>
      </w:r>
      <w:r w:rsidR="00EA6C9C" w:rsidRPr="00B55442">
        <w:rPr>
          <w:rFonts w:ascii="Times New Roman" w:hAnsi="Times New Roman" w:cs="Times New Roman"/>
          <w:b/>
          <w:bCs/>
          <w:noProof/>
          <w:sz w:val="24"/>
          <w:szCs w:val="24"/>
          <w:lang w:eastAsia="tr-TR"/>
        </w:rPr>
        <w:drawing>
          <wp:inline distT="0" distB="0" distL="0" distR="0" wp14:anchorId="6C0C7783" wp14:editId="3995CC27">
            <wp:extent cx="170815" cy="170815"/>
            <wp:effectExtent l="0" t="0" r="635" b="635"/>
            <wp:docPr id="4" name="Resim 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1231C">
        <w:rPr>
          <w:rFonts w:ascii="Times New Roman" w:hAnsi="Times New Roman" w:cs="Times New Roman"/>
          <w:sz w:val="24"/>
          <w:szCs w:val="24"/>
        </w:rPr>
        <w:t xml:space="preserve">, </w:t>
      </w:r>
      <w:r w:rsidR="008C15EF" w:rsidRPr="0091231C">
        <w:rPr>
          <w:rFonts w:ascii="Times New Roman" w:hAnsi="Times New Roman" w:cs="Times New Roman"/>
          <w:sz w:val="24"/>
          <w:szCs w:val="24"/>
        </w:rPr>
        <w:t>Coşkun Menderes A</w:t>
      </w:r>
      <w:r w:rsidR="00352529" w:rsidRPr="0091231C">
        <w:rPr>
          <w:rFonts w:ascii="Times New Roman" w:hAnsi="Times New Roman" w:cs="Times New Roman"/>
          <w:sz w:val="24"/>
          <w:szCs w:val="24"/>
        </w:rPr>
        <w:t>ydın</w:t>
      </w:r>
      <w:r w:rsidR="008C15EF" w:rsidRPr="0091231C">
        <w:rPr>
          <w:rFonts w:ascii="Times New Roman" w:hAnsi="Times New Roman" w:cs="Times New Roman"/>
          <w:sz w:val="24"/>
          <w:szCs w:val="24"/>
          <w:vertAlign w:val="superscript"/>
        </w:rPr>
        <w:t>1</w:t>
      </w:r>
      <w:r w:rsidR="00EA6C9C" w:rsidRPr="00B55442">
        <w:rPr>
          <w:rFonts w:ascii="Times New Roman" w:hAnsi="Times New Roman" w:cs="Times New Roman"/>
          <w:b/>
          <w:bCs/>
          <w:noProof/>
          <w:sz w:val="24"/>
          <w:szCs w:val="24"/>
          <w:lang w:eastAsia="tr-TR"/>
        </w:rPr>
        <w:drawing>
          <wp:inline distT="0" distB="0" distL="0" distR="0" wp14:anchorId="75D13F3D" wp14:editId="1CD1D99B">
            <wp:extent cx="170815" cy="170815"/>
            <wp:effectExtent l="0" t="0" r="635" b="635"/>
            <wp:docPr id="2" name="Resim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008C15EF" w:rsidRPr="0091231C">
        <w:rPr>
          <w:rFonts w:ascii="Times New Roman" w:hAnsi="Times New Roman" w:cs="Times New Roman"/>
          <w:b/>
          <w:sz w:val="24"/>
          <w:szCs w:val="24"/>
        </w:rPr>
        <w:br/>
      </w:r>
      <w:r w:rsidRPr="0091231C">
        <w:rPr>
          <w:rFonts w:ascii="Times New Roman" w:hAnsi="Times New Roman" w:cs="Times New Roman"/>
          <w:sz w:val="24"/>
          <w:szCs w:val="24"/>
        </w:rPr>
        <w:t>Aydın Ü</w:t>
      </w:r>
      <w:r w:rsidR="00352529" w:rsidRPr="0091231C">
        <w:rPr>
          <w:rFonts w:ascii="Times New Roman" w:hAnsi="Times New Roman" w:cs="Times New Roman"/>
          <w:sz w:val="24"/>
          <w:szCs w:val="24"/>
        </w:rPr>
        <w:t>nlüoğlu</w:t>
      </w:r>
      <w:r w:rsidRPr="0091231C">
        <w:rPr>
          <w:rFonts w:ascii="Times New Roman" w:hAnsi="Times New Roman" w:cs="Times New Roman"/>
          <w:sz w:val="24"/>
          <w:szCs w:val="24"/>
          <w:vertAlign w:val="superscript"/>
        </w:rPr>
        <w:t>2</w:t>
      </w:r>
      <w:r w:rsidR="00EA6C9C" w:rsidRPr="00B55442">
        <w:rPr>
          <w:rFonts w:ascii="Times New Roman" w:hAnsi="Times New Roman" w:cs="Times New Roman"/>
          <w:b/>
          <w:bCs/>
          <w:noProof/>
          <w:sz w:val="24"/>
          <w:szCs w:val="24"/>
          <w:lang w:eastAsia="tr-TR"/>
        </w:rPr>
        <w:drawing>
          <wp:inline distT="0" distB="0" distL="0" distR="0" wp14:anchorId="37045B30" wp14:editId="3D2AFEB4">
            <wp:extent cx="170815" cy="170815"/>
            <wp:effectExtent l="0" t="0" r="635" b="635"/>
            <wp:docPr id="3" name="Resim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1231C">
        <w:rPr>
          <w:rFonts w:ascii="Times New Roman" w:hAnsi="Times New Roman" w:cs="Times New Roman"/>
          <w:sz w:val="24"/>
          <w:szCs w:val="24"/>
        </w:rPr>
        <w:t>, Sencer A</w:t>
      </w:r>
      <w:r w:rsidR="00352529" w:rsidRPr="0091231C">
        <w:rPr>
          <w:rFonts w:ascii="Times New Roman" w:hAnsi="Times New Roman" w:cs="Times New Roman"/>
          <w:sz w:val="24"/>
          <w:szCs w:val="24"/>
        </w:rPr>
        <w:t>kalın</w:t>
      </w:r>
      <w:r w:rsidRPr="0091231C">
        <w:rPr>
          <w:rFonts w:ascii="Times New Roman" w:hAnsi="Times New Roman" w:cs="Times New Roman"/>
          <w:sz w:val="24"/>
          <w:szCs w:val="24"/>
          <w:vertAlign w:val="superscript"/>
        </w:rPr>
        <w:t>3</w:t>
      </w:r>
      <w:r w:rsidR="00BB7D5F" w:rsidRPr="00B55442">
        <w:rPr>
          <w:rFonts w:ascii="Times New Roman" w:hAnsi="Times New Roman" w:cs="Times New Roman"/>
          <w:b/>
          <w:bCs/>
          <w:noProof/>
          <w:sz w:val="24"/>
          <w:szCs w:val="24"/>
          <w:lang w:eastAsia="tr-TR"/>
        </w:rPr>
        <w:drawing>
          <wp:inline distT="0" distB="0" distL="0" distR="0" wp14:anchorId="5974FEFE" wp14:editId="3B5DC93B">
            <wp:extent cx="170815" cy="170815"/>
            <wp:effectExtent l="0" t="0" r="635" b="635"/>
            <wp:docPr id="7" name="Resim 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008C15EF" w:rsidRPr="0091231C">
        <w:rPr>
          <w:rFonts w:ascii="Times New Roman" w:hAnsi="Times New Roman" w:cs="Times New Roman"/>
          <w:sz w:val="24"/>
          <w:szCs w:val="24"/>
        </w:rPr>
        <w:br/>
      </w:r>
    </w:p>
    <w:p w14:paraId="3F1BE1A6" w14:textId="572CF3F1" w:rsidR="002B6AEC" w:rsidRPr="0091231C" w:rsidRDefault="001B487A" w:rsidP="009012D6">
      <w:pPr>
        <w:spacing w:after="0" w:line="240" w:lineRule="auto"/>
        <w:jc w:val="center"/>
        <w:rPr>
          <w:rFonts w:ascii="Times New Roman" w:hAnsi="Times New Roman" w:cs="Times New Roman"/>
          <w:sz w:val="24"/>
          <w:szCs w:val="24"/>
        </w:rPr>
      </w:pPr>
      <w:r w:rsidRPr="0091231C">
        <w:rPr>
          <w:rFonts w:ascii="Times New Roman" w:hAnsi="Times New Roman" w:cs="Times New Roman"/>
          <w:sz w:val="24"/>
          <w:szCs w:val="24"/>
          <w:vertAlign w:val="superscript"/>
        </w:rPr>
        <w:t>1</w:t>
      </w:r>
      <w:ins w:id="1" w:author="user" w:date="2024-08-14T21:56:00Z" w16du:dateUtc="2024-08-14T18:56:00Z">
        <w:r w:rsidR="0091231C">
          <w:rPr>
            <w:rFonts w:ascii="Times New Roman" w:hAnsi="Times New Roman" w:cs="Times New Roman"/>
            <w:sz w:val="24"/>
            <w:szCs w:val="24"/>
            <w:vertAlign w:val="superscript"/>
          </w:rPr>
          <w:t xml:space="preserve"> </w:t>
        </w:r>
      </w:ins>
      <w:r w:rsidRPr="0091231C">
        <w:rPr>
          <w:rFonts w:ascii="Times New Roman" w:hAnsi="Times New Roman" w:cs="Times New Roman"/>
          <w:sz w:val="24"/>
          <w:szCs w:val="24"/>
        </w:rPr>
        <w:t>Mediterranean Fisheries Research Production and Training Institute, Antalya, Türkiye</w:t>
      </w:r>
    </w:p>
    <w:p w14:paraId="2BAC818F" w14:textId="08FD229D" w:rsidR="002B6AEC" w:rsidRPr="0091231C" w:rsidRDefault="002B6AEC" w:rsidP="009012D6">
      <w:pPr>
        <w:spacing w:after="0" w:line="240" w:lineRule="auto"/>
        <w:jc w:val="center"/>
        <w:rPr>
          <w:rFonts w:ascii="Times New Roman" w:hAnsi="Times New Roman" w:cs="Times New Roman"/>
          <w:sz w:val="24"/>
          <w:szCs w:val="24"/>
        </w:rPr>
      </w:pPr>
      <w:r w:rsidRPr="0091231C">
        <w:rPr>
          <w:rFonts w:ascii="Times New Roman" w:hAnsi="Times New Roman" w:cs="Times New Roman"/>
          <w:sz w:val="24"/>
          <w:szCs w:val="24"/>
          <w:vertAlign w:val="superscript"/>
        </w:rPr>
        <w:t>2</w:t>
      </w:r>
      <w:r w:rsidRPr="0091231C">
        <w:rPr>
          <w:rFonts w:ascii="Times New Roman" w:hAnsi="Times New Roman" w:cs="Times New Roman"/>
          <w:sz w:val="24"/>
          <w:szCs w:val="24"/>
        </w:rPr>
        <w:t xml:space="preserve"> </w:t>
      </w:r>
      <w:r w:rsidR="001B487A" w:rsidRPr="0091231C">
        <w:rPr>
          <w:rFonts w:ascii="Times New Roman" w:hAnsi="Times New Roman" w:cs="Times New Roman"/>
          <w:sz w:val="24"/>
          <w:szCs w:val="24"/>
        </w:rPr>
        <w:t>Institute of Marine Sciences and Technology, Dokuz Eylül University, İzmir,</w:t>
      </w:r>
      <w:ins w:id="2" w:author="user" w:date="2024-08-15T17:00:00Z" w16du:dateUtc="2024-08-15T14:00:00Z">
        <w:r w:rsidR="002569B5">
          <w:rPr>
            <w:rFonts w:ascii="Times New Roman" w:hAnsi="Times New Roman" w:cs="Times New Roman"/>
            <w:sz w:val="24"/>
            <w:szCs w:val="24"/>
          </w:rPr>
          <w:t xml:space="preserve"> </w:t>
        </w:r>
      </w:ins>
      <w:r w:rsidR="001B487A" w:rsidRPr="0091231C">
        <w:rPr>
          <w:rFonts w:ascii="Times New Roman" w:hAnsi="Times New Roman" w:cs="Times New Roman"/>
          <w:sz w:val="24"/>
          <w:szCs w:val="24"/>
        </w:rPr>
        <w:t xml:space="preserve">Türkiye </w:t>
      </w:r>
    </w:p>
    <w:p w14:paraId="59C978F5" w14:textId="089F9529" w:rsidR="001B487A" w:rsidRPr="0091231C" w:rsidRDefault="002B6AEC" w:rsidP="009012D6">
      <w:pPr>
        <w:spacing w:after="0" w:line="240" w:lineRule="auto"/>
        <w:jc w:val="center"/>
        <w:rPr>
          <w:rFonts w:ascii="Times New Roman" w:hAnsi="Times New Roman" w:cs="Times New Roman"/>
          <w:sz w:val="24"/>
          <w:szCs w:val="24"/>
        </w:rPr>
      </w:pPr>
      <w:r w:rsidRPr="0091231C">
        <w:rPr>
          <w:rFonts w:ascii="Times New Roman" w:hAnsi="Times New Roman" w:cs="Times New Roman"/>
          <w:sz w:val="24"/>
          <w:szCs w:val="24"/>
          <w:vertAlign w:val="superscript"/>
        </w:rPr>
        <w:t>3</w:t>
      </w:r>
      <w:r w:rsidRPr="0091231C">
        <w:rPr>
          <w:rFonts w:ascii="Times New Roman" w:hAnsi="Times New Roman" w:cs="Times New Roman"/>
          <w:sz w:val="24"/>
          <w:szCs w:val="24"/>
        </w:rPr>
        <w:t xml:space="preserve"> </w:t>
      </w:r>
      <w:r w:rsidR="001B487A" w:rsidRPr="0091231C">
        <w:rPr>
          <w:rFonts w:ascii="Times New Roman" w:hAnsi="Times New Roman" w:cs="Times New Roman"/>
          <w:sz w:val="24"/>
          <w:szCs w:val="24"/>
        </w:rPr>
        <w:t>Faculty of Fisheries, Ege University, İzmir,</w:t>
      </w:r>
      <w:ins w:id="3" w:author="user" w:date="2024-08-15T17:00:00Z" w16du:dateUtc="2024-08-15T14:00:00Z">
        <w:r w:rsidR="002569B5">
          <w:rPr>
            <w:rFonts w:ascii="Times New Roman" w:hAnsi="Times New Roman" w:cs="Times New Roman"/>
            <w:sz w:val="24"/>
            <w:szCs w:val="24"/>
          </w:rPr>
          <w:t xml:space="preserve"> </w:t>
        </w:r>
      </w:ins>
      <w:r w:rsidR="001B487A" w:rsidRPr="0091231C">
        <w:rPr>
          <w:rFonts w:ascii="Times New Roman" w:hAnsi="Times New Roman" w:cs="Times New Roman"/>
          <w:sz w:val="24"/>
          <w:szCs w:val="24"/>
        </w:rPr>
        <w:t xml:space="preserve">Türkiye </w:t>
      </w:r>
    </w:p>
    <w:p w14:paraId="707844B8" w14:textId="77777777" w:rsidR="001B487A" w:rsidRPr="0091231C" w:rsidRDefault="001B487A" w:rsidP="009012D6">
      <w:pPr>
        <w:spacing w:after="0" w:line="240" w:lineRule="auto"/>
        <w:jc w:val="center"/>
        <w:rPr>
          <w:rFonts w:ascii="Times New Roman" w:hAnsi="Times New Roman" w:cs="Times New Roman"/>
          <w:sz w:val="24"/>
          <w:szCs w:val="24"/>
        </w:rPr>
      </w:pPr>
    </w:p>
    <w:p w14:paraId="13F32624" w14:textId="4FC984E5" w:rsidR="002B6AEC" w:rsidRPr="0091231C" w:rsidRDefault="008323C4" w:rsidP="009012D6">
      <w:pPr>
        <w:spacing w:after="0" w:line="240" w:lineRule="auto"/>
        <w:jc w:val="center"/>
        <w:rPr>
          <w:rFonts w:ascii="Times New Roman" w:hAnsi="Times New Roman" w:cs="Times New Roman"/>
          <w:sz w:val="24"/>
          <w:szCs w:val="24"/>
        </w:rPr>
      </w:pPr>
      <w:ins w:id="4" w:author="user" w:date="2024-08-15T17:24:00Z" w16du:dateUtc="2024-08-15T14:24:00Z">
        <w:r>
          <w:rPr>
            <w:rFonts w:ascii="Times New Roman" w:hAnsi="Times New Roman" w:cs="Times New Roman"/>
            <w:sz w:val="24"/>
            <w:szCs w:val="24"/>
          </w:rPr>
          <w:t>*</w:t>
        </w:r>
      </w:ins>
      <w:r w:rsidR="001B487A" w:rsidRPr="0091231C">
        <w:rPr>
          <w:rFonts w:ascii="Times New Roman" w:hAnsi="Times New Roman" w:cs="Times New Roman"/>
          <w:sz w:val="24"/>
          <w:szCs w:val="24"/>
        </w:rPr>
        <w:t xml:space="preserve">Corresponding Author: </w:t>
      </w:r>
      <w:hyperlink r:id="rId12" w:history="1">
        <w:r w:rsidR="002B6AEC" w:rsidRPr="0091231C">
          <w:rPr>
            <w:rStyle w:val="Kpr"/>
            <w:rFonts w:ascii="Times New Roman" w:hAnsi="Times New Roman" w:cs="Times New Roman"/>
            <w:sz w:val="24"/>
            <w:szCs w:val="24"/>
          </w:rPr>
          <w:t>cagdascancengiz@gmail.com</w:t>
        </w:r>
      </w:hyperlink>
    </w:p>
    <w:p w14:paraId="315A54EA" w14:textId="3F28391F" w:rsidR="008938AE" w:rsidRPr="0091231C" w:rsidRDefault="008938AE" w:rsidP="009012D6">
      <w:pPr>
        <w:spacing w:line="240" w:lineRule="auto"/>
        <w:jc w:val="center"/>
        <w:rPr>
          <w:rFonts w:ascii="Times New Roman" w:hAnsi="Times New Roman" w:cs="Times New Roman"/>
          <w:bCs/>
          <w:sz w:val="24"/>
          <w:szCs w:val="24"/>
        </w:rPr>
      </w:pPr>
    </w:p>
    <w:p w14:paraId="05243F32" w14:textId="0E8452DC" w:rsidR="009012D6" w:rsidRPr="0091231C" w:rsidRDefault="009012D6" w:rsidP="009012D6">
      <w:pPr>
        <w:spacing w:line="240" w:lineRule="auto"/>
        <w:rPr>
          <w:rFonts w:ascii="Times New Roman" w:hAnsi="Times New Roman" w:cs="Times New Roman"/>
          <w:b/>
          <w:bCs/>
          <w:sz w:val="24"/>
          <w:szCs w:val="24"/>
        </w:rPr>
      </w:pPr>
      <w:r w:rsidRPr="0091231C">
        <w:rPr>
          <w:rFonts w:ascii="Times New Roman" w:hAnsi="Times New Roman" w:cs="Times New Roman"/>
          <w:b/>
          <w:bCs/>
          <w:sz w:val="24"/>
          <w:szCs w:val="24"/>
        </w:rPr>
        <w:t>Abstract</w:t>
      </w:r>
    </w:p>
    <w:p w14:paraId="79882ECB" w14:textId="6C78BC44" w:rsidR="008531A7" w:rsidRPr="0091231C" w:rsidRDefault="008531A7" w:rsidP="009012D6">
      <w:pPr>
        <w:spacing w:after="0" w:line="240" w:lineRule="auto"/>
        <w:jc w:val="both"/>
        <w:rPr>
          <w:rFonts w:ascii="Times New Roman" w:hAnsi="Times New Roman" w:cs="Times New Roman"/>
          <w:bCs/>
          <w:sz w:val="24"/>
          <w:szCs w:val="24"/>
        </w:rPr>
      </w:pPr>
      <w:r w:rsidRPr="0091231C">
        <w:rPr>
          <w:rFonts w:ascii="Times New Roman" w:hAnsi="Times New Roman" w:cs="Times New Roman"/>
          <w:bCs/>
          <w:sz w:val="24"/>
          <w:szCs w:val="24"/>
        </w:rPr>
        <w:t>This study investigates the relationship between the total length and body weight of the blackmouth catshark (</w:t>
      </w:r>
      <w:r w:rsidRPr="0091231C">
        <w:rPr>
          <w:rFonts w:ascii="Times New Roman" w:hAnsi="Times New Roman" w:cs="Times New Roman"/>
          <w:bCs/>
          <w:i/>
          <w:iCs/>
          <w:sz w:val="24"/>
          <w:szCs w:val="24"/>
        </w:rPr>
        <w:t>Galeus melastomus)</w:t>
      </w:r>
      <w:r w:rsidRPr="0091231C">
        <w:rPr>
          <w:rFonts w:ascii="Times New Roman" w:hAnsi="Times New Roman" w:cs="Times New Roman"/>
          <w:bCs/>
          <w:sz w:val="24"/>
          <w:szCs w:val="24"/>
        </w:rPr>
        <w:t xml:space="preserve"> sampled </w:t>
      </w:r>
      <w:r w:rsidR="00D50CB1" w:rsidRPr="0091231C">
        <w:rPr>
          <w:rFonts w:ascii="Times New Roman" w:hAnsi="Times New Roman" w:cs="Times New Roman"/>
          <w:bCs/>
          <w:sz w:val="24"/>
          <w:szCs w:val="24"/>
        </w:rPr>
        <w:t xml:space="preserve">along the </w:t>
      </w:r>
      <w:r w:rsidR="00376133" w:rsidRPr="0091231C">
        <w:rPr>
          <w:rFonts w:ascii="Times New Roman" w:hAnsi="Times New Roman" w:cs="Times New Roman"/>
          <w:bCs/>
          <w:sz w:val="24"/>
          <w:szCs w:val="24"/>
        </w:rPr>
        <w:t xml:space="preserve">Mediterranean </w:t>
      </w:r>
      <w:r w:rsidR="00D50CB1" w:rsidRPr="0091231C">
        <w:rPr>
          <w:rFonts w:ascii="Times New Roman" w:hAnsi="Times New Roman" w:cs="Times New Roman"/>
          <w:bCs/>
          <w:sz w:val="24"/>
          <w:szCs w:val="24"/>
        </w:rPr>
        <w:t xml:space="preserve">coast of </w:t>
      </w:r>
      <w:r w:rsidR="00376133" w:rsidRPr="0091231C">
        <w:rPr>
          <w:rFonts w:ascii="Times New Roman" w:hAnsi="Times New Roman" w:cs="Times New Roman"/>
          <w:bCs/>
          <w:sz w:val="24"/>
          <w:szCs w:val="24"/>
        </w:rPr>
        <w:t>Türkiye</w:t>
      </w:r>
      <w:r w:rsidR="00D50CB1" w:rsidRPr="0091231C">
        <w:rPr>
          <w:rFonts w:ascii="Times New Roman" w:hAnsi="Times New Roman" w:cs="Times New Roman"/>
          <w:bCs/>
          <w:sz w:val="24"/>
          <w:szCs w:val="24"/>
        </w:rPr>
        <w:t xml:space="preserve"> </w:t>
      </w:r>
      <w:r w:rsidR="005C6760" w:rsidRPr="0091231C">
        <w:rPr>
          <w:rFonts w:ascii="Times New Roman" w:hAnsi="Times New Roman" w:cs="Times New Roman"/>
          <w:bCs/>
          <w:sz w:val="24"/>
          <w:szCs w:val="24"/>
        </w:rPr>
        <w:t xml:space="preserve">within the boundaries of the Geographical Sub-Area24 (GFCM GSA24) </w:t>
      </w:r>
      <w:r w:rsidRPr="0091231C">
        <w:rPr>
          <w:rFonts w:ascii="Times New Roman" w:hAnsi="Times New Roman" w:cs="Times New Roman"/>
          <w:bCs/>
          <w:sz w:val="24"/>
          <w:szCs w:val="24"/>
        </w:rPr>
        <w:t>during August and September 2023.</w:t>
      </w:r>
      <w:r w:rsidR="00762342" w:rsidRPr="0091231C">
        <w:rPr>
          <w:rFonts w:ascii="Times New Roman" w:hAnsi="Times New Roman" w:cs="Times New Roman"/>
          <w:sz w:val="24"/>
          <w:szCs w:val="24"/>
        </w:rPr>
        <w:t xml:space="preserve"> </w:t>
      </w:r>
      <w:r w:rsidR="00762342" w:rsidRPr="0091231C">
        <w:rPr>
          <w:rFonts w:ascii="Times New Roman" w:hAnsi="Times New Roman" w:cs="Times New Roman"/>
          <w:bCs/>
          <w:sz w:val="24"/>
          <w:szCs w:val="24"/>
        </w:rPr>
        <w:t>A total of 336 individuals, 106 females</w:t>
      </w:r>
      <w:ins w:id="5" w:author="user" w:date="2024-08-14T19:25:00Z" w16du:dateUtc="2024-08-14T16:25:00Z">
        <w:r w:rsidR="0091231C" w:rsidRPr="0091231C">
          <w:rPr>
            <w:rFonts w:ascii="Times New Roman" w:hAnsi="Times New Roman" w:cs="Times New Roman"/>
            <w:bCs/>
            <w:sz w:val="24"/>
            <w:szCs w:val="24"/>
          </w:rPr>
          <w:t>,</w:t>
        </w:r>
      </w:ins>
      <w:r w:rsidR="00762342" w:rsidRPr="0091231C">
        <w:rPr>
          <w:rFonts w:ascii="Times New Roman" w:hAnsi="Times New Roman" w:cs="Times New Roman"/>
          <w:bCs/>
          <w:sz w:val="24"/>
          <w:szCs w:val="24"/>
        </w:rPr>
        <w:t xml:space="preserve"> and 230 males, were caught using bottom trawl.</w:t>
      </w:r>
      <w:r w:rsidR="007822C7" w:rsidRPr="0091231C">
        <w:rPr>
          <w:rFonts w:ascii="Times New Roman" w:hAnsi="Times New Roman" w:cs="Times New Roman"/>
          <w:sz w:val="24"/>
          <w:szCs w:val="24"/>
        </w:rPr>
        <w:t xml:space="preserve"> </w:t>
      </w:r>
      <w:r w:rsidR="00A758F0" w:rsidRPr="0091231C">
        <w:rPr>
          <w:rFonts w:ascii="Times New Roman" w:eastAsia="Times New Roman" w:hAnsi="Times New Roman" w:cs="Times New Roman"/>
          <w:sz w:val="24"/>
          <w:szCs w:val="24"/>
          <w:lang w:eastAsia="en-GB"/>
        </w:rPr>
        <w:t xml:space="preserve">The total length </w:t>
      </w:r>
      <w:del w:id="6" w:author="user" w:date="2024-08-15T17:02:00Z" w16du:dateUtc="2024-08-15T14:02:00Z">
        <w:r w:rsidR="00A758F0" w:rsidRPr="0091231C" w:rsidDel="002329D0">
          <w:rPr>
            <w:rFonts w:ascii="Times New Roman" w:eastAsia="Times New Roman" w:hAnsi="Times New Roman" w:cs="Times New Roman"/>
            <w:sz w:val="24"/>
            <w:szCs w:val="24"/>
            <w:lang w:eastAsia="en-GB"/>
          </w:rPr>
          <w:delText xml:space="preserve">(TL) </w:delText>
        </w:r>
      </w:del>
      <w:r w:rsidR="00A758F0" w:rsidRPr="0091231C">
        <w:rPr>
          <w:rFonts w:ascii="Times New Roman" w:eastAsia="Times New Roman" w:hAnsi="Times New Roman" w:cs="Times New Roman"/>
          <w:sz w:val="24"/>
          <w:szCs w:val="24"/>
          <w:lang w:eastAsia="en-GB"/>
        </w:rPr>
        <w:t>and body weight</w:t>
      </w:r>
      <w:del w:id="7" w:author="user" w:date="2024-08-15T17:03:00Z" w16du:dateUtc="2024-08-15T14:03:00Z">
        <w:r w:rsidR="00A758F0" w:rsidRPr="0091231C" w:rsidDel="002329D0">
          <w:rPr>
            <w:rFonts w:ascii="Times New Roman" w:eastAsia="Times New Roman" w:hAnsi="Times New Roman" w:cs="Times New Roman"/>
            <w:sz w:val="24"/>
            <w:szCs w:val="24"/>
            <w:lang w:eastAsia="en-GB"/>
          </w:rPr>
          <w:delText xml:space="preserve"> (W)</w:delText>
        </w:r>
      </w:del>
      <w:r w:rsidR="00A758F0" w:rsidRPr="0091231C">
        <w:rPr>
          <w:rFonts w:ascii="Times New Roman" w:eastAsia="Times New Roman" w:hAnsi="Times New Roman" w:cs="Times New Roman"/>
          <w:sz w:val="24"/>
          <w:szCs w:val="24"/>
          <w:lang w:eastAsia="en-GB"/>
        </w:rPr>
        <w:t xml:space="preserve"> of females range from 17.6</w:t>
      </w:r>
      <w:r w:rsidR="0091231C">
        <w:rPr>
          <w:rFonts w:ascii="Times New Roman" w:eastAsia="Times New Roman" w:hAnsi="Times New Roman" w:cs="Times New Roman"/>
          <w:sz w:val="24"/>
          <w:szCs w:val="24"/>
          <w:lang w:eastAsia="en-GB"/>
        </w:rPr>
        <w:t>0</w:t>
      </w:r>
      <w:r w:rsidR="00A758F0" w:rsidRPr="0091231C">
        <w:rPr>
          <w:rFonts w:ascii="Times New Roman" w:eastAsia="Times New Roman" w:hAnsi="Times New Roman" w:cs="Times New Roman"/>
          <w:sz w:val="24"/>
          <w:szCs w:val="24"/>
          <w:lang w:eastAsia="en-GB"/>
        </w:rPr>
        <w:t xml:space="preserve"> to 54.2</w:t>
      </w:r>
      <w:r w:rsidR="0091231C">
        <w:rPr>
          <w:rFonts w:ascii="Times New Roman" w:eastAsia="Times New Roman" w:hAnsi="Times New Roman" w:cs="Times New Roman"/>
          <w:sz w:val="24"/>
          <w:szCs w:val="24"/>
          <w:lang w:eastAsia="en-GB"/>
        </w:rPr>
        <w:t>0</w:t>
      </w:r>
      <w:r w:rsidR="00A758F0" w:rsidRPr="0091231C">
        <w:rPr>
          <w:rFonts w:ascii="Times New Roman" w:eastAsia="Times New Roman" w:hAnsi="Times New Roman" w:cs="Times New Roman"/>
          <w:sz w:val="24"/>
          <w:szCs w:val="24"/>
          <w:lang w:eastAsia="en-GB"/>
        </w:rPr>
        <w:t xml:space="preserve"> cm and 15.5</w:t>
      </w:r>
      <w:r w:rsidR="0091231C">
        <w:rPr>
          <w:rFonts w:ascii="Times New Roman" w:eastAsia="Times New Roman" w:hAnsi="Times New Roman" w:cs="Times New Roman"/>
          <w:sz w:val="24"/>
          <w:szCs w:val="24"/>
          <w:lang w:eastAsia="en-GB"/>
        </w:rPr>
        <w:t>0</w:t>
      </w:r>
      <w:r w:rsidR="00A758F0" w:rsidRPr="0091231C">
        <w:rPr>
          <w:rFonts w:ascii="Times New Roman" w:eastAsia="Times New Roman" w:hAnsi="Times New Roman" w:cs="Times New Roman"/>
          <w:sz w:val="24"/>
          <w:szCs w:val="24"/>
          <w:lang w:eastAsia="en-GB"/>
        </w:rPr>
        <w:t xml:space="preserve"> to 630 g, respectively. For males, the range is from </w:t>
      </w:r>
      <w:r w:rsidR="00AC662F" w:rsidRPr="0091231C">
        <w:rPr>
          <w:rFonts w:ascii="Times New Roman" w:eastAsia="Times New Roman" w:hAnsi="Times New Roman" w:cs="Times New Roman"/>
          <w:sz w:val="24"/>
          <w:szCs w:val="24"/>
          <w:lang w:eastAsia="en-GB"/>
        </w:rPr>
        <w:t>16</w:t>
      </w:r>
      <w:r w:rsidR="00A758F0" w:rsidRPr="0091231C">
        <w:rPr>
          <w:rFonts w:ascii="Times New Roman" w:eastAsia="Times New Roman" w:hAnsi="Times New Roman" w:cs="Times New Roman"/>
          <w:sz w:val="24"/>
          <w:szCs w:val="24"/>
          <w:lang w:eastAsia="en-GB"/>
        </w:rPr>
        <w:t>.</w:t>
      </w:r>
      <w:r w:rsidR="00AC662F" w:rsidRPr="0091231C">
        <w:rPr>
          <w:rFonts w:ascii="Times New Roman" w:eastAsia="Times New Roman" w:hAnsi="Times New Roman" w:cs="Times New Roman"/>
          <w:sz w:val="24"/>
          <w:szCs w:val="24"/>
          <w:lang w:eastAsia="en-GB"/>
        </w:rPr>
        <w:t>1</w:t>
      </w:r>
      <w:r w:rsidR="0091231C">
        <w:rPr>
          <w:rFonts w:ascii="Times New Roman" w:eastAsia="Times New Roman" w:hAnsi="Times New Roman" w:cs="Times New Roman"/>
          <w:sz w:val="24"/>
          <w:szCs w:val="24"/>
          <w:lang w:eastAsia="en-GB"/>
        </w:rPr>
        <w:t>0</w:t>
      </w:r>
      <w:r w:rsidR="00A758F0" w:rsidRPr="0091231C">
        <w:rPr>
          <w:rFonts w:ascii="Times New Roman" w:eastAsia="Times New Roman" w:hAnsi="Times New Roman" w:cs="Times New Roman"/>
          <w:sz w:val="24"/>
          <w:szCs w:val="24"/>
          <w:lang w:eastAsia="en-GB"/>
        </w:rPr>
        <w:t xml:space="preserve"> to 50.7</w:t>
      </w:r>
      <w:r w:rsidR="0091231C">
        <w:rPr>
          <w:rFonts w:ascii="Times New Roman" w:eastAsia="Times New Roman" w:hAnsi="Times New Roman" w:cs="Times New Roman"/>
          <w:sz w:val="24"/>
          <w:szCs w:val="24"/>
          <w:lang w:eastAsia="en-GB"/>
        </w:rPr>
        <w:t>0</w:t>
      </w:r>
      <w:r w:rsidR="00A758F0" w:rsidRPr="0091231C">
        <w:rPr>
          <w:rFonts w:ascii="Times New Roman" w:eastAsia="Times New Roman" w:hAnsi="Times New Roman" w:cs="Times New Roman"/>
          <w:sz w:val="24"/>
          <w:szCs w:val="24"/>
          <w:lang w:eastAsia="en-GB"/>
        </w:rPr>
        <w:t xml:space="preserve"> cm in length and from 13 to 426 g in weight. When considering both sexes together, the range is from </w:t>
      </w:r>
      <w:r w:rsidR="00AC662F" w:rsidRPr="0091231C">
        <w:rPr>
          <w:rFonts w:ascii="Times New Roman" w:eastAsia="Times New Roman" w:hAnsi="Times New Roman" w:cs="Times New Roman"/>
          <w:sz w:val="24"/>
          <w:szCs w:val="24"/>
          <w:lang w:eastAsia="en-GB"/>
        </w:rPr>
        <w:t>16</w:t>
      </w:r>
      <w:r w:rsidR="00A758F0" w:rsidRPr="0091231C">
        <w:rPr>
          <w:rFonts w:ascii="Times New Roman" w:eastAsia="Times New Roman" w:hAnsi="Times New Roman" w:cs="Times New Roman"/>
          <w:sz w:val="24"/>
          <w:szCs w:val="24"/>
          <w:lang w:eastAsia="en-GB"/>
        </w:rPr>
        <w:t>.</w:t>
      </w:r>
      <w:r w:rsidR="00AC662F" w:rsidRPr="0091231C">
        <w:rPr>
          <w:rFonts w:ascii="Times New Roman" w:eastAsia="Times New Roman" w:hAnsi="Times New Roman" w:cs="Times New Roman"/>
          <w:sz w:val="24"/>
          <w:szCs w:val="24"/>
          <w:lang w:eastAsia="en-GB"/>
        </w:rPr>
        <w:t>1</w:t>
      </w:r>
      <w:r w:rsidR="0091231C">
        <w:rPr>
          <w:rFonts w:ascii="Times New Roman" w:eastAsia="Times New Roman" w:hAnsi="Times New Roman" w:cs="Times New Roman"/>
          <w:sz w:val="24"/>
          <w:szCs w:val="24"/>
          <w:lang w:eastAsia="en-GB"/>
        </w:rPr>
        <w:t>0</w:t>
      </w:r>
      <w:r w:rsidR="00A758F0" w:rsidRPr="0091231C">
        <w:rPr>
          <w:rFonts w:ascii="Times New Roman" w:eastAsia="Times New Roman" w:hAnsi="Times New Roman" w:cs="Times New Roman"/>
          <w:sz w:val="24"/>
          <w:szCs w:val="24"/>
          <w:lang w:eastAsia="en-GB"/>
        </w:rPr>
        <w:t xml:space="preserve"> to 54.2</w:t>
      </w:r>
      <w:r w:rsidR="0091231C">
        <w:rPr>
          <w:rFonts w:ascii="Times New Roman" w:eastAsia="Times New Roman" w:hAnsi="Times New Roman" w:cs="Times New Roman"/>
          <w:sz w:val="24"/>
          <w:szCs w:val="24"/>
          <w:lang w:eastAsia="en-GB"/>
        </w:rPr>
        <w:t>0</w:t>
      </w:r>
      <w:r w:rsidR="00A758F0" w:rsidRPr="0091231C">
        <w:rPr>
          <w:rFonts w:ascii="Times New Roman" w:eastAsia="Times New Roman" w:hAnsi="Times New Roman" w:cs="Times New Roman"/>
          <w:sz w:val="24"/>
          <w:szCs w:val="24"/>
          <w:lang w:eastAsia="en-GB"/>
        </w:rPr>
        <w:t xml:space="preserve"> cm in length and from 13 to 630 g in weight.</w:t>
      </w:r>
      <w:r w:rsidR="0082763D" w:rsidRPr="0091231C">
        <w:rPr>
          <w:rFonts w:ascii="Times New Roman" w:hAnsi="Times New Roman" w:cs="Times New Roman"/>
          <w:sz w:val="24"/>
          <w:szCs w:val="24"/>
        </w:rPr>
        <w:t xml:space="preserve"> </w:t>
      </w:r>
      <w:r w:rsidR="00C85BDB" w:rsidRPr="0091231C">
        <w:rPr>
          <w:rFonts w:ascii="Times New Roman" w:hAnsi="Times New Roman" w:cs="Times New Roman"/>
          <w:bCs/>
          <w:sz w:val="24"/>
          <w:szCs w:val="24"/>
        </w:rPr>
        <w:t xml:space="preserve">The average weight of males was calculated to be 169.43 ± 7.21 g, while the average length of males was 36.96 ± 0.64 cm. Similarly, the average weight of females was 145.34 ± 15.67 g, and the average length of females was 32.32 ± 1.06 cm. </w:t>
      </w:r>
      <w:r w:rsidR="00B0025A" w:rsidRPr="0091231C">
        <w:rPr>
          <w:rFonts w:ascii="Times New Roman" w:hAnsi="Times New Roman" w:cs="Times New Roman"/>
          <w:bCs/>
          <w:sz w:val="24"/>
          <w:szCs w:val="24"/>
        </w:rPr>
        <w:t>The average length of all individuals without sex separation is 35.5</w:t>
      </w:r>
      <w:r w:rsidR="0091231C">
        <w:rPr>
          <w:rFonts w:ascii="Times New Roman" w:hAnsi="Times New Roman" w:cs="Times New Roman"/>
          <w:bCs/>
          <w:sz w:val="24"/>
          <w:szCs w:val="24"/>
        </w:rPr>
        <w:t>0</w:t>
      </w:r>
      <w:r w:rsidR="00B0025A" w:rsidRPr="0091231C">
        <w:rPr>
          <w:rFonts w:ascii="Times New Roman" w:hAnsi="Times New Roman" w:cs="Times New Roman"/>
          <w:bCs/>
          <w:sz w:val="24"/>
          <w:szCs w:val="24"/>
        </w:rPr>
        <w:t xml:space="preserve"> ± 0.56 cm, and the average weight is 161.83 ± 6.99 g. </w:t>
      </w:r>
      <w:r w:rsidR="0082763D" w:rsidRPr="0091231C">
        <w:rPr>
          <w:rFonts w:ascii="Times New Roman" w:hAnsi="Times New Roman" w:cs="Times New Roman"/>
          <w:bCs/>
          <w:sz w:val="24"/>
          <w:szCs w:val="24"/>
        </w:rPr>
        <w:t xml:space="preserve">The </w:t>
      </w:r>
      <w:r w:rsidR="0091231C" w:rsidRPr="0091231C">
        <w:rPr>
          <w:rFonts w:ascii="Times New Roman" w:hAnsi="Times New Roman" w:cs="Times New Roman"/>
          <w:bCs/>
          <w:sz w:val="24"/>
          <w:szCs w:val="24"/>
        </w:rPr>
        <w:t xml:space="preserve">length-weight </w:t>
      </w:r>
      <w:del w:id="8" w:author="user" w:date="2024-08-14T21:57:00Z" w16du:dateUtc="2024-08-14T18:57:00Z">
        <w:r w:rsidR="0082763D" w:rsidRPr="0091231C" w:rsidDel="0091231C">
          <w:rPr>
            <w:rFonts w:ascii="Times New Roman" w:hAnsi="Times New Roman" w:cs="Times New Roman"/>
            <w:bCs/>
            <w:sz w:val="24"/>
            <w:szCs w:val="24"/>
          </w:rPr>
          <w:delText xml:space="preserve">(L-W) </w:delText>
        </w:r>
      </w:del>
      <w:r w:rsidR="0082763D" w:rsidRPr="0091231C">
        <w:rPr>
          <w:rFonts w:ascii="Times New Roman" w:hAnsi="Times New Roman" w:cs="Times New Roman"/>
          <w:bCs/>
          <w:sz w:val="24"/>
          <w:szCs w:val="24"/>
        </w:rPr>
        <w:t xml:space="preserve">relationship is determined as </w:t>
      </w:r>
      <w:r w:rsidR="0082763D" w:rsidRPr="0091231C">
        <w:rPr>
          <w:rFonts w:ascii="Times New Roman" w:hAnsi="Times New Roman" w:cs="Times New Roman"/>
          <w:bCs/>
          <w:i/>
          <w:sz w:val="24"/>
          <w:szCs w:val="24"/>
        </w:rPr>
        <w:t>W</w:t>
      </w:r>
      <w:r w:rsidR="0082763D" w:rsidRPr="0091231C">
        <w:rPr>
          <w:rFonts w:ascii="Times New Roman" w:hAnsi="Times New Roman" w:cs="Times New Roman"/>
          <w:bCs/>
          <w:sz w:val="24"/>
          <w:szCs w:val="24"/>
        </w:rPr>
        <w:t xml:space="preserve"> = 0</w:t>
      </w:r>
      <w:r w:rsidR="0091231C">
        <w:rPr>
          <w:rFonts w:ascii="Times New Roman" w:hAnsi="Times New Roman" w:cs="Times New Roman"/>
          <w:bCs/>
          <w:sz w:val="24"/>
          <w:szCs w:val="24"/>
        </w:rPr>
        <w:t>.</w:t>
      </w:r>
      <w:r w:rsidR="0082763D" w:rsidRPr="0091231C">
        <w:rPr>
          <w:rFonts w:ascii="Times New Roman" w:hAnsi="Times New Roman" w:cs="Times New Roman"/>
          <w:bCs/>
          <w:sz w:val="24"/>
          <w:szCs w:val="24"/>
        </w:rPr>
        <w:t>00</w:t>
      </w:r>
      <w:r w:rsidR="009C35B3" w:rsidRPr="0091231C">
        <w:rPr>
          <w:rFonts w:ascii="Times New Roman" w:hAnsi="Times New Roman" w:cs="Times New Roman"/>
          <w:bCs/>
          <w:sz w:val="24"/>
          <w:szCs w:val="24"/>
        </w:rPr>
        <w:t>2</w:t>
      </w:r>
      <w:r w:rsidR="0091231C">
        <w:rPr>
          <w:rFonts w:ascii="Times New Roman" w:hAnsi="Times New Roman" w:cs="Times New Roman"/>
          <w:bCs/>
          <w:sz w:val="24"/>
          <w:szCs w:val="24"/>
        </w:rPr>
        <w:t xml:space="preserve"> </w:t>
      </w:r>
      <w:r w:rsidR="0082763D" w:rsidRPr="0091231C">
        <w:rPr>
          <w:rFonts w:ascii="Times New Roman" w:hAnsi="Times New Roman" w:cs="Times New Roman"/>
          <w:bCs/>
          <w:sz w:val="24"/>
          <w:szCs w:val="24"/>
        </w:rPr>
        <w:t>×</w:t>
      </w:r>
      <w:r w:rsidR="0091231C">
        <w:rPr>
          <w:rFonts w:ascii="Times New Roman" w:hAnsi="Times New Roman" w:cs="Times New Roman"/>
          <w:bCs/>
          <w:sz w:val="24"/>
          <w:szCs w:val="24"/>
        </w:rPr>
        <w:t xml:space="preserve"> </w:t>
      </w:r>
      <w:del w:id="9" w:author="user" w:date="2024-08-15T17:03:00Z" w16du:dateUtc="2024-08-15T14:03:00Z">
        <w:r w:rsidR="0082763D" w:rsidRPr="0091231C" w:rsidDel="003A4F81">
          <w:rPr>
            <w:rFonts w:ascii="Times New Roman" w:hAnsi="Times New Roman" w:cs="Times New Roman"/>
            <w:bCs/>
            <w:i/>
            <w:sz w:val="24"/>
            <w:szCs w:val="24"/>
          </w:rPr>
          <w:delText>T</w:delText>
        </w:r>
      </w:del>
      <w:r w:rsidR="0082763D" w:rsidRPr="0091231C">
        <w:rPr>
          <w:rFonts w:ascii="Times New Roman" w:hAnsi="Times New Roman" w:cs="Times New Roman"/>
          <w:bCs/>
          <w:i/>
          <w:sz w:val="24"/>
          <w:szCs w:val="24"/>
        </w:rPr>
        <w:t>L</w:t>
      </w:r>
      <w:r w:rsidR="0082763D" w:rsidRPr="0091231C">
        <w:rPr>
          <w:rFonts w:ascii="Times New Roman" w:hAnsi="Times New Roman" w:cs="Times New Roman"/>
          <w:bCs/>
          <w:sz w:val="24"/>
          <w:szCs w:val="24"/>
          <w:vertAlign w:val="superscript"/>
        </w:rPr>
        <w:t>3</w:t>
      </w:r>
      <w:ins w:id="10" w:author="user" w:date="2024-08-14T21:56:00Z" w16du:dateUtc="2024-08-14T18:56:00Z">
        <w:r w:rsidR="0091231C">
          <w:rPr>
            <w:rFonts w:ascii="Times New Roman" w:hAnsi="Times New Roman" w:cs="Times New Roman"/>
            <w:bCs/>
            <w:sz w:val="24"/>
            <w:szCs w:val="24"/>
            <w:vertAlign w:val="superscript"/>
          </w:rPr>
          <w:t>.</w:t>
        </w:r>
      </w:ins>
      <w:del w:id="11" w:author="user" w:date="2024-08-14T21:56:00Z" w16du:dateUtc="2024-08-14T18:56:00Z">
        <w:r w:rsidR="0082763D" w:rsidRPr="0091231C" w:rsidDel="0091231C">
          <w:rPr>
            <w:rFonts w:ascii="Times New Roman" w:hAnsi="Times New Roman" w:cs="Times New Roman"/>
            <w:bCs/>
            <w:sz w:val="24"/>
            <w:szCs w:val="24"/>
            <w:vertAlign w:val="superscript"/>
          </w:rPr>
          <w:delText>,</w:delText>
        </w:r>
      </w:del>
      <w:r w:rsidR="0082763D" w:rsidRPr="0091231C">
        <w:rPr>
          <w:rFonts w:ascii="Times New Roman" w:hAnsi="Times New Roman" w:cs="Times New Roman"/>
          <w:bCs/>
          <w:sz w:val="24"/>
          <w:szCs w:val="24"/>
          <w:vertAlign w:val="superscript"/>
        </w:rPr>
        <w:t xml:space="preserve">13 </w:t>
      </w:r>
      <w:r w:rsidR="0082763D" w:rsidRPr="0091231C">
        <w:rPr>
          <w:rFonts w:ascii="Times New Roman" w:hAnsi="Times New Roman" w:cs="Times New Roman"/>
          <w:bCs/>
          <w:sz w:val="24"/>
          <w:szCs w:val="24"/>
        </w:rPr>
        <w:t>(</w:t>
      </w:r>
      <w:r w:rsidR="0082763D" w:rsidRPr="0091231C">
        <w:rPr>
          <w:rFonts w:ascii="Times New Roman" w:hAnsi="Times New Roman" w:cs="Times New Roman"/>
          <w:bCs/>
          <w:i/>
          <w:sz w:val="24"/>
          <w:szCs w:val="24"/>
        </w:rPr>
        <w:t>r</w:t>
      </w:r>
      <w:r w:rsidR="0082763D" w:rsidRPr="0091231C">
        <w:rPr>
          <w:rFonts w:ascii="Times New Roman" w:hAnsi="Times New Roman" w:cs="Times New Roman"/>
          <w:bCs/>
          <w:i/>
          <w:sz w:val="24"/>
          <w:szCs w:val="24"/>
          <w:vertAlign w:val="superscript"/>
        </w:rPr>
        <w:t>2</w:t>
      </w:r>
      <w:r w:rsidR="0082763D" w:rsidRPr="0091231C">
        <w:rPr>
          <w:rFonts w:ascii="Times New Roman" w:hAnsi="Times New Roman" w:cs="Times New Roman"/>
          <w:bCs/>
          <w:sz w:val="24"/>
          <w:szCs w:val="24"/>
        </w:rPr>
        <w:t xml:space="preserve"> = 0</w:t>
      </w:r>
      <w:ins w:id="12" w:author="user" w:date="2024-08-14T21:57:00Z" w16du:dateUtc="2024-08-14T18:57:00Z">
        <w:r w:rsidR="0091231C">
          <w:rPr>
            <w:rFonts w:ascii="Times New Roman" w:hAnsi="Times New Roman" w:cs="Times New Roman"/>
            <w:bCs/>
            <w:sz w:val="24"/>
            <w:szCs w:val="24"/>
          </w:rPr>
          <w:t>.</w:t>
        </w:r>
      </w:ins>
      <w:del w:id="13" w:author="user" w:date="2024-08-14T21:57:00Z" w16du:dateUtc="2024-08-14T18:57:00Z">
        <w:r w:rsidR="0082763D" w:rsidRPr="0091231C" w:rsidDel="0091231C">
          <w:rPr>
            <w:rFonts w:ascii="Times New Roman" w:hAnsi="Times New Roman" w:cs="Times New Roman"/>
            <w:bCs/>
            <w:sz w:val="24"/>
            <w:szCs w:val="24"/>
          </w:rPr>
          <w:delText>,</w:delText>
        </w:r>
      </w:del>
      <w:r w:rsidR="0082763D" w:rsidRPr="0091231C">
        <w:rPr>
          <w:rFonts w:ascii="Times New Roman" w:hAnsi="Times New Roman" w:cs="Times New Roman"/>
          <w:bCs/>
          <w:sz w:val="24"/>
          <w:szCs w:val="24"/>
        </w:rPr>
        <w:t>9</w:t>
      </w:r>
      <w:r w:rsidR="00FE4D59" w:rsidRPr="0091231C">
        <w:rPr>
          <w:rFonts w:ascii="Times New Roman" w:hAnsi="Times New Roman" w:cs="Times New Roman"/>
          <w:bCs/>
          <w:sz w:val="24"/>
          <w:szCs w:val="24"/>
        </w:rPr>
        <w:t>7</w:t>
      </w:r>
      <w:r w:rsidR="0082763D" w:rsidRPr="0091231C">
        <w:rPr>
          <w:rFonts w:ascii="Times New Roman" w:hAnsi="Times New Roman" w:cs="Times New Roman"/>
          <w:bCs/>
          <w:sz w:val="24"/>
          <w:szCs w:val="24"/>
        </w:rPr>
        <w:t xml:space="preserve">) for females, </w:t>
      </w:r>
      <w:r w:rsidR="0082763D" w:rsidRPr="0091231C">
        <w:rPr>
          <w:rFonts w:ascii="Times New Roman" w:hAnsi="Times New Roman" w:cs="Times New Roman"/>
          <w:bCs/>
          <w:i/>
          <w:sz w:val="24"/>
          <w:szCs w:val="24"/>
        </w:rPr>
        <w:t>W</w:t>
      </w:r>
      <w:r w:rsidR="0082763D" w:rsidRPr="0091231C">
        <w:rPr>
          <w:rFonts w:ascii="Times New Roman" w:hAnsi="Times New Roman" w:cs="Times New Roman"/>
          <w:bCs/>
          <w:sz w:val="24"/>
          <w:szCs w:val="24"/>
        </w:rPr>
        <w:t xml:space="preserve"> = 0</w:t>
      </w:r>
      <w:r w:rsidR="0091231C">
        <w:rPr>
          <w:rFonts w:ascii="Times New Roman" w:hAnsi="Times New Roman" w:cs="Times New Roman"/>
          <w:bCs/>
          <w:sz w:val="24"/>
          <w:szCs w:val="24"/>
        </w:rPr>
        <w:t>.</w:t>
      </w:r>
      <w:r w:rsidR="0082763D" w:rsidRPr="0091231C">
        <w:rPr>
          <w:rFonts w:ascii="Times New Roman" w:hAnsi="Times New Roman" w:cs="Times New Roman"/>
          <w:bCs/>
          <w:sz w:val="24"/>
          <w:szCs w:val="24"/>
        </w:rPr>
        <w:t>00</w:t>
      </w:r>
      <w:r w:rsidR="009C35B3" w:rsidRPr="0091231C">
        <w:rPr>
          <w:rFonts w:ascii="Times New Roman" w:hAnsi="Times New Roman" w:cs="Times New Roman"/>
          <w:bCs/>
          <w:sz w:val="24"/>
          <w:szCs w:val="24"/>
        </w:rPr>
        <w:t>3</w:t>
      </w:r>
      <w:r w:rsidR="0091231C">
        <w:rPr>
          <w:rFonts w:ascii="Times New Roman" w:hAnsi="Times New Roman" w:cs="Times New Roman"/>
          <w:bCs/>
          <w:sz w:val="24"/>
          <w:szCs w:val="24"/>
        </w:rPr>
        <w:t xml:space="preserve"> </w:t>
      </w:r>
      <w:r w:rsidR="0082763D" w:rsidRPr="0091231C">
        <w:rPr>
          <w:rFonts w:ascii="Times New Roman" w:hAnsi="Times New Roman" w:cs="Times New Roman"/>
          <w:bCs/>
          <w:sz w:val="24"/>
          <w:szCs w:val="24"/>
        </w:rPr>
        <w:t>×</w:t>
      </w:r>
      <w:r w:rsidR="0091231C">
        <w:rPr>
          <w:rFonts w:ascii="Times New Roman" w:hAnsi="Times New Roman" w:cs="Times New Roman"/>
          <w:bCs/>
          <w:sz w:val="24"/>
          <w:szCs w:val="24"/>
        </w:rPr>
        <w:t xml:space="preserve"> </w:t>
      </w:r>
      <w:del w:id="14" w:author="user" w:date="2024-08-15T17:04:00Z" w16du:dateUtc="2024-08-15T14:04:00Z">
        <w:r w:rsidR="0082763D" w:rsidRPr="0091231C" w:rsidDel="003A4F81">
          <w:rPr>
            <w:rFonts w:ascii="Times New Roman" w:hAnsi="Times New Roman" w:cs="Times New Roman"/>
            <w:bCs/>
            <w:i/>
            <w:sz w:val="24"/>
            <w:szCs w:val="24"/>
          </w:rPr>
          <w:delText>T</w:delText>
        </w:r>
      </w:del>
      <w:r w:rsidR="0082763D" w:rsidRPr="0091231C">
        <w:rPr>
          <w:rFonts w:ascii="Times New Roman" w:hAnsi="Times New Roman" w:cs="Times New Roman"/>
          <w:bCs/>
          <w:i/>
          <w:sz w:val="24"/>
          <w:szCs w:val="24"/>
        </w:rPr>
        <w:t>L</w:t>
      </w:r>
      <w:r w:rsidR="0082763D" w:rsidRPr="0091231C">
        <w:rPr>
          <w:rFonts w:ascii="Times New Roman" w:hAnsi="Times New Roman" w:cs="Times New Roman"/>
          <w:bCs/>
          <w:sz w:val="24"/>
          <w:szCs w:val="24"/>
          <w:vertAlign w:val="superscript"/>
        </w:rPr>
        <w:t>2</w:t>
      </w:r>
      <w:ins w:id="15" w:author="user" w:date="2024-08-14T21:56:00Z" w16du:dateUtc="2024-08-14T18:56:00Z">
        <w:r w:rsidR="0091231C">
          <w:rPr>
            <w:rFonts w:ascii="Times New Roman" w:hAnsi="Times New Roman" w:cs="Times New Roman"/>
            <w:bCs/>
            <w:sz w:val="24"/>
            <w:szCs w:val="24"/>
            <w:vertAlign w:val="superscript"/>
          </w:rPr>
          <w:t>.</w:t>
        </w:r>
      </w:ins>
      <w:del w:id="16" w:author="user" w:date="2024-08-14T21:56:00Z" w16du:dateUtc="2024-08-14T18:56:00Z">
        <w:r w:rsidR="0082763D" w:rsidRPr="0091231C" w:rsidDel="0091231C">
          <w:rPr>
            <w:rFonts w:ascii="Times New Roman" w:hAnsi="Times New Roman" w:cs="Times New Roman"/>
            <w:bCs/>
            <w:sz w:val="24"/>
            <w:szCs w:val="24"/>
            <w:vertAlign w:val="superscript"/>
          </w:rPr>
          <w:delText>,</w:delText>
        </w:r>
      </w:del>
      <w:r w:rsidR="009C35B3" w:rsidRPr="0091231C">
        <w:rPr>
          <w:rFonts w:ascii="Times New Roman" w:hAnsi="Times New Roman" w:cs="Times New Roman"/>
          <w:bCs/>
          <w:sz w:val="24"/>
          <w:szCs w:val="24"/>
          <w:vertAlign w:val="superscript"/>
        </w:rPr>
        <w:t>94</w:t>
      </w:r>
      <w:r w:rsidR="0082763D" w:rsidRPr="0091231C">
        <w:rPr>
          <w:rFonts w:ascii="Times New Roman" w:hAnsi="Times New Roman" w:cs="Times New Roman"/>
          <w:bCs/>
          <w:sz w:val="24"/>
          <w:szCs w:val="24"/>
          <w:vertAlign w:val="superscript"/>
        </w:rPr>
        <w:t xml:space="preserve"> </w:t>
      </w:r>
      <w:r w:rsidR="0082763D" w:rsidRPr="0091231C">
        <w:rPr>
          <w:rFonts w:ascii="Times New Roman" w:hAnsi="Times New Roman" w:cs="Times New Roman"/>
          <w:bCs/>
          <w:sz w:val="24"/>
          <w:szCs w:val="24"/>
        </w:rPr>
        <w:t>(</w:t>
      </w:r>
      <w:r w:rsidR="0082763D" w:rsidRPr="0091231C">
        <w:rPr>
          <w:rFonts w:ascii="Times New Roman" w:hAnsi="Times New Roman" w:cs="Times New Roman"/>
          <w:bCs/>
          <w:i/>
          <w:sz w:val="24"/>
          <w:szCs w:val="24"/>
        </w:rPr>
        <w:t>r</w:t>
      </w:r>
      <w:r w:rsidR="0082763D" w:rsidRPr="0091231C">
        <w:rPr>
          <w:rFonts w:ascii="Times New Roman" w:hAnsi="Times New Roman" w:cs="Times New Roman"/>
          <w:bCs/>
          <w:i/>
          <w:sz w:val="24"/>
          <w:szCs w:val="24"/>
          <w:vertAlign w:val="superscript"/>
        </w:rPr>
        <w:t>2</w:t>
      </w:r>
      <w:r w:rsidR="0082763D" w:rsidRPr="0091231C">
        <w:rPr>
          <w:rFonts w:ascii="Times New Roman" w:hAnsi="Times New Roman" w:cs="Times New Roman"/>
          <w:bCs/>
          <w:sz w:val="24"/>
          <w:szCs w:val="24"/>
        </w:rPr>
        <w:t xml:space="preserve"> = 0</w:t>
      </w:r>
      <w:ins w:id="17" w:author="user" w:date="2024-08-14T21:57:00Z" w16du:dateUtc="2024-08-14T18:57:00Z">
        <w:r w:rsidR="0091231C">
          <w:rPr>
            <w:rFonts w:ascii="Times New Roman" w:hAnsi="Times New Roman" w:cs="Times New Roman"/>
            <w:bCs/>
            <w:sz w:val="24"/>
            <w:szCs w:val="24"/>
          </w:rPr>
          <w:t>.</w:t>
        </w:r>
      </w:ins>
      <w:del w:id="18" w:author="user" w:date="2024-08-14T21:57:00Z" w16du:dateUtc="2024-08-14T18:57:00Z">
        <w:r w:rsidR="0082763D" w:rsidRPr="0091231C" w:rsidDel="0091231C">
          <w:rPr>
            <w:rFonts w:ascii="Times New Roman" w:hAnsi="Times New Roman" w:cs="Times New Roman"/>
            <w:bCs/>
            <w:sz w:val="24"/>
            <w:szCs w:val="24"/>
          </w:rPr>
          <w:delText>,</w:delText>
        </w:r>
      </w:del>
      <w:r w:rsidR="0082763D" w:rsidRPr="0091231C">
        <w:rPr>
          <w:rFonts w:ascii="Times New Roman" w:hAnsi="Times New Roman" w:cs="Times New Roman"/>
          <w:bCs/>
          <w:sz w:val="24"/>
          <w:szCs w:val="24"/>
        </w:rPr>
        <w:t>9</w:t>
      </w:r>
      <w:r w:rsidR="009C35B3" w:rsidRPr="0091231C">
        <w:rPr>
          <w:rFonts w:ascii="Times New Roman" w:hAnsi="Times New Roman" w:cs="Times New Roman"/>
          <w:bCs/>
          <w:sz w:val="24"/>
          <w:szCs w:val="24"/>
        </w:rPr>
        <w:t>8</w:t>
      </w:r>
      <w:r w:rsidR="0082763D" w:rsidRPr="0091231C">
        <w:rPr>
          <w:rFonts w:ascii="Times New Roman" w:hAnsi="Times New Roman" w:cs="Times New Roman"/>
          <w:bCs/>
          <w:sz w:val="24"/>
          <w:szCs w:val="24"/>
        </w:rPr>
        <w:t xml:space="preserve">) for males, and </w:t>
      </w:r>
      <w:r w:rsidR="0082763D" w:rsidRPr="0091231C">
        <w:rPr>
          <w:rFonts w:ascii="Times New Roman" w:hAnsi="Times New Roman" w:cs="Times New Roman"/>
          <w:bCs/>
          <w:i/>
          <w:sz w:val="24"/>
          <w:szCs w:val="24"/>
        </w:rPr>
        <w:t>W</w:t>
      </w:r>
      <w:r w:rsidR="0082763D" w:rsidRPr="0091231C">
        <w:rPr>
          <w:rFonts w:ascii="Times New Roman" w:hAnsi="Times New Roman" w:cs="Times New Roman"/>
          <w:bCs/>
          <w:sz w:val="24"/>
          <w:szCs w:val="24"/>
        </w:rPr>
        <w:t xml:space="preserve"> = 0</w:t>
      </w:r>
      <w:r w:rsidR="0091231C">
        <w:rPr>
          <w:rFonts w:ascii="Times New Roman" w:hAnsi="Times New Roman" w:cs="Times New Roman"/>
          <w:bCs/>
          <w:sz w:val="24"/>
          <w:szCs w:val="24"/>
        </w:rPr>
        <w:t>.</w:t>
      </w:r>
      <w:r w:rsidR="0082763D" w:rsidRPr="0091231C">
        <w:rPr>
          <w:rFonts w:ascii="Times New Roman" w:hAnsi="Times New Roman" w:cs="Times New Roman"/>
          <w:bCs/>
          <w:sz w:val="24"/>
          <w:szCs w:val="24"/>
        </w:rPr>
        <w:t>00</w:t>
      </w:r>
      <w:r w:rsidR="009C35B3" w:rsidRPr="0091231C">
        <w:rPr>
          <w:rFonts w:ascii="Times New Roman" w:hAnsi="Times New Roman" w:cs="Times New Roman"/>
          <w:bCs/>
          <w:sz w:val="24"/>
          <w:szCs w:val="24"/>
        </w:rPr>
        <w:t>3</w:t>
      </w:r>
      <w:r w:rsidR="0091231C">
        <w:rPr>
          <w:rFonts w:ascii="Times New Roman" w:hAnsi="Times New Roman" w:cs="Times New Roman"/>
          <w:bCs/>
          <w:sz w:val="24"/>
          <w:szCs w:val="24"/>
        </w:rPr>
        <w:t xml:space="preserve"> </w:t>
      </w:r>
      <w:r w:rsidR="0082763D" w:rsidRPr="0091231C">
        <w:rPr>
          <w:rFonts w:ascii="Times New Roman" w:hAnsi="Times New Roman" w:cs="Times New Roman"/>
          <w:bCs/>
          <w:sz w:val="24"/>
          <w:szCs w:val="24"/>
        </w:rPr>
        <w:t>×</w:t>
      </w:r>
      <w:r w:rsidR="0091231C">
        <w:rPr>
          <w:rFonts w:ascii="Times New Roman" w:hAnsi="Times New Roman" w:cs="Times New Roman"/>
          <w:bCs/>
          <w:sz w:val="24"/>
          <w:szCs w:val="24"/>
        </w:rPr>
        <w:t xml:space="preserve"> </w:t>
      </w:r>
      <w:del w:id="19" w:author="user" w:date="2024-08-15T17:04:00Z" w16du:dateUtc="2024-08-15T14:04:00Z">
        <w:r w:rsidR="0082763D" w:rsidRPr="0091231C" w:rsidDel="003A4F81">
          <w:rPr>
            <w:rFonts w:ascii="Times New Roman" w:hAnsi="Times New Roman" w:cs="Times New Roman"/>
            <w:bCs/>
            <w:i/>
            <w:sz w:val="24"/>
            <w:szCs w:val="24"/>
          </w:rPr>
          <w:delText>T</w:delText>
        </w:r>
      </w:del>
      <w:r w:rsidR="0082763D" w:rsidRPr="0091231C">
        <w:rPr>
          <w:rFonts w:ascii="Times New Roman" w:hAnsi="Times New Roman" w:cs="Times New Roman"/>
          <w:bCs/>
          <w:i/>
          <w:sz w:val="24"/>
          <w:szCs w:val="24"/>
        </w:rPr>
        <w:t>L</w:t>
      </w:r>
      <w:r w:rsidR="009C35B3" w:rsidRPr="0091231C">
        <w:rPr>
          <w:rFonts w:ascii="Times New Roman" w:hAnsi="Times New Roman" w:cs="Times New Roman"/>
          <w:bCs/>
          <w:sz w:val="24"/>
          <w:szCs w:val="24"/>
          <w:vertAlign w:val="superscript"/>
        </w:rPr>
        <w:t>3</w:t>
      </w:r>
      <w:ins w:id="20" w:author="user" w:date="2024-08-14T21:56:00Z" w16du:dateUtc="2024-08-14T18:56:00Z">
        <w:r w:rsidR="0091231C">
          <w:rPr>
            <w:rFonts w:ascii="Times New Roman" w:hAnsi="Times New Roman" w:cs="Times New Roman"/>
            <w:bCs/>
            <w:sz w:val="24"/>
            <w:szCs w:val="24"/>
            <w:vertAlign w:val="superscript"/>
          </w:rPr>
          <w:t>.00</w:t>
        </w:r>
      </w:ins>
      <w:r w:rsidR="0082763D" w:rsidRPr="0091231C">
        <w:rPr>
          <w:rFonts w:ascii="Times New Roman" w:hAnsi="Times New Roman" w:cs="Times New Roman"/>
          <w:bCs/>
          <w:sz w:val="24"/>
          <w:szCs w:val="24"/>
        </w:rPr>
        <w:t xml:space="preserve"> (</w:t>
      </w:r>
      <w:r w:rsidR="0082763D" w:rsidRPr="0091231C">
        <w:rPr>
          <w:rFonts w:ascii="Times New Roman" w:hAnsi="Times New Roman" w:cs="Times New Roman"/>
          <w:bCs/>
          <w:i/>
          <w:sz w:val="24"/>
          <w:szCs w:val="24"/>
        </w:rPr>
        <w:t>r</w:t>
      </w:r>
      <w:r w:rsidR="0082763D" w:rsidRPr="0091231C">
        <w:rPr>
          <w:rFonts w:ascii="Times New Roman" w:hAnsi="Times New Roman" w:cs="Times New Roman"/>
          <w:bCs/>
          <w:i/>
          <w:sz w:val="24"/>
          <w:szCs w:val="24"/>
          <w:vertAlign w:val="superscript"/>
        </w:rPr>
        <w:t>2</w:t>
      </w:r>
      <w:r w:rsidR="0082763D" w:rsidRPr="0091231C">
        <w:rPr>
          <w:rFonts w:ascii="Times New Roman" w:hAnsi="Times New Roman" w:cs="Times New Roman"/>
          <w:bCs/>
          <w:sz w:val="24"/>
          <w:szCs w:val="24"/>
        </w:rPr>
        <w:t xml:space="preserve"> = 0</w:t>
      </w:r>
      <w:ins w:id="21" w:author="user" w:date="2024-08-14T21:57:00Z" w16du:dateUtc="2024-08-14T18:57:00Z">
        <w:r w:rsidR="0091231C">
          <w:rPr>
            <w:rFonts w:ascii="Times New Roman" w:hAnsi="Times New Roman" w:cs="Times New Roman"/>
            <w:bCs/>
            <w:sz w:val="24"/>
            <w:szCs w:val="24"/>
          </w:rPr>
          <w:t>.</w:t>
        </w:r>
      </w:ins>
      <w:del w:id="22" w:author="user" w:date="2024-08-14T21:57:00Z" w16du:dateUtc="2024-08-14T18:57:00Z">
        <w:r w:rsidR="0082763D" w:rsidRPr="0091231C" w:rsidDel="0091231C">
          <w:rPr>
            <w:rFonts w:ascii="Times New Roman" w:hAnsi="Times New Roman" w:cs="Times New Roman"/>
            <w:bCs/>
            <w:sz w:val="24"/>
            <w:szCs w:val="24"/>
          </w:rPr>
          <w:delText>,</w:delText>
        </w:r>
      </w:del>
      <w:r w:rsidR="0082763D" w:rsidRPr="0091231C">
        <w:rPr>
          <w:rFonts w:ascii="Times New Roman" w:hAnsi="Times New Roman" w:cs="Times New Roman"/>
          <w:bCs/>
          <w:sz w:val="24"/>
          <w:szCs w:val="24"/>
        </w:rPr>
        <w:t>9</w:t>
      </w:r>
      <w:r w:rsidR="009C35B3" w:rsidRPr="0091231C">
        <w:rPr>
          <w:rFonts w:ascii="Times New Roman" w:hAnsi="Times New Roman" w:cs="Times New Roman"/>
          <w:bCs/>
          <w:sz w:val="24"/>
          <w:szCs w:val="24"/>
        </w:rPr>
        <w:t>8</w:t>
      </w:r>
      <w:r w:rsidR="0082763D" w:rsidRPr="0091231C">
        <w:rPr>
          <w:rFonts w:ascii="Times New Roman" w:hAnsi="Times New Roman" w:cs="Times New Roman"/>
          <w:bCs/>
          <w:sz w:val="24"/>
          <w:szCs w:val="24"/>
        </w:rPr>
        <w:t xml:space="preserve">) for all individuals. </w:t>
      </w:r>
      <w:r w:rsidRPr="0091231C">
        <w:rPr>
          <w:rFonts w:ascii="Times New Roman" w:hAnsi="Times New Roman" w:cs="Times New Roman"/>
          <w:bCs/>
          <w:sz w:val="24"/>
          <w:szCs w:val="24"/>
        </w:rPr>
        <w:t xml:space="preserve">The results obtained from this study are expected to contribute to filling the knowledge gap by highlighting the relationship between the length and weight of the blackmouth catshark in the examined area. It will also enable comparisons with </w:t>
      </w:r>
      <w:r w:rsidR="004A7CCD" w:rsidRPr="0091231C">
        <w:rPr>
          <w:rFonts w:ascii="Times New Roman" w:hAnsi="Times New Roman" w:cs="Times New Roman"/>
          <w:bCs/>
          <w:sz w:val="24"/>
          <w:szCs w:val="24"/>
        </w:rPr>
        <w:t xml:space="preserve">other deep-sea locations in the Mediterranean Sea </w:t>
      </w:r>
      <w:r w:rsidRPr="0091231C">
        <w:rPr>
          <w:rFonts w:ascii="Times New Roman" w:hAnsi="Times New Roman" w:cs="Times New Roman"/>
          <w:bCs/>
          <w:sz w:val="24"/>
          <w:szCs w:val="24"/>
        </w:rPr>
        <w:t xml:space="preserve">on this </w:t>
      </w:r>
      <w:r w:rsidRPr="0091231C">
        <w:rPr>
          <w:rFonts w:ascii="Times New Roman" w:hAnsi="Times New Roman" w:cs="Times New Roman"/>
          <w:sz w:val="24"/>
          <w:szCs w:val="24"/>
        </w:rPr>
        <w:t>particular</w:t>
      </w:r>
      <w:r w:rsidRPr="0091231C">
        <w:rPr>
          <w:rFonts w:ascii="Times New Roman" w:hAnsi="Times New Roman" w:cs="Times New Roman"/>
          <w:bCs/>
          <w:sz w:val="24"/>
          <w:szCs w:val="24"/>
        </w:rPr>
        <w:t xml:space="preserve"> species.</w:t>
      </w:r>
    </w:p>
    <w:p w14:paraId="3626449B" w14:textId="77777777" w:rsidR="00B547E9" w:rsidRPr="0091231C" w:rsidRDefault="00B547E9" w:rsidP="009012D6">
      <w:pPr>
        <w:spacing w:line="240" w:lineRule="auto"/>
        <w:jc w:val="both"/>
        <w:rPr>
          <w:rFonts w:ascii="Times New Roman" w:hAnsi="Times New Roman" w:cs="Times New Roman"/>
          <w:bCs/>
          <w:sz w:val="24"/>
          <w:szCs w:val="24"/>
        </w:rPr>
      </w:pPr>
    </w:p>
    <w:p w14:paraId="2D02B2D1" w14:textId="2D713F3D" w:rsidR="003E38E8" w:rsidRPr="0091231C" w:rsidRDefault="003E38E8" w:rsidP="009012D6">
      <w:pPr>
        <w:spacing w:line="240" w:lineRule="auto"/>
        <w:jc w:val="both"/>
        <w:rPr>
          <w:rFonts w:ascii="Times New Roman" w:hAnsi="Times New Roman" w:cs="Times New Roman"/>
          <w:bCs/>
          <w:sz w:val="24"/>
          <w:szCs w:val="24"/>
        </w:rPr>
      </w:pPr>
      <w:r w:rsidRPr="0091231C">
        <w:rPr>
          <w:rFonts w:ascii="Times New Roman" w:hAnsi="Times New Roman" w:cs="Times New Roman"/>
          <w:b/>
          <w:sz w:val="24"/>
          <w:szCs w:val="24"/>
        </w:rPr>
        <w:t>Key</w:t>
      </w:r>
      <w:ins w:id="23" w:author="user" w:date="2024-08-14T19:25:00Z" w16du:dateUtc="2024-08-14T16:25:00Z">
        <w:r w:rsidR="0091231C" w:rsidRPr="0091231C">
          <w:rPr>
            <w:rFonts w:ascii="Times New Roman" w:hAnsi="Times New Roman" w:cs="Times New Roman"/>
            <w:b/>
            <w:sz w:val="24"/>
            <w:szCs w:val="24"/>
          </w:rPr>
          <w:t>w</w:t>
        </w:r>
      </w:ins>
      <w:del w:id="24" w:author="user" w:date="2024-08-14T19:25:00Z" w16du:dateUtc="2024-08-14T16:25:00Z">
        <w:r w:rsidRPr="0091231C" w:rsidDel="0091231C">
          <w:rPr>
            <w:rFonts w:ascii="Times New Roman" w:hAnsi="Times New Roman" w:cs="Times New Roman"/>
            <w:b/>
            <w:sz w:val="24"/>
            <w:szCs w:val="24"/>
          </w:rPr>
          <w:delText xml:space="preserve"> W</w:delText>
        </w:r>
      </w:del>
      <w:r w:rsidRPr="0091231C">
        <w:rPr>
          <w:rFonts w:ascii="Times New Roman" w:hAnsi="Times New Roman" w:cs="Times New Roman"/>
          <w:b/>
          <w:sz w:val="24"/>
          <w:szCs w:val="24"/>
        </w:rPr>
        <w:t>ords:</w:t>
      </w:r>
      <w:r w:rsidRPr="0091231C">
        <w:rPr>
          <w:rFonts w:ascii="Times New Roman" w:hAnsi="Times New Roman" w:cs="Times New Roman"/>
          <w:bCs/>
          <w:sz w:val="24"/>
          <w:szCs w:val="24"/>
        </w:rPr>
        <w:t xml:space="preserve"> </w:t>
      </w:r>
      <w:r w:rsidR="00965C2C" w:rsidRPr="0091231C">
        <w:rPr>
          <w:rFonts w:ascii="Times New Roman" w:hAnsi="Times New Roman" w:cs="Times New Roman"/>
          <w:bCs/>
          <w:i/>
          <w:iCs/>
          <w:sz w:val="24"/>
          <w:szCs w:val="24"/>
        </w:rPr>
        <w:t>Galeus melastomus,</w:t>
      </w:r>
      <w:r w:rsidR="00965C2C" w:rsidRPr="0091231C">
        <w:rPr>
          <w:rFonts w:ascii="Times New Roman" w:hAnsi="Times New Roman" w:cs="Times New Roman"/>
          <w:bCs/>
          <w:sz w:val="24"/>
          <w:szCs w:val="24"/>
        </w:rPr>
        <w:t xml:space="preserve"> </w:t>
      </w:r>
      <w:r w:rsidR="00FC6681" w:rsidRPr="0091231C">
        <w:rPr>
          <w:rFonts w:ascii="Times New Roman" w:hAnsi="Times New Roman" w:cs="Times New Roman"/>
          <w:sz w:val="24"/>
          <w:szCs w:val="24"/>
        </w:rPr>
        <w:t>length-</w:t>
      </w:r>
      <w:r w:rsidR="00965C2C" w:rsidRPr="0091231C">
        <w:rPr>
          <w:rFonts w:ascii="Times New Roman" w:hAnsi="Times New Roman" w:cs="Times New Roman"/>
          <w:bCs/>
          <w:sz w:val="24"/>
          <w:szCs w:val="24"/>
        </w:rPr>
        <w:t>w</w:t>
      </w:r>
      <w:r w:rsidR="00E22538" w:rsidRPr="0091231C">
        <w:rPr>
          <w:rFonts w:ascii="Times New Roman" w:hAnsi="Times New Roman" w:cs="Times New Roman"/>
          <w:bCs/>
          <w:sz w:val="24"/>
          <w:szCs w:val="24"/>
        </w:rPr>
        <w:t>eight</w:t>
      </w:r>
      <w:r w:rsidR="00965C2C" w:rsidRPr="0091231C">
        <w:rPr>
          <w:rFonts w:ascii="Times New Roman" w:hAnsi="Times New Roman" w:cs="Times New Roman"/>
          <w:bCs/>
          <w:sz w:val="24"/>
          <w:szCs w:val="24"/>
        </w:rPr>
        <w:t>, body condition</w:t>
      </w:r>
      <w:r w:rsidRPr="0091231C">
        <w:rPr>
          <w:rFonts w:ascii="Times New Roman" w:hAnsi="Times New Roman" w:cs="Times New Roman"/>
          <w:bCs/>
          <w:sz w:val="24"/>
          <w:szCs w:val="24"/>
        </w:rPr>
        <w:t>, Eastern Mediterranean Sea.</w:t>
      </w:r>
    </w:p>
    <w:p w14:paraId="433F7E35" w14:textId="75D99DAE" w:rsidR="009012D6" w:rsidRPr="0091231C" w:rsidRDefault="009012D6" w:rsidP="009012D6">
      <w:pPr>
        <w:spacing w:line="240" w:lineRule="auto"/>
        <w:jc w:val="both"/>
        <w:rPr>
          <w:rFonts w:ascii="Times New Roman" w:hAnsi="Times New Roman" w:cs="Times New Roman"/>
          <w:bCs/>
          <w:sz w:val="24"/>
          <w:szCs w:val="24"/>
        </w:rPr>
      </w:pPr>
    </w:p>
    <w:p w14:paraId="388301AA" w14:textId="57ABF56E" w:rsidR="009012D6" w:rsidRPr="0091231C" w:rsidRDefault="009012D6" w:rsidP="009012D6">
      <w:pPr>
        <w:spacing w:line="240" w:lineRule="auto"/>
        <w:jc w:val="both"/>
        <w:rPr>
          <w:rFonts w:ascii="Times New Roman" w:hAnsi="Times New Roman" w:cs="Times New Roman"/>
          <w:b/>
          <w:bCs/>
          <w:sz w:val="24"/>
          <w:szCs w:val="24"/>
        </w:rPr>
      </w:pPr>
      <w:r w:rsidRPr="0091231C">
        <w:rPr>
          <w:rFonts w:ascii="Times New Roman" w:hAnsi="Times New Roman" w:cs="Times New Roman"/>
          <w:b/>
          <w:bCs/>
          <w:sz w:val="24"/>
          <w:szCs w:val="24"/>
        </w:rPr>
        <w:t>Introduction</w:t>
      </w:r>
    </w:p>
    <w:p w14:paraId="7AF359F2" w14:textId="4AF9B626" w:rsidR="009012D6" w:rsidRPr="0091231C" w:rsidRDefault="009012D6" w:rsidP="009012D6">
      <w:pPr>
        <w:spacing w:line="240" w:lineRule="auto"/>
        <w:jc w:val="both"/>
        <w:rPr>
          <w:rFonts w:ascii="Times New Roman" w:hAnsi="Times New Roman" w:cs="Times New Roman"/>
          <w:bCs/>
          <w:sz w:val="24"/>
          <w:szCs w:val="24"/>
        </w:rPr>
      </w:pPr>
    </w:p>
    <w:p w14:paraId="3F5D315D" w14:textId="7E031886" w:rsidR="00F60C8A" w:rsidRPr="0091231C" w:rsidRDefault="00636DF7" w:rsidP="003B3863">
      <w:pPr>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 xml:space="preserve">Cartilaginous fishes, </w:t>
      </w:r>
      <w:r w:rsidRPr="0091231C">
        <w:rPr>
          <w:rFonts w:ascii="Times New Roman" w:eastAsia="Times New Roman" w:hAnsi="Times New Roman" w:cs="Times New Roman"/>
          <w:sz w:val="24"/>
          <w:szCs w:val="24"/>
          <w:lang w:eastAsia="tr-TR"/>
        </w:rPr>
        <w:t xml:space="preserve">including sharks and </w:t>
      </w:r>
      <w:r w:rsidR="0091231C">
        <w:rPr>
          <w:rFonts w:ascii="Times New Roman" w:eastAsia="Times New Roman" w:hAnsi="Times New Roman" w:cs="Times New Roman"/>
          <w:sz w:val="24"/>
          <w:szCs w:val="24"/>
          <w:lang w:eastAsia="tr-TR"/>
        </w:rPr>
        <w:t>batoids (elasmobranchs)</w:t>
      </w:r>
      <w:r w:rsidRPr="0091231C">
        <w:rPr>
          <w:rFonts w:ascii="Times New Roman" w:eastAsia="Times New Roman" w:hAnsi="Times New Roman" w:cs="Times New Roman"/>
          <w:sz w:val="24"/>
          <w:szCs w:val="24"/>
          <w:lang w:eastAsia="tr-TR"/>
        </w:rPr>
        <w:t>,</w:t>
      </w:r>
      <w:r w:rsidRPr="0091231C">
        <w:rPr>
          <w:rFonts w:ascii="Times New Roman" w:hAnsi="Times New Roman" w:cs="Times New Roman"/>
          <w:bCs/>
          <w:sz w:val="24"/>
          <w:szCs w:val="24"/>
        </w:rPr>
        <w:t xml:space="preserve"> exhibit a wide range of biological and ecological diversity and can be found worldwide. They </w:t>
      </w:r>
      <w:r w:rsidR="00473F98" w:rsidRPr="0091231C">
        <w:rPr>
          <w:rFonts w:ascii="Times New Roman" w:hAnsi="Times New Roman" w:cs="Times New Roman"/>
          <w:bCs/>
          <w:sz w:val="24"/>
          <w:szCs w:val="24"/>
        </w:rPr>
        <w:t>are crucial</w:t>
      </w:r>
      <w:r w:rsidRPr="0091231C">
        <w:rPr>
          <w:rFonts w:ascii="Times New Roman" w:hAnsi="Times New Roman" w:cs="Times New Roman"/>
          <w:bCs/>
          <w:sz w:val="24"/>
          <w:szCs w:val="24"/>
        </w:rPr>
        <w:t xml:space="preserve"> in functioning and maintaining marine ecosystems</w:t>
      </w:r>
      <w:r w:rsidR="00596AA8" w:rsidRPr="0091231C">
        <w:rPr>
          <w:rFonts w:ascii="Times New Roman" w:hAnsi="Times New Roman" w:cs="Times New Roman"/>
          <w:bCs/>
          <w:sz w:val="24"/>
          <w:szCs w:val="24"/>
        </w:rPr>
        <w:t xml:space="preserve"> (Dulvy et al., 2014; D’Iglio et al., 2021</w:t>
      </w:r>
      <w:del w:id="25" w:author="user" w:date="2024-08-14T19:26:00Z" w16du:dateUtc="2024-08-14T16:26:00Z">
        <w:r w:rsidR="006D71C5" w:rsidRPr="0091231C" w:rsidDel="0091231C">
          <w:rPr>
            <w:rFonts w:ascii="Times New Roman" w:hAnsi="Times New Roman" w:cs="Times New Roman"/>
            <w:bCs/>
            <w:sz w:val="24"/>
            <w:szCs w:val="24"/>
          </w:rPr>
          <w:delText>-</w:delText>
        </w:r>
      </w:del>
      <w:r w:rsidR="006D71C5" w:rsidRPr="0091231C">
        <w:rPr>
          <w:rFonts w:ascii="Times New Roman" w:hAnsi="Times New Roman" w:cs="Times New Roman"/>
          <w:bCs/>
          <w:sz w:val="24"/>
          <w:szCs w:val="24"/>
        </w:rPr>
        <w:t>a</w:t>
      </w:r>
      <w:r w:rsidR="00D34FD1" w:rsidRPr="0091231C">
        <w:rPr>
          <w:rFonts w:ascii="Times New Roman" w:hAnsi="Times New Roman" w:cs="Times New Roman"/>
          <w:bCs/>
          <w:sz w:val="24"/>
          <w:szCs w:val="24"/>
        </w:rPr>
        <w:t>; Triay Portella et al., 2023</w:t>
      </w:r>
      <w:r w:rsidR="00596AA8" w:rsidRPr="0091231C">
        <w:rPr>
          <w:rFonts w:ascii="Times New Roman" w:hAnsi="Times New Roman" w:cs="Times New Roman"/>
          <w:bCs/>
          <w:sz w:val="24"/>
          <w:szCs w:val="24"/>
        </w:rPr>
        <w:t>)</w:t>
      </w:r>
      <w:r w:rsidRPr="0091231C">
        <w:rPr>
          <w:rFonts w:ascii="Times New Roman" w:hAnsi="Times New Roman" w:cs="Times New Roman"/>
          <w:bCs/>
          <w:sz w:val="24"/>
          <w:szCs w:val="24"/>
        </w:rPr>
        <w:t>. These species control or are affected by food webs' up-bottom and bottom-up alterations</w:t>
      </w:r>
      <w:r w:rsidR="00596AA8" w:rsidRPr="0091231C">
        <w:rPr>
          <w:rFonts w:ascii="Times New Roman" w:hAnsi="Times New Roman" w:cs="Times New Roman"/>
          <w:bCs/>
          <w:sz w:val="24"/>
          <w:szCs w:val="24"/>
        </w:rPr>
        <w:t xml:space="preserve"> (Dulvy et al., 2017</w:t>
      </w:r>
      <w:r w:rsidR="0077619A" w:rsidRPr="0091231C">
        <w:rPr>
          <w:rFonts w:ascii="Times New Roman" w:hAnsi="Times New Roman" w:cs="Times New Roman"/>
          <w:bCs/>
          <w:sz w:val="24"/>
          <w:szCs w:val="24"/>
        </w:rPr>
        <w:t>; Pacoureau et al., 2021</w:t>
      </w:r>
      <w:r w:rsidR="00D34FD1" w:rsidRPr="0091231C">
        <w:rPr>
          <w:rFonts w:ascii="Times New Roman" w:hAnsi="Times New Roman" w:cs="Times New Roman"/>
          <w:bCs/>
          <w:sz w:val="24"/>
          <w:szCs w:val="24"/>
        </w:rPr>
        <w:t>)</w:t>
      </w:r>
      <w:r w:rsidRPr="0091231C">
        <w:rPr>
          <w:rFonts w:ascii="Times New Roman" w:hAnsi="Times New Roman" w:cs="Times New Roman"/>
          <w:bCs/>
          <w:sz w:val="24"/>
          <w:szCs w:val="24"/>
        </w:rPr>
        <w:t xml:space="preserve">. They are highly vulnerable to human activities, particularly </w:t>
      </w:r>
      <w:r w:rsidR="000F08E8" w:rsidRPr="0091231C">
        <w:rPr>
          <w:rFonts w:ascii="Times New Roman" w:hAnsi="Times New Roman" w:cs="Times New Roman"/>
          <w:bCs/>
          <w:sz w:val="24"/>
          <w:szCs w:val="24"/>
        </w:rPr>
        <w:t>overfishing, pollution</w:t>
      </w:r>
      <w:ins w:id="26" w:author="user" w:date="2024-08-14T19:25:00Z" w16du:dateUtc="2024-08-14T16:25:00Z">
        <w:r w:rsidR="0091231C" w:rsidRPr="0091231C">
          <w:rPr>
            <w:rFonts w:ascii="Times New Roman" w:hAnsi="Times New Roman" w:cs="Times New Roman"/>
            <w:bCs/>
            <w:sz w:val="24"/>
            <w:szCs w:val="24"/>
          </w:rPr>
          <w:t>,</w:t>
        </w:r>
      </w:ins>
      <w:r w:rsidR="000F08E8" w:rsidRPr="0091231C">
        <w:rPr>
          <w:rFonts w:ascii="Times New Roman" w:hAnsi="Times New Roman" w:cs="Times New Roman"/>
          <w:bCs/>
          <w:sz w:val="24"/>
          <w:szCs w:val="24"/>
        </w:rPr>
        <w:t xml:space="preserve"> and habitat loss</w:t>
      </w:r>
      <w:r w:rsidRPr="0091231C">
        <w:rPr>
          <w:rFonts w:ascii="Times New Roman" w:hAnsi="Times New Roman" w:cs="Times New Roman"/>
          <w:bCs/>
          <w:sz w:val="24"/>
          <w:szCs w:val="24"/>
        </w:rPr>
        <w:t>, due to their life strategies, late sexual maturation, low fecundity, and slow growth rate</w:t>
      </w:r>
      <w:r w:rsidR="0077619A" w:rsidRPr="0091231C">
        <w:rPr>
          <w:rFonts w:ascii="Times New Roman" w:hAnsi="Times New Roman" w:cs="Times New Roman"/>
          <w:bCs/>
          <w:sz w:val="24"/>
          <w:szCs w:val="24"/>
        </w:rPr>
        <w:t xml:space="preserve"> (Pacoureau et al., 2021</w:t>
      </w:r>
      <w:r w:rsidR="0044623C" w:rsidRPr="0091231C">
        <w:rPr>
          <w:rFonts w:ascii="Times New Roman" w:hAnsi="Times New Roman" w:cs="Times New Roman"/>
          <w:bCs/>
          <w:sz w:val="24"/>
          <w:szCs w:val="24"/>
        </w:rPr>
        <w:t>; Karampetsis et al., 2022</w:t>
      </w:r>
      <w:r w:rsidR="0077619A" w:rsidRPr="0091231C">
        <w:rPr>
          <w:rFonts w:ascii="Times New Roman" w:hAnsi="Times New Roman" w:cs="Times New Roman"/>
          <w:bCs/>
          <w:sz w:val="24"/>
          <w:szCs w:val="24"/>
        </w:rPr>
        <w:t>)</w:t>
      </w:r>
      <w:r w:rsidRPr="0091231C">
        <w:rPr>
          <w:rFonts w:ascii="Times New Roman" w:hAnsi="Times New Roman" w:cs="Times New Roman"/>
          <w:bCs/>
          <w:sz w:val="24"/>
          <w:szCs w:val="24"/>
        </w:rPr>
        <w:t>.</w:t>
      </w:r>
    </w:p>
    <w:p w14:paraId="6280E9DD" w14:textId="7333A764" w:rsidR="00596AA8" w:rsidRPr="0091231C" w:rsidRDefault="0091231C" w:rsidP="00F60C8A">
      <w:pPr>
        <w:ind w:firstLine="708"/>
        <w:jc w:val="both"/>
        <w:rPr>
          <w:rFonts w:ascii="Times New Roman" w:hAnsi="Times New Roman" w:cs="Times New Roman"/>
          <w:sz w:val="24"/>
          <w:szCs w:val="24"/>
        </w:rPr>
      </w:pPr>
      <w:commentRangeStart w:id="27"/>
      <w:r>
        <w:rPr>
          <w:rFonts w:ascii="Times New Roman" w:hAnsi="Times New Roman" w:cs="Times New Roman"/>
          <w:bCs/>
          <w:sz w:val="24"/>
          <w:szCs w:val="24"/>
        </w:rPr>
        <w:t>A</w:t>
      </w:r>
      <w:r w:rsidR="000F08E8" w:rsidRPr="0091231C">
        <w:rPr>
          <w:rFonts w:ascii="Times New Roman" w:hAnsi="Times New Roman" w:cs="Times New Roman"/>
          <w:bCs/>
          <w:sz w:val="24"/>
          <w:szCs w:val="24"/>
        </w:rPr>
        <w:t xml:space="preserve">mong demersal elasmobranchs, </w:t>
      </w:r>
      <w:r w:rsidR="00C84CDE" w:rsidRPr="0091231C">
        <w:rPr>
          <w:rFonts w:ascii="Times New Roman" w:hAnsi="Times New Roman" w:cs="Times New Roman"/>
          <w:bCs/>
          <w:sz w:val="24"/>
          <w:szCs w:val="24"/>
        </w:rPr>
        <w:t xml:space="preserve">the Scyliorhinidae family, which includes species like </w:t>
      </w:r>
      <w:r w:rsidR="000F08E8" w:rsidRPr="0091231C">
        <w:rPr>
          <w:rFonts w:ascii="Times New Roman" w:hAnsi="Times New Roman" w:cs="Times New Roman"/>
          <w:bCs/>
          <w:i/>
          <w:sz w:val="24"/>
          <w:szCs w:val="24"/>
        </w:rPr>
        <w:t>Galeus melastomus</w:t>
      </w:r>
      <w:r w:rsidR="000F08E8" w:rsidRPr="0091231C">
        <w:rPr>
          <w:rFonts w:ascii="Times New Roman" w:hAnsi="Times New Roman" w:cs="Times New Roman"/>
          <w:bCs/>
          <w:sz w:val="24"/>
          <w:szCs w:val="24"/>
        </w:rPr>
        <w:t xml:space="preserve">, </w:t>
      </w:r>
      <w:r w:rsidR="000F08E8" w:rsidRPr="0091231C">
        <w:rPr>
          <w:rFonts w:ascii="Times New Roman" w:hAnsi="Times New Roman" w:cs="Times New Roman"/>
          <w:bCs/>
          <w:i/>
          <w:sz w:val="24"/>
          <w:szCs w:val="24"/>
        </w:rPr>
        <w:t>Scyliorhinus canicula</w:t>
      </w:r>
      <w:r w:rsidR="000F08E8" w:rsidRPr="0091231C">
        <w:rPr>
          <w:rFonts w:ascii="Times New Roman" w:hAnsi="Times New Roman" w:cs="Times New Roman"/>
          <w:bCs/>
          <w:sz w:val="24"/>
          <w:szCs w:val="24"/>
        </w:rPr>
        <w:t xml:space="preserve"> and </w:t>
      </w:r>
      <w:del w:id="28" w:author="user" w:date="2024-08-14T19:28:00Z" w16du:dateUtc="2024-08-14T16:28:00Z">
        <w:r w:rsidR="000F08E8" w:rsidRPr="0091231C" w:rsidDel="0091231C">
          <w:rPr>
            <w:rFonts w:ascii="Times New Roman" w:hAnsi="Times New Roman" w:cs="Times New Roman"/>
            <w:bCs/>
            <w:i/>
            <w:sz w:val="24"/>
            <w:szCs w:val="24"/>
          </w:rPr>
          <w:delText xml:space="preserve">Scyliorhinus </w:delText>
        </w:r>
      </w:del>
      <w:ins w:id="29" w:author="user" w:date="2024-08-14T19:28:00Z" w16du:dateUtc="2024-08-14T16:28:00Z">
        <w:r w:rsidRPr="0091231C">
          <w:rPr>
            <w:rFonts w:ascii="Times New Roman" w:hAnsi="Times New Roman" w:cs="Times New Roman"/>
            <w:bCs/>
            <w:i/>
            <w:sz w:val="24"/>
            <w:szCs w:val="24"/>
          </w:rPr>
          <w:t xml:space="preserve">S. </w:t>
        </w:r>
      </w:ins>
      <w:r w:rsidR="000F08E8" w:rsidRPr="0091231C">
        <w:rPr>
          <w:rFonts w:ascii="Times New Roman" w:hAnsi="Times New Roman" w:cs="Times New Roman"/>
          <w:bCs/>
          <w:i/>
          <w:sz w:val="24"/>
          <w:szCs w:val="24"/>
        </w:rPr>
        <w:t>stellaris</w:t>
      </w:r>
      <w:r w:rsidR="00C84CDE" w:rsidRPr="0091231C">
        <w:rPr>
          <w:rFonts w:ascii="Times New Roman" w:hAnsi="Times New Roman" w:cs="Times New Roman"/>
          <w:bCs/>
          <w:sz w:val="24"/>
          <w:szCs w:val="24"/>
        </w:rPr>
        <w:t>,</w:t>
      </w:r>
      <w:commentRangeEnd w:id="27"/>
      <w:r>
        <w:rPr>
          <w:rStyle w:val="AklamaBavurusu"/>
        </w:rPr>
        <w:commentReference w:id="27"/>
      </w:r>
      <w:r w:rsidR="00C84CDE" w:rsidRPr="0091231C">
        <w:rPr>
          <w:rFonts w:ascii="Times New Roman" w:hAnsi="Times New Roman" w:cs="Times New Roman"/>
          <w:bCs/>
          <w:sz w:val="24"/>
          <w:szCs w:val="24"/>
        </w:rPr>
        <w:t xml:space="preserve"> is more capable</w:t>
      </w:r>
      <w:r w:rsidR="000F08E8" w:rsidRPr="0091231C">
        <w:rPr>
          <w:rFonts w:ascii="Times New Roman" w:hAnsi="Times New Roman" w:cs="Times New Roman"/>
          <w:bCs/>
          <w:sz w:val="24"/>
          <w:szCs w:val="24"/>
        </w:rPr>
        <w:t xml:space="preserve"> </w:t>
      </w:r>
      <w:r w:rsidR="00C84CDE" w:rsidRPr="0091231C">
        <w:rPr>
          <w:rFonts w:ascii="Times New Roman" w:hAnsi="Times New Roman" w:cs="Times New Roman"/>
          <w:bCs/>
          <w:sz w:val="24"/>
          <w:szCs w:val="24"/>
        </w:rPr>
        <w:t>of resisting</w:t>
      </w:r>
      <w:r w:rsidR="000F08E8" w:rsidRPr="0091231C">
        <w:rPr>
          <w:rFonts w:ascii="Times New Roman" w:hAnsi="Times New Roman" w:cs="Times New Roman"/>
          <w:bCs/>
          <w:sz w:val="24"/>
          <w:szCs w:val="24"/>
        </w:rPr>
        <w:t xml:space="preserve"> high fishing pressure</w:t>
      </w:r>
      <w:r w:rsidR="00C84CDE" w:rsidRPr="0091231C">
        <w:rPr>
          <w:rFonts w:ascii="Times New Roman" w:hAnsi="Times New Roman" w:cs="Times New Roman"/>
          <w:bCs/>
          <w:sz w:val="24"/>
          <w:szCs w:val="24"/>
        </w:rPr>
        <w:t xml:space="preserve"> </w:t>
      </w:r>
      <w:r w:rsidR="000F08E8" w:rsidRPr="0091231C">
        <w:rPr>
          <w:rFonts w:ascii="Times New Roman" w:hAnsi="Times New Roman" w:cs="Times New Roman"/>
          <w:bCs/>
          <w:sz w:val="24"/>
          <w:szCs w:val="24"/>
        </w:rPr>
        <w:t>because of some biological features including early maturation, short generation time, faster population dynamics, morpho-functional adaptation of gastroenteric and sensorial systems</w:t>
      </w:r>
      <w:r w:rsidR="00C84CDE" w:rsidRPr="0091231C">
        <w:rPr>
          <w:rFonts w:ascii="Times New Roman" w:hAnsi="Times New Roman" w:cs="Times New Roman"/>
          <w:bCs/>
          <w:sz w:val="24"/>
          <w:szCs w:val="24"/>
        </w:rPr>
        <w:t xml:space="preserve"> and, for </w:t>
      </w:r>
      <w:r w:rsidR="00C84CDE" w:rsidRPr="0091231C">
        <w:rPr>
          <w:rFonts w:ascii="Times New Roman" w:hAnsi="Times New Roman" w:cs="Times New Roman"/>
          <w:bCs/>
          <w:i/>
          <w:sz w:val="24"/>
          <w:szCs w:val="24"/>
        </w:rPr>
        <w:t>G. melastomus</w:t>
      </w:r>
      <w:r w:rsidR="000F08E8" w:rsidRPr="0091231C">
        <w:rPr>
          <w:rFonts w:ascii="Times New Roman" w:hAnsi="Times New Roman" w:cs="Times New Roman"/>
          <w:bCs/>
          <w:sz w:val="24"/>
          <w:szCs w:val="24"/>
        </w:rPr>
        <w:t xml:space="preserve"> </w:t>
      </w:r>
      <w:r w:rsidR="00C84CDE" w:rsidRPr="0091231C">
        <w:rPr>
          <w:rFonts w:ascii="Times New Roman" w:hAnsi="Times New Roman" w:cs="Times New Roman"/>
          <w:bCs/>
          <w:sz w:val="24"/>
          <w:szCs w:val="24"/>
        </w:rPr>
        <w:t xml:space="preserve">a continuous reproductive cycle </w:t>
      </w:r>
      <w:r w:rsidR="000F08E8" w:rsidRPr="0091231C">
        <w:rPr>
          <w:rFonts w:ascii="Times New Roman" w:hAnsi="Times New Roman" w:cs="Times New Roman"/>
          <w:bCs/>
          <w:sz w:val="24"/>
          <w:szCs w:val="24"/>
        </w:rPr>
        <w:t xml:space="preserve">(D’Iglio et al., </w:t>
      </w:r>
      <w:r w:rsidR="000F08E8" w:rsidRPr="0091231C">
        <w:rPr>
          <w:rFonts w:ascii="Times New Roman" w:hAnsi="Times New Roman" w:cs="Times New Roman"/>
          <w:bCs/>
          <w:sz w:val="24"/>
          <w:szCs w:val="24"/>
        </w:rPr>
        <w:lastRenderedPageBreak/>
        <w:t>2021</w:t>
      </w:r>
      <w:del w:id="30" w:author="user" w:date="2024-08-14T19:28:00Z" w16du:dateUtc="2024-08-14T16:28:00Z">
        <w:r w:rsidR="006D71C5" w:rsidRPr="0091231C" w:rsidDel="0091231C">
          <w:rPr>
            <w:rFonts w:ascii="Times New Roman" w:hAnsi="Times New Roman" w:cs="Times New Roman"/>
            <w:bCs/>
            <w:sz w:val="24"/>
            <w:szCs w:val="24"/>
          </w:rPr>
          <w:delText>-</w:delText>
        </w:r>
      </w:del>
      <w:r w:rsidR="006D71C5" w:rsidRPr="0091231C">
        <w:rPr>
          <w:rFonts w:ascii="Times New Roman" w:hAnsi="Times New Roman" w:cs="Times New Roman"/>
          <w:bCs/>
          <w:sz w:val="24"/>
          <w:szCs w:val="24"/>
        </w:rPr>
        <w:t>a</w:t>
      </w:r>
      <w:r w:rsidR="000F08E8" w:rsidRPr="0091231C">
        <w:rPr>
          <w:rFonts w:ascii="Times New Roman" w:hAnsi="Times New Roman" w:cs="Times New Roman"/>
          <w:bCs/>
          <w:sz w:val="24"/>
          <w:szCs w:val="24"/>
        </w:rPr>
        <w:t>)</w:t>
      </w:r>
      <w:r w:rsidR="00C84CDE" w:rsidRPr="0091231C">
        <w:rPr>
          <w:rFonts w:ascii="Times New Roman" w:hAnsi="Times New Roman" w:cs="Times New Roman"/>
          <w:bCs/>
          <w:sz w:val="24"/>
          <w:szCs w:val="24"/>
        </w:rPr>
        <w:t>.</w:t>
      </w:r>
      <w:r w:rsidR="00B55A47" w:rsidRPr="0091231C">
        <w:rPr>
          <w:rFonts w:ascii="Times New Roman" w:hAnsi="Times New Roman" w:cs="Times New Roman"/>
          <w:sz w:val="24"/>
          <w:szCs w:val="24"/>
        </w:rPr>
        <w:t xml:space="preserve"> Although bottom trawl fisheries capture small individuals of these species and the high fishing effort in some areas, they can maintain their population </w:t>
      </w:r>
      <w:r w:rsidR="00B55A47" w:rsidRPr="0091231C">
        <w:rPr>
          <w:rFonts w:ascii="Times New Roman" w:hAnsi="Times New Roman" w:cs="Times New Roman"/>
          <w:bCs/>
          <w:sz w:val="24"/>
          <w:szCs w:val="24"/>
        </w:rPr>
        <w:t>(Carbonell et al., 2003)</w:t>
      </w:r>
      <w:r w:rsidR="00B55A47" w:rsidRPr="0091231C">
        <w:rPr>
          <w:rFonts w:ascii="Times New Roman" w:hAnsi="Times New Roman" w:cs="Times New Roman"/>
          <w:sz w:val="24"/>
          <w:szCs w:val="24"/>
        </w:rPr>
        <w:t>.</w:t>
      </w:r>
    </w:p>
    <w:p w14:paraId="2CE8D1BC" w14:textId="576668F0" w:rsidR="009A7F38" w:rsidRPr="0091231C" w:rsidRDefault="006D71C5" w:rsidP="00F60C8A">
      <w:pPr>
        <w:ind w:firstLine="708"/>
        <w:jc w:val="both"/>
        <w:rPr>
          <w:rFonts w:ascii="Times New Roman" w:eastAsia="Times New Roman" w:hAnsi="Times New Roman" w:cs="Times New Roman"/>
          <w:sz w:val="24"/>
          <w:szCs w:val="24"/>
          <w:lang w:eastAsia="tr-TR"/>
        </w:rPr>
      </w:pPr>
      <w:r w:rsidRPr="0091231C">
        <w:rPr>
          <w:rFonts w:ascii="Times New Roman" w:hAnsi="Times New Roman" w:cs="Times New Roman"/>
          <w:bCs/>
          <w:sz w:val="24"/>
          <w:szCs w:val="24"/>
        </w:rPr>
        <w:t>The b</w:t>
      </w:r>
      <w:r w:rsidR="00A114C2" w:rsidRPr="0091231C">
        <w:rPr>
          <w:rFonts w:ascii="Times New Roman" w:hAnsi="Times New Roman" w:cs="Times New Roman"/>
          <w:bCs/>
          <w:sz w:val="24"/>
          <w:szCs w:val="24"/>
        </w:rPr>
        <w:t xml:space="preserve">lackmouth </w:t>
      </w:r>
      <w:r w:rsidRPr="0091231C">
        <w:rPr>
          <w:rFonts w:ascii="Times New Roman" w:hAnsi="Times New Roman" w:cs="Times New Roman"/>
          <w:bCs/>
          <w:sz w:val="24"/>
          <w:szCs w:val="24"/>
        </w:rPr>
        <w:t>c</w:t>
      </w:r>
      <w:r w:rsidR="00A114C2" w:rsidRPr="0091231C">
        <w:rPr>
          <w:rFonts w:ascii="Times New Roman" w:hAnsi="Times New Roman" w:cs="Times New Roman"/>
          <w:bCs/>
          <w:sz w:val="24"/>
          <w:szCs w:val="24"/>
        </w:rPr>
        <w:t>atshark (</w:t>
      </w:r>
      <w:r w:rsidR="00A114C2" w:rsidRPr="0091231C">
        <w:rPr>
          <w:rFonts w:ascii="Times New Roman" w:hAnsi="Times New Roman" w:cs="Times New Roman"/>
          <w:bCs/>
          <w:i/>
          <w:sz w:val="24"/>
          <w:szCs w:val="24"/>
        </w:rPr>
        <w:t>G. melastomus</w:t>
      </w:r>
      <w:r w:rsidR="00A114C2" w:rsidRPr="0091231C">
        <w:rPr>
          <w:rFonts w:ascii="Times New Roman" w:hAnsi="Times New Roman" w:cs="Times New Roman"/>
          <w:bCs/>
          <w:sz w:val="24"/>
          <w:szCs w:val="24"/>
        </w:rPr>
        <w:t>) is a small (to 90 cm total length) bottom-dwelling shark widely distributed on the continental shelves and upper slopes of the North-eastern Atlantic Ocean from Faeroe Islands and Norway to Senegal and the Mediterranean Sea (Ebert and Stehmann</w:t>
      </w:r>
      <w:ins w:id="31" w:author="user" w:date="2024-08-14T21:54:00Z" w16du:dateUtc="2024-08-14T18:54:00Z">
        <w:r w:rsidR="0091231C">
          <w:rPr>
            <w:rFonts w:ascii="Times New Roman" w:hAnsi="Times New Roman" w:cs="Times New Roman"/>
            <w:bCs/>
            <w:sz w:val="24"/>
            <w:szCs w:val="24"/>
          </w:rPr>
          <w:t>,</w:t>
        </w:r>
      </w:ins>
      <w:r w:rsidR="00A114C2" w:rsidRPr="0091231C">
        <w:rPr>
          <w:rFonts w:ascii="Times New Roman" w:hAnsi="Times New Roman" w:cs="Times New Roman"/>
          <w:bCs/>
          <w:sz w:val="24"/>
          <w:szCs w:val="24"/>
        </w:rPr>
        <w:t xml:space="preserve"> 2013).</w:t>
      </w:r>
      <w:r w:rsidRPr="0091231C">
        <w:rPr>
          <w:rFonts w:ascii="Times New Roman" w:hAnsi="Times New Roman" w:cs="Times New Roman"/>
          <w:bCs/>
          <w:sz w:val="24"/>
          <w:szCs w:val="24"/>
        </w:rPr>
        <w:t xml:space="preserve"> It is an opportunistic demersal supra benthic predator mainly feeds on crustaceans, cephalopods, and teleost fishes that adapt its diet to the seasonal and geographical fluctuations of the prey availability (D’Iglio et al., 2021</w:t>
      </w:r>
      <w:del w:id="32" w:author="user" w:date="2024-08-14T19:26:00Z" w16du:dateUtc="2024-08-14T16:26:00Z">
        <w:r w:rsidRPr="0091231C" w:rsidDel="0091231C">
          <w:rPr>
            <w:rFonts w:ascii="Times New Roman" w:hAnsi="Times New Roman" w:cs="Times New Roman"/>
            <w:bCs/>
            <w:sz w:val="24"/>
            <w:szCs w:val="24"/>
          </w:rPr>
          <w:delText>-</w:delText>
        </w:r>
      </w:del>
      <w:r w:rsidRPr="0091231C">
        <w:rPr>
          <w:rFonts w:ascii="Times New Roman" w:hAnsi="Times New Roman" w:cs="Times New Roman"/>
          <w:bCs/>
          <w:sz w:val="24"/>
          <w:szCs w:val="24"/>
        </w:rPr>
        <w:t xml:space="preserve">b) </w:t>
      </w:r>
      <w:r w:rsidR="00E5031B" w:rsidRPr="0091231C">
        <w:rPr>
          <w:rFonts w:ascii="Times New Roman" w:hAnsi="Times New Roman" w:cs="Times New Roman"/>
          <w:bCs/>
          <w:sz w:val="24"/>
          <w:szCs w:val="24"/>
        </w:rPr>
        <w:t>The blackmouth catshark is an oviparous species producing 13–14 egg capsules per litter in the Mediterranean</w:t>
      </w:r>
      <w:r w:rsidR="004E6262" w:rsidRPr="0091231C">
        <w:rPr>
          <w:rFonts w:ascii="Times New Roman" w:hAnsi="Times New Roman" w:cs="Times New Roman"/>
          <w:bCs/>
          <w:sz w:val="24"/>
          <w:szCs w:val="24"/>
        </w:rPr>
        <w:t xml:space="preserve"> </w:t>
      </w:r>
      <w:r w:rsidR="00E5031B" w:rsidRPr="0091231C">
        <w:rPr>
          <w:rFonts w:ascii="Times New Roman" w:hAnsi="Times New Roman" w:cs="Times New Roman"/>
          <w:bCs/>
          <w:sz w:val="24"/>
          <w:szCs w:val="24"/>
        </w:rPr>
        <w:t>(</w:t>
      </w:r>
      <w:r w:rsidR="00C0566D" w:rsidRPr="0091231C">
        <w:rPr>
          <w:rFonts w:ascii="Times New Roman" w:hAnsi="Times New Roman" w:cs="Times New Roman"/>
          <w:bCs/>
          <w:sz w:val="24"/>
          <w:szCs w:val="24"/>
        </w:rPr>
        <w:t xml:space="preserve">Metochis et al., 2018; </w:t>
      </w:r>
      <w:r w:rsidR="00E5031B" w:rsidRPr="0091231C">
        <w:rPr>
          <w:rFonts w:ascii="Times New Roman" w:hAnsi="Times New Roman" w:cs="Times New Roman"/>
          <w:bCs/>
          <w:sz w:val="24"/>
          <w:szCs w:val="24"/>
        </w:rPr>
        <w:t>Finucci et al., 2021</w:t>
      </w:r>
      <w:r w:rsidR="00C0566D" w:rsidRPr="0091231C">
        <w:rPr>
          <w:rFonts w:ascii="Times New Roman" w:hAnsi="Times New Roman" w:cs="Times New Roman"/>
          <w:bCs/>
          <w:sz w:val="24"/>
          <w:szCs w:val="24"/>
        </w:rPr>
        <w:t>).</w:t>
      </w:r>
      <w:r w:rsidR="004E6262" w:rsidRPr="0091231C">
        <w:rPr>
          <w:rFonts w:ascii="Times New Roman" w:hAnsi="Times New Roman" w:cs="Times New Roman"/>
          <w:bCs/>
          <w:sz w:val="24"/>
          <w:szCs w:val="24"/>
        </w:rPr>
        <w:t xml:space="preserve"> Egg deposition occurs throughout the year, with a typical increase in activity during the summer (Tursi and D</w:t>
      </w:r>
      <w:ins w:id="33" w:author="user" w:date="2024-08-14T21:58:00Z" w16du:dateUtc="2024-08-14T18:58:00Z">
        <w:r w:rsidR="0091231C">
          <w:rPr>
            <w:rFonts w:ascii="Times New Roman" w:hAnsi="Times New Roman" w:cs="Times New Roman"/>
            <w:bCs/>
            <w:sz w:val="24"/>
            <w:szCs w:val="24"/>
          </w:rPr>
          <w:t>’</w:t>
        </w:r>
      </w:ins>
      <w:del w:id="34" w:author="user" w:date="2024-08-14T21:58:00Z" w16du:dateUtc="2024-08-14T18:58:00Z">
        <w:r w:rsidR="004E6262" w:rsidRPr="0091231C" w:rsidDel="0091231C">
          <w:rPr>
            <w:rFonts w:ascii="Times New Roman" w:hAnsi="Times New Roman" w:cs="Times New Roman"/>
            <w:bCs/>
            <w:sz w:val="24"/>
            <w:szCs w:val="24"/>
          </w:rPr>
          <w:delText>'</w:delText>
        </w:r>
      </w:del>
      <w:r w:rsidR="004E6262" w:rsidRPr="0091231C">
        <w:rPr>
          <w:rFonts w:ascii="Times New Roman" w:hAnsi="Times New Roman" w:cs="Times New Roman"/>
          <w:bCs/>
          <w:sz w:val="24"/>
          <w:szCs w:val="24"/>
        </w:rPr>
        <w:t>Onghia, 1993)</w:t>
      </w:r>
      <w:r w:rsidR="00E82C8F" w:rsidRPr="0091231C">
        <w:rPr>
          <w:rFonts w:ascii="Times New Roman" w:hAnsi="Times New Roman" w:cs="Times New Roman"/>
          <w:bCs/>
          <w:sz w:val="24"/>
          <w:szCs w:val="24"/>
        </w:rPr>
        <w:t xml:space="preserve">. The blackmouth catshark has a low commercial value; thus, fisheries aren't particularly interested in it. They are </w:t>
      </w:r>
      <w:r w:rsidR="00B0025A" w:rsidRPr="0091231C">
        <w:rPr>
          <w:rFonts w:ascii="Times New Roman" w:hAnsi="Times New Roman" w:cs="Times New Roman"/>
          <w:bCs/>
          <w:sz w:val="24"/>
          <w:szCs w:val="24"/>
        </w:rPr>
        <w:t xml:space="preserve">usually </w:t>
      </w:r>
      <w:r w:rsidR="00E82C8F" w:rsidRPr="0091231C">
        <w:rPr>
          <w:rFonts w:ascii="Times New Roman" w:hAnsi="Times New Roman" w:cs="Times New Roman"/>
          <w:bCs/>
          <w:sz w:val="24"/>
          <w:szCs w:val="24"/>
        </w:rPr>
        <w:t>incidentally ca</w:t>
      </w:r>
      <w:r w:rsidR="006B1F8F" w:rsidRPr="0091231C">
        <w:rPr>
          <w:rFonts w:ascii="Times New Roman" w:hAnsi="Times New Roman" w:cs="Times New Roman"/>
          <w:bCs/>
          <w:sz w:val="24"/>
          <w:szCs w:val="24"/>
        </w:rPr>
        <w:t>ught</w:t>
      </w:r>
      <w:r w:rsidR="00E82C8F" w:rsidRPr="0091231C">
        <w:rPr>
          <w:rFonts w:ascii="Times New Roman" w:hAnsi="Times New Roman" w:cs="Times New Roman"/>
          <w:bCs/>
          <w:sz w:val="24"/>
          <w:szCs w:val="24"/>
        </w:rPr>
        <w:t xml:space="preserve"> during bottom trawl hauls, demersal net operations, trap fisheries, and long-line fishing (Finucci et al., 2021).</w:t>
      </w:r>
      <w:r w:rsidR="009A7F38" w:rsidRPr="0091231C">
        <w:rPr>
          <w:rFonts w:ascii="Times New Roman" w:hAnsi="Times New Roman" w:cs="Times New Roman"/>
          <w:bCs/>
          <w:sz w:val="24"/>
          <w:szCs w:val="24"/>
        </w:rPr>
        <w:t xml:space="preserve"> Despite lacking commercial significance for fisheries, the species is subject to numerous studies focusing on its bioecological characteristics, including its distribution, reproduction, and feeding habits </w:t>
      </w:r>
      <w:r w:rsidR="009A7F38" w:rsidRPr="0091231C">
        <w:rPr>
          <w:rFonts w:ascii="Times New Roman" w:eastAsia="Times New Roman" w:hAnsi="Times New Roman" w:cs="Times New Roman"/>
          <w:sz w:val="24"/>
          <w:szCs w:val="24"/>
          <w:lang w:eastAsia="tr-TR"/>
        </w:rPr>
        <w:t xml:space="preserve">throughout various Mediterranean locations (Rinelli et al., 2005; Ragonese et al., 2009; </w:t>
      </w:r>
      <w:r w:rsidR="009A7F38" w:rsidRPr="0091231C">
        <w:rPr>
          <w:rFonts w:ascii="Times New Roman" w:hAnsi="Times New Roman" w:cs="Times New Roman"/>
          <w:bCs/>
          <w:sz w:val="24"/>
          <w:szCs w:val="24"/>
        </w:rPr>
        <w:t>Metochis et al., 2018; D’Iglio et al., 2021</w:t>
      </w:r>
      <w:del w:id="35" w:author="user" w:date="2024-08-14T19:26:00Z" w16du:dateUtc="2024-08-14T16:26:00Z">
        <w:r w:rsidR="009A7F38" w:rsidRPr="0091231C" w:rsidDel="0091231C">
          <w:rPr>
            <w:rFonts w:ascii="Times New Roman" w:hAnsi="Times New Roman" w:cs="Times New Roman"/>
            <w:bCs/>
            <w:sz w:val="24"/>
            <w:szCs w:val="24"/>
          </w:rPr>
          <w:delText>-</w:delText>
        </w:r>
      </w:del>
      <w:r w:rsidR="009A7F38" w:rsidRPr="0091231C">
        <w:rPr>
          <w:rFonts w:ascii="Times New Roman" w:hAnsi="Times New Roman" w:cs="Times New Roman"/>
          <w:bCs/>
          <w:sz w:val="24"/>
          <w:szCs w:val="24"/>
        </w:rPr>
        <w:t>a</w:t>
      </w:r>
      <w:ins w:id="36" w:author="user" w:date="2024-08-14T19:26:00Z" w16du:dateUtc="2024-08-14T16:26:00Z">
        <w:r w:rsidR="0091231C" w:rsidRPr="0091231C">
          <w:rPr>
            <w:rFonts w:ascii="Times New Roman" w:hAnsi="Times New Roman" w:cs="Times New Roman"/>
            <w:bCs/>
            <w:sz w:val="24"/>
            <w:szCs w:val="24"/>
          </w:rPr>
          <w:t>,</w:t>
        </w:r>
      </w:ins>
      <w:del w:id="37" w:author="user" w:date="2024-08-14T19:26:00Z" w16du:dateUtc="2024-08-14T16:26:00Z">
        <w:r w:rsidR="009A7F38" w:rsidRPr="0091231C" w:rsidDel="0091231C">
          <w:rPr>
            <w:rFonts w:ascii="Times New Roman" w:hAnsi="Times New Roman" w:cs="Times New Roman"/>
            <w:bCs/>
            <w:sz w:val="24"/>
            <w:szCs w:val="24"/>
          </w:rPr>
          <w:delText>-</w:delText>
        </w:r>
      </w:del>
      <w:r w:rsidR="009A7F38" w:rsidRPr="0091231C">
        <w:rPr>
          <w:rFonts w:ascii="Times New Roman" w:hAnsi="Times New Roman" w:cs="Times New Roman"/>
          <w:bCs/>
          <w:sz w:val="24"/>
          <w:szCs w:val="24"/>
        </w:rPr>
        <w:t>b)</w:t>
      </w:r>
      <w:ins w:id="38" w:author="user" w:date="2024-08-14T21:58:00Z" w16du:dateUtc="2024-08-14T18:58:00Z">
        <w:r w:rsidR="0091231C">
          <w:rPr>
            <w:rFonts w:ascii="Times New Roman" w:hAnsi="Times New Roman" w:cs="Times New Roman"/>
            <w:bCs/>
            <w:sz w:val="24"/>
            <w:szCs w:val="24"/>
          </w:rPr>
          <w:t>.</w:t>
        </w:r>
      </w:ins>
      <w:commentRangeStart w:id="39"/>
      <w:r w:rsidR="0091231C">
        <w:rPr>
          <w:rFonts w:ascii="Times New Roman" w:hAnsi="Times New Roman" w:cs="Times New Roman"/>
          <w:bCs/>
          <w:sz w:val="24"/>
          <w:szCs w:val="24"/>
        </w:rPr>
        <w:t xml:space="preserve">  </w:t>
      </w:r>
      <w:commentRangeEnd w:id="39"/>
      <w:r w:rsidR="0091231C">
        <w:rPr>
          <w:rStyle w:val="AklamaBavurusu"/>
        </w:rPr>
        <w:commentReference w:id="39"/>
      </w:r>
    </w:p>
    <w:p w14:paraId="0014AB13" w14:textId="03E7EEEB" w:rsidR="008A348F" w:rsidRPr="0091231C" w:rsidRDefault="009808AE" w:rsidP="0054331B">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The objective of the present study was to investigate the relationship between the length and weight of recently sampled blackmouth catshark at various depths off the Turkish coast of the Eastern Mediterranean and to compare it with previous studies conducted in the Mediterranean.</w:t>
      </w:r>
    </w:p>
    <w:p w14:paraId="2B0FFA7A" w14:textId="77777777" w:rsidR="00F60C8A" w:rsidRPr="0091231C" w:rsidRDefault="00F60C8A" w:rsidP="009012D6">
      <w:pPr>
        <w:spacing w:line="240" w:lineRule="auto"/>
        <w:jc w:val="both"/>
        <w:rPr>
          <w:rFonts w:ascii="Times New Roman" w:hAnsi="Times New Roman" w:cs="Times New Roman"/>
          <w:bCs/>
          <w:sz w:val="24"/>
          <w:szCs w:val="24"/>
        </w:rPr>
      </w:pPr>
    </w:p>
    <w:p w14:paraId="050122BF" w14:textId="7FC6AB41" w:rsidR="000207ED" w:rsidRPr="0091231C" w:rsidRDefault="0035742D" w:rsidP="009012D6">
      <w:pPr>
        <w:spacing w:line="240" w:lineRule="auto"/>
        <w:jc w:val="both"/>
        <w:rPr>
          <w:rFonts w:ascii="Times New Roman" w:hAnsi="Times New Roman" w:cs="Times New Roman"/>
          <w:b/>
          <w:bCs/>
          <w:sz w:val="24"/>
          <w:szCs w:val="24"/>
        </w:rPr>
      </w:pPr>
      <w:r w:rsidRPr="0091231C">
        <w:rPr>
          <w:rFonts w:ascii="Times New Roman" w:hAnsi="Times New Roman" w:cs="Times New Roman"/>
          <w:b/>
          <w:bCs/>
          <w:sz w:val="24"/>
          <w:szCs w:val="24"/>
        </w:rPr>
        <w:t>Material and Methods</w:t>
      </w:r>
    </w:p>
    <w:p w14:paraId="0F89DBB7" w14:textId="3266886A" w:rsidR="00D50CB1" w:rsidRPr="0091231C" w:rsidRDefault="00D50CB1" w:rsidP="003B3863">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 xml:space="preserve">The blackmouth catshark samples were collected during a bottom trawl survey </w:t>
      </w:r>
      <w:r w:rsidR="00EE3073" w:rsidRPr="0091231C">
        <w:rPr>
          <w:rFonts w:ascii="Times New Roman" w:hAnsi="Times New Roman" w:cs="Times New Roman"/>
          <w:bCs/>
          <w:sz w:val="24"/>
          <w:szCs w:val="24"/>
        </w:rPr>
        <w:t xml:space="preserve">along the Mediterranean coast of Türkiye within the boundaries of the </w:t>
      </w:r>
      <w:r w:rsidR="005C6760" w:rsidRPr="0091231C">
        <w:rPr>
          <w:rFonts w:ascii="Times New Roman" w:hAnsi="Times New Roman" w:cs="Times New Roman"/>
          <w:bCs/>
          <w:sz w:val="24"/>
          <w:szCs w:val="24"/>
        </w:rPr>
        <w:t>Geographical Sub-Area24 (</w:t>
      </w:r>
      <w:r w:rsidR="00EE3073" w:rsidRPr="0091231C">
        <w:rPr>
          <w:rFonts w:ascii="Times New Roman" w:hAnsi="Times New Roman" w:cs="Times New Roman"/>
          <w:bCs/>
          <w:sz w:val="24"/>
          <w:szCs w:val="24"/>
        </w:rPr>
        <w:t>GFCM GSA24</w:t>
      </w:r>
      <w:r w:rsidR="005C6760" w:rsidRPr="0091231C">
        <w:rPr>
          <w:rFonts w:ascii="Times New Roman" w:hAnsi="Times New Roman" w:cs="Times New Roman"/>
          <w:bCs/>
          <w:sz w:val="24"/>
          <w:szCs w:val="24"/>
        </w:rPr>
        <w:t>)</w:t>
      </w:r>
      <w:r w:rsidR="006246AC" w:rsidRPr="0091231C">
        <w:rPr>
          <w:rFonts w:ascii="Times New Roman" w:hAnsi="Times New Roman" w:cs="Times New Roman"/>
          <w:bCs/>
          <w:sz w:val="24"/>
          <w:szCs w:val="24"/>
        </w:rPr>
        <w:t xml:space="preserve"> (Figure 1)</w:t>
      </w:r>
      <w:r w:rsidRPr="0091231C">
        <w:rPr>
          <w:rFonts w:ascii="Times New Roman" w:hAnsi="Times New Roman" w:cs="Times New Roman"/>
          <w:bCs/>
          <w:sz w:val="24"/>
          <w:szCs w:val="24"/>
        </w:rPr>
        <w:t>.</w:t>
      </w:r>
      <w:r w:rsidR="00A21504" w:rsidRPr="0091231C">
        <w:rPr>
          <w:rFonts w:ascii="Times New Roman" w:hAnsi="Times New Roman" w:cs="Times New Roman"/>
          <w:bCs/>
          <w:sz w:val="24"/>
          <w:szCs w:val="24"/>
        </w:rPr>
        <w:t xml:space="preserve"> </w:t>
      </w:r>
      <w:del w:id="40" w:author="user" w:date="2024-08-14T22:14:00Z" w16du:dateUtc="2024-08-14T19:14:00Z">
        <w:r w:rsidR="00A21504" w:rsidRPr="0091231C" w:rsidDel="0091231C">
          <w:rPr>
            <w:rFonts w:ascii="Times New Roman" w:hAnsi="Times New Roman" w:cs="Times New Roman"/>
            <w:bCs/>
            <w:sz w:val="24"/>
            <w:szCs w:val="24"/>
          </w:rPr>
          <w:delText>Altogether</w:delText>
        </w:r>
      </w:del>
      <w:ins w:id="41" w:author="user" w:date="2024-08-14T22:14:00Z" w16du:dateUtc="2024-08-14T19:14:00Z">
        <w:r w:rsidR="0091231C" w:rsidRPr="0091231C">
          <w:rPr>
            <w:rFonts w:ascii="Times New Roman" w:hAnsi="Times New Roman" w:cs="Times New Roman"/>
            <w:bCs/>
            <w:sz w:val="24"/>
            <w:szCs w:val="24"/>
          </w:rPr>
          <w:t>Entirely</w:t>
        </w:r>
      </w:ins>
      <w:r w:rsidR="00A21504" w:rsidRPr="0091231C">
        <w:rPr>
          <w:rFonts w:ascii="Times New Roman" w:hAnsi="Times New Roman" w:cs="Times New Roman"/>
          <w:bCs/>
          <w:sz w:val="24"/>
          <w:szCs w:val="24"/>
        </w:rPr>
        <w:t xml:space="preserve">, 54 bottom trawl operations were </w:t>
      </w:r>
      <w:r w:rsidR="00B66315" w:rsidRPr="0091231C">
        <w:rPr>
          <w:rFonts w:ascii="Times New Roman" w:hAnsi="Times New Roman" w:cs="Times New Roman"/>
          <w:bCs/>
          <w:sz w:val="24"/>
          <w:szCs w:val="24"/>
        </w:rPr>
        <w:t>performed</w:t>
      </w:r>
      <w:r w:rsidR="005C6760" w:rsidRPr="0091231C">
        <w:rPr>
          <w:rFonts w:ascii="Times New Roman" w:hAnsi="Times New Roman" w:cs="Times New Roman"/>
          <w:bCs/>
          <w:sz w:val="24"/>
          <w:szCs w:val="24"/>
        </w:rPr>
        <w:t xml:space="preserve"> at depths ranging from 50 to 800 m</w:t>
      </w:r>
      <w:r w:rsidR="00A21504" w:rsidRPr="0091231C">
        <w:rPr>
          <w:rFonts w:ascii="Times New Roman" w:hAnsi="Times New Roman" w:cs="Times New Roman"/>
          <w:bCs/>
          <w:sz w:val="24"/>
          <w:szCs w:val="24"/>
        </w:rPr>
        <w:t xml:space="preserve"> by R/V Akdeniz Araştırma 1 in </w:t>
      </w:r>
      <w:r w:rsidRPr="0091231C">
        <w:rPr>
          <w:rFonts w:ascii="Times New Roman" w:hAnsi="Times New Roman" w:cs="Times New Roman"/>
          <w:bCs/>
          <w:sz w:val="24"/>
          <w:szCs w:val="24"/>
        </w:rPr>
        <w:t>August and September 2023.</w:t>
      </w:r>
      <w:r w:rsidR="005C6760" w:rsidRPr="0091231C">
        <w:rPr>
          <w:rFonts w:ascii="Times New Roman" w:hAnsi="Times New Roman" w:cs="Times New Roman"/>
          <w:bCs/>
          <w:sz w:val="24"/>
          <w:szCs w:val="24"/>
        </w:rPr>
        <w:t xml:space="preserve"> </w:t>
      </w:r>
      <w:r w:rsidR="00EC44A3" w:rsidRPr="0091231C">
        <w:rPr>
          <w:rFonts w:ascii="Times New Roman" w:hAnsi="Times New Roman" w:cs="Times New Roman"/>
          <w:bCs/>
          <w:sz w:val="24"/>
          <w:szCs w:val="24"/>
        </w:rPr>
        <w:t xml:space="preserve">The blackmouth catshark specimens were captured only in </w:t>
      </w:r>
      <w:r w:rsidR="00CA2052" w:rsidRPr="0091231C">
        <w:rPr>
          <w:rFonts w:ascii="Times New Roman" w:hAnsi="Times New Roman" w:cs="Times New Roman"/>
          <w:bCs/>
          <w:sz w:val="24"/>
          <w:szCs w:val="24"/>
        </w:rPr>
        <w:t>8</w:t>
      </w:r>
      <w:r w:rsidR="00EC44A3" w:rsidRPr="0091231C">
        <w:rPr>
          <w:rFonts w:ascii="Times New Roman" w:hAnsi="Times New Roman" w:cs="Times New Roman"/>
          <w:bCs/>
          <w:sz w:val="24"/>
          <w:szCs w:val="24"/>
        </w:rPr>
        <w:t xml:space="preserve"> trawl</w:t>
      </w:r>
      <w:r w:rsidR="00C13FCD" w:rsidRPr="0091231C">
        <w:rPr>
          <w:rFonts w:ascii="Times New Roman" w:hAnsi="Times New Roman" w:cs="Times New Roman"/>
          <w:bCs/>
          <w:sz w:val="24"/>
          <w:szCs w:val="24"/>
        </w:rPr>
        <w:t>s</w:t>
      </w:r>
      <w:r w:rsidR="00EC44A3" w:rsidRPr="0091231C">
        <w:rPr>
          <w:rFonts w:ascii="Times New Roman" w:hAnsi="Times New Roman" w:cs="Times New Roman"/>
          <w:bCs/>
          <w:sz w:val="24"/>
          <w:szCs w:val="24"/>
        </w:rPr>
        <w:t xml:space="preserve"> </w:t>
      </w:r>
      <w:r w:rsidR="00C13FCD" w:rsidRPr="0091231C">
        <w:rPr>
          <w:rFonts w:ascii="Times New Roman" w:hAnsi="Times New Roman" w:cs="Times New Roman"/>
          <w:bCs/>
          <w:sz w:val="24"/>
          <w:szCs w:val="24"/>
        </w:rPr>
        <w:t>towed</w:t>
      </w:r>
      <w:r w:rsidR="00EC44A3" w:rsidRPr="0091231C">
        <w:rPr>
          <w:rFonts w:ascii="Times New Roman" w:hAnsi="Times New Roman" w:cs="Times New Roman"/>
          <w:bCs/>
          <w:sz w:val="24"/>
          <w:szCs w:val="24"/>
        </w:rPr>
        <w:t xml:space="preserve"> at depths ranging from </w:t>
      </w:r>
      <w:r w:rsidR="00CA2052" w:rsidRPr="0091231C">
        <w:rPr>
          <w:rFonts w:ascii="Times New Roman" w:hAnsi="Times New Roman" w:cs="Times New Roman"/>
          <w:bCs/>
          <w:sz w:val="24"/>
          <w:szCs w:val="24"/>
        </w:rPr>
        <w:t>420</w:t>
      </w:r>
      <w:r w:rsidR="00EC44A3" w:rsidRPr="0091231C">
        <w:rPr>
          <w:rFonts w:ascii="Times New Roman" w:hAnsi="Times New Roman" w:cs="Times New Roman"/>
          <w:bCs/>
          <w:sz w:val="24"/>
          <w:szCs w:val="24"/>
        </w:rPr>
        <w:t xml:space="preserve"> to </w:t>
      </w:r>
      <w:r w:rsidR="00CA2052" w:rsidRPr="0091231C">
        <w:rPr>
          <w:rFonts w:ascii="Times New Roman" w:hAnsi="Times New Roman" w:cs="Times New Roman"/>
          <w:bCs/>
          <w:sz w:val="24"/>
          <w:szCs w:val="24"/>
        </w:rPr>
        <w:t>78</w:t>
      </w:r>
      <w:r w:rsidR="00EC44A3" w:rsidRPr="0091231C">
        <w:rPr>
          <w:rFonts w:ascii="Times New Roman" w:hAnsi="Times New Roman" w:cs="Times New Roman"/>
          <w:bCs/>
          <w:sz w:val="24"/>
          <w:szCs w:val="24"/>
        </w:rPr>
        <w:t xml:space="preserve">0 meters. </w:t>
      </w:r>
      <w:r w:rsidR="00DB67CF" w:rsidRPr="0091231C">
        <w:rPr>
          <w:rFonts w:ascii="Times New Roman" w:hAnsi="Times New Roman" w:cs="Times New Roman"/>
          <w:bCs/>
          <w:sz w:val="24"/>
          <w:szCs w:val="24"/>
        </w:rPr>
        <w:t xml:space="preserve">The trawl haulings were conducted following the standard survey sampling protocol outlined in the MEDITS Handbook </w:t>
      </w:r>
      <w:r w:rsidR="006536FF" w:rsidRPr="0091231C">
        <w:rPr>
          <w:rFonts w:ascii="Times New Roman" w:hAnsi="Times New Roman" w:cs="Times New Roman"/>
          <w:bCs/>
          <w:sz w:val="24"/>
          <w:szCs w:val="24"/>
        </w:rPr>
        <w:t>(</w:t>
      </w:r>
      <w:ins w:id="42" w:author="user" w:date="2024-08-14T22:09:00Z" w16du:dateUtc="2024-08-14T19:09:00Z">
        <w:r w:rsidR="0091231C" w:rsidRPr="0091231C">
          <w:rPr>
            <w:rFonts w:ascii="Times New Roman" w:hAnsi="Times New Roman" w:cs="Times New Roman"/>
            <w:bCs/>
            <w:sz w:val="24"/>
            <w:szCs w:val="24"/>
          </w:rPr>
          <w:t>MEDITS Working Group</w:t>
        </w:r>
        <w:r w:rsidR="0091231C">
          <w:rPr>
            <w:rFonts w:ascii="Times New Roman" w:hAnsi="Times New Roman" w:cs="Times New Roman"/>
            <w:bCs/>
            <w:sz w:val="24"/>
            <w:szCs w:val="24"/>
          </w:rPr>
          <w:t xml:space="preserve">, </w:t>
        </w:r>
        <w:r w:rsidR="0091231C" w:rsidRPr="0091231C">
          <w:rPr>
            <w:rFonts w:ascii="Times New Roman" w:hAnsi="Times New Roman" w:cs="Times New Roman"/>
            <w:bCs/>
            <w:sz w:val="24"/>
            <w:szCs w:val="24"/>
          </w:rPr>
          <w:t>2017</w:t>
        </w:r>
      </w:ins>
      <w:del w:id="43" w:author="user" w:date="2024-08-14T22:09:00Z" w16du:dateUtc="2024-08-14T19:09:00Z">
        <w:r w:rsidR="006536FF" w:rsidRPr="0091231C" w:rsidDel="0091231C">
          <w:rPr>
            <w:rFonts w:ascii="Times New Roman" w:hAnsi="Times New Roman" w:cs="Times New Roman"/>
            <w:bCs/>
            <w:sz w:val="24"/>
            <w:szCs w:val="24"/>
          </w:rPr>
          <w:delText>Anonymous, 2017</w:delText>
        </w:r>
      </w:del>
      <w:r w:rsidR="006536FF" w:rsidRPr="0091231C">
        <w:rPr>
          <w:rFonts w:ascii="Times New Roman" w:hAnsi="Times New Roman" w:cs="Times New Roman"/>
          <w:bCs/>
          <w:sz w:val="24"/>
          <w:szCs w:val="24"/>
        </w:rPr>
        <w:t>).</w:t>
      </w:r>
    </w:p>
    <w:p w14:paraId="4BB3551C" w14:textId="39D4E572" w:rsidR="006246AC" w:rsidRPr="0091231C" w:rsidRDefault="006246AC" w:rsidP="009012D6">
      <w:pPr>
        <w:spacing w:line="240" w:lineRule="auto"/>
        <w:jc w:val="both"/>
        <w:rPr>
          <w:rFonts w:ascii="Times New Roman" w:hAnsi="Times New Roman" w:cs="Times New Roman"/>
          <w:bCs/>
          <w:sz w:val="24"/>
          <w:szCs w:val="24"/>
        </w:rPr>
      </w:pPr>
    </w:p>
    <w:p w14:paraId="37730AD3" w14:textId="7F8FBEA3" w:rsidR="006246AC" w:rsidRPr="0091231C" w:rsidRDefault="006246AC" w:rsidP="009012D6">
      <w:pPr>
        <w:spacing w:line="240" w:lineRule="auto"/>
        <w:jc w:val="both"/>
        <w:rPr>
          <w:rFonts w:ascii="Times New Roman" w:hAnsi="Times New Roman" w:cs="Times New Roman"/>
          <w:bCs/>
          <w:sz w:val="24"/>
          <w:szCs w:val="24"/>
        </w:rPr>
      </w:pPr>
      <w:commentRangeStart w:id="44"/>
      <w:r w:rsidRPr="0091231C">
        <w:rPr>
          <w:rFonts w:ascii="Times New Roman" w:hAnsi="Times New Roman" w:cs="Times New Roman"/>
          <w:bCs/>
          <w:sz w:val="24"/>
          <w:szCs w:val="24"/>
        </w:rPr>
        <w:t>Figure 1.</w:t>
      </w:r>
      <w:commentRangeEnd w:id="44"/>
      <w:r w:rsidR="0091231C">
        <w:rPr>
          <w:rStyle w:val="AklamaBavurusu"/>
        </w:rPr>
        <w:commentReference w:id="44"/>
      </w:r>
    </w:p>
    <w:p w14:paraId="00DD902F" w14:textId="77777777" w:rsidR="006246AC" w:rsidRPr="0091231C" w:rsidRDefault="006246AC" w:rsidP="009012D6">
      <w:pPr>
        <w:spacing w:line="240" w:lineRule="auto"/>
        <w:jc w:val="both"/>
        <w:rPr>
          <w:rFonts w:ascii="Times New Roman" w:hAnsi="Times New Roman" w:cs="Times New Roman"/>
          <w:bCs/>
          <w:sz w:val="24"/>
          <w:szCs w:val="24"/>
        </w:rPr>
      </w:pPr>
    </w:p>
    <w:p w14:paraId="5F719CE1" w14:textId="6F2F63A8" w:rsidR="00D50CB1" w:rsidRPr="0091231C" w:rsidRDefault="00DB67CF" w:rsidP="00DB67CF">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 xml:space="preserve">Trawl hauls were carried out exclusively during daylight hours, commencing 30 minutes after sunrise and concluding 30 minutes before dusk. The duration of hauling was restricted to 30 minutes for depths less than 200 meters and increased to one hour for depths over 200 meters. </w:t>
      </w:r>
      <w:r w:rsidR="00EC44A3" w:rsidRPr="0091231C">
        <w:rPr>
          <w:rFonts w:ascii="Times New Roman" w:hAnsi="Times New Roman" w:cs="Times New Roman"/>
          <w:bCs/>
          <w:sz w:val="24"/>
          <w:szCs w:val="24"/>
        </w:rPr>
        <w:t xml:space="preserve">The trawling speed was approximately 3 knots. </w:t>
      </w:r>
      <w:del w:id="45" w:author="user" w:date="2024-08-14T19:29:00Z" w16du:dateUtc="2024-08-14T16:29:00Z">
        <w:r w:rsidRPr="0091231C" w:rsidDel="0091231C">
          <w:rPr>
            <w:rFonts w:ascii="Times New Roman" w:hAnsi="Times New Roman" w:cs="Times New Roman"/>
            <w:bCs/>
            <w:sz w:val="24"/>
            <w:szCs w:val="24"/>
          </w:rPr>
          <w:delText>Prior to</w:delText>
        </w:r>
      </w:del>
      <w:ins w:id="46" w:author="user" w:date="2024-08-14T19:29:00Z" w16du:dateUtc="2024-08-14T16:29:00Z">
        <w:r w:rsidR="0091231C">
          <w:rPr>
            <w:rFonts w:ascii="Times New Roman" w:hAnsi="Times New Roman" w:cs="Times New Roman"/>
            <w:bCs/>
            <w:sz w:val="24"/>
            <w:szCs w:val="24"/>
          </w:rPr>
          <w:t>Before</w:t>
        </w:r>
      </w:ins>
      <w:r w:rsidRPr="0091231C">
        <w:rPr>
          <w:rFonts w:ascii="Times New Roman" w:hAnsi="Times New Roman" w:cs="Times New Roman"/>
          <w:bCs/>
          <w:sz w:val="24"/>
          <w:szCs w:val="24"/>
        </w:rPr>
        <w:t xml:space="preserve"> each sampling, the suitability of the bottom structure for the trawling operation was assessed using the Simrad EK 60 scientific echo-sounder. The Simrad PX II sensors were </w:t>
      </w:r>
      <w:del w:id="47" w:author="user" w:date="2024-08-14T19:29:00Z" w16du:dateUtc="2024-08-14T16:29:00Z">
        <w:r w:rsidRPr="0091231C" w:rsidDel="0091231C">
          <w:rPr>
            <w:rFonts w:ascii="Times New Roman" w:hAnsi="Times New Roman" w:cs="Times New Roman"/>
            <w:bCs/>
            <w:sz w:val="24"/>
            <w:szCs w:val="24"/>
          </w:rPr>
          <w:delText xml:space="preserve">utilised </w:delText>
        </w:r>
      </w:del>
      <w:ins w:id="48" w:author="user" w:date="2024-08-14T19:29:00Z" w16du:dateUtc="2024-08-14T16:29:00Z">
        <w:r w:rsidR="0091231C" w:rsidRPr="0091231C">
          <w:rPr>
            <w:rFonts w:ascii="Times New Roman" w:hAnsi="Times New Roman" w:cs="Times New Roman"/>
            <w:bCs/>
            <w:sz w:val="24"/>
            <w:szCs w:val="24"/>
          </w:rPr>
          <w:t>utili</w:t>
        </w:r>
        <w:r w:rsidR="0091231C">
          <w:rPr>
            <w:rFonts w:ascii="Times New Roman" w:hAnsi="Times New Roman" w:cs="Times New Roman"/>
            <w:bCs/>
            <w:sz w:val="24"/>
            <w:szCs w:val="24"/>
          </w:rPr>
          <w:t>z</w:t>
        </w:r>
        <w:r w:rsidR="0091231C" w:rsidRPr="0091231C">
          <w:rPr>
            <w:rFonts w:ascii="Times New Roman" w:hAnsi="Times New Roman" w:cs="Times New Roman"/>
            <w:bCs/>
            <w:sz w:val="24"/>
            <w:szCs w:val="24"/>
          </w:rPr>
          <w:t xml:space="preserve">ed </w:t>
        </w:r>
      </w:ins>
      <w:r w:rsidRPr="0091231C">
        <w:rPr>
          <w:rFonts w:ascii="Times New Roman" w:hAnsi="Times New Roman" w:cs="Times New Roman"/>
          <w:bCs/>
          <w:sz w:val="24"/>
          <w:szCs w:val="24"/>
        </w:rPr>
        <w:t>to monitor essential data, including trawling depth and trawl mouth opening, throughout each trawling operation.</w:t>
      </w:r>
    </w:p>
    <w:p w14:paraId="3F3AC412" w14:textId="49266001" w:rsidR="00D50CB1" w:rsidRPr="0091231C" w:rsidRDefault="0001218D" w:rsidP="0001218D">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 xml:space="preserve">Following each trawl operation, the total length of </w:t>
      </w:r>
      <w:r w:rsidR="003214E9" w:rsidRPr="0091231C">
        <w:rPr>
          <w:rFonts w:ascii="Times New Roman" w:hAnsi="Times New Roman" w:cs="Times New Roman"/>
          <w:bCs/>
          <w:sz w:val="24"/>
          <w:szCs w:val="24"/>
        </w:rPr>
        <w:t>every</w:t>
      </w:r>
      <w:r w:rsidRPr="0091231C">
        <w:rPr>
          <w:rFonts w:ascii="Times New Roman" w:hAnsi="Times New Roman" w:cs="Times New Roman"/>
          <w:bCs/>
          <w:sz w:val="24"/>
          <w:szCs w:val="24"/>
        </w:rPr>
        <w:t xml:space="preserve"> blackmouth catshark specimen was measured to the nearest 0.1 mm using a fish measuring board. Subsequently, they were weighted with a precision of 0.5 g using a balance designed for sea (MAREL). </w:t>
      </w:r>
      <w:ins w:id="49" w:author="user" w:date="2024-08-15T17:18:00Z" w16du:dateUtc="2024-08-15T14:18:00Z">
        <w:r w:rsidR="0060130E">
          <w:rPr>
            <w:rFonts w:ascii="Times New Roman" w:hAnsi="Times New Roman" w:cs="Times New Roman"/>
            <w:bCs/>
            <w:sz w:val="24"/>
            <w:szCs w:val="24"/>
          </w:rPr>
          <w:t xml:space="preserve">The </w:t>
        </w:r>
      </w:ins>
      <w:del w:id="50" w:author="user" w:date="2024-08-15T17:18:00Z" w16du:dateUtc="2024-08-15T14:18:00Z">
        <w:r w:rsidRPr="0091231C" w:rsidDel="0060130E">
          <w:rPr>
            <w:rFonts w:ascii="Times New Roman" w:hAnsi="Times New Roman" w:cs="Times New Roman"/>
            <w:bCs/>
            <w:sz w:val="24"/>
            <w:szCs w:val="24"/>
          </w:rPr>
          <w:delText>S</w:delText>
        </w:r>
      </w:del>
      <w:ins w:id="51" w:author="user" w:date="2024-08-15T17:18:00Z" w16du:dateUtc="2024-08-15T14:18:00Z">
        <w:r w:rsidR="0060130E">
          <w:rPr>
            <w:rFonts w:ascii="Times New Roman" w:hAnsi="Times New Roman" w:cs="Times New Roman"/>
            <w:bCs/>
            <w:sz w:val="24"/>
            <w:szCs w:val="24"/>
          </w:rPr>
          <w:t>s</w:t>
        </w:r>
      </w:ins>
      <w:r w:rsidRPr="0091231C">
        <w:rPr>
          <w:rFonts w:ascii="Times New Roman" w:hAnsi="Times New Roman" w:cs="Times New Roman"/>
          <w:bCs/>
          <w:sz w:val="24"/>
          <w:szCs w:val="24"/>
        </w:rPr>
        <w:t>ex</w:t>
      </w:r>
      <w:ins w:id="52" w:author="user" w:date="2024-08-15T17:18:00Z" w16du:dateUtc="2024-08-15T14:18:00Z">
        <w:r w:rsidR="0060130E">
          <w:rPr>
            <w:rFonts w:ascii="Times New Roman" w:hAnsi="Times New Roman" w:cs="Times New Roman"/>
            <w:bCs/>
            <w:sz w:val="24"/>
            <w:szCs w:val="24"/>
          </w:rPr>
          <w:t>es</w:t>
        </w:r>
      </w:ins>
      <w:r w:rsidRPr="0091231C">
        <w:rPr>
          <w:rFonts w:ascii="Times New Roman" w:hAnsi="Times New Roman" w:cs="Times New Roman"/>
          <w:bCs/>
          <w:sz w:val="24"/>
          <w:szCs w:val="24"/>
        </w:rPr>
        <w:t xml:space="preserve"> w</w:t>
      </w:r>
      <w:del w:id="53" w:author="user" w:date="2024-08-15T17:18:00Z" w16du:dateUtc="2024-08-15T14:18:00Z">
        <w:r w:rsidRPr="0091231C" w:rsidDel="0060130E">
          <w:rPr>
            <w:rFonts w:ascii="Times New Roman" w:hAnsi="Times New Roman" w:cs="Times New Roman"/>
            <w:bCs/>
            <w:sz w:val="24"/>
            <w:szCs w:val="24"/>
          </w:rPr>
          <w:delText>as</w:delText>
        </w:r>
      </w:del>
      <w:ins w:id="54" w:author="user" w:date="2024-08-15T17:18:00Z" w16du:dateUtc="2024-08-15T14:18:00Z">
        <w:r w:rsidR="0060130E">
          <w:rPr>
            <w:rFonts w:ascii="Times New Roman" w:hAnsi="Times New Roman" w:cs="Times New Roman"/>
            <w:bCs/>
            <w:sz w:val="24"/>
            <w:szCs w:val="24"/>
          </w:rPr>
          <w:t>ere</w:t>
        </w:r>
      </w:ins>
      <w:r w:rsidRPr="0091231C">
        <w:rPr>
          <w:rFonts w:ascii="Times New Roman" w:hAnsi="Times New Roman" w:cs="Times New Roman"/>
          <w:bCs/>
          <w:sz w:val="24"/>
          <w:szCs w:val="24"/>
        </w:rPr>
        <w:t xml:space="preserve"> </w:t>
      </w:r>
      <w:del w:id="55" w:author="user" w:date="2024-08-15T17:17:00Z" w16du:dateUtc="2024-08-15T14:17:00Z">
        <w:r w:rsidRPr="0091231C" w:rsidDel="003F581B">
          <w:rPr>
            <w:rFonts w:ascii="Times New Roman" w:hAnsi="Times New Roman" w:cs="Times New Roman"/>
            <w:bCs/>
            <w:sz w:val="24"/>
            <w:szCs w:val="24"/>
          </w:rPr>
          <w:delText xml:space="preserve">assigned </w:delText>
        </w:r>
      </w:del>
      <w:ins w:id="56" w:author="user" w:date="2024-08-15T17:17:00Z" w16du:dateUtc="2024-08-15T14:17:00Z">
        <w:r w:rsidR="003F581B">
          <w:rPr>
            <w:rFonts w:ascii="Times New Roman" w:hAnsi="Times New Roman" w:cs="Times New Roman"/>
            <w:bCs/>
            <w:sz w:val="24"/>
            <w:szCs w:val="24"/>
          </w:rPr>
          <w:t>dete</w:t>
        </w:r>
      </w:ins>
      <w:ins w:id="57" w:author="user" w:date="2024-08-15T17:18:00Z" w16du:dateUtc="2024-08-15T14:18:00Z">
        <w:r w:rsidR="0060130E">
          <w:rPr>
            <w:rFonts w:ascii="Times New Roman" w:hAnsi="Times New Roman" w:cs="Times New Roman"/>
            <w:bCs/>
            <w:sz w:val="24"/>
            <w:szCs w:val="24"/>
          </w:rPr>
          <w:t>rmined</w:t>
        </w:r>
      </w:ins>
      <w:ins w:id="58" w:author="user" w:date="2024-08-15T17:17:00Z" w16du:dateUtc="2024-08-15T14:17:00Z">
        <w:r w:rsidR="003F581B" w:rsidRPr="0091231C">
          <w:rPr>
            <w:rFonts w:ascii="Times New Roman" w:hAnsi="Times New Roman" w:cs="Times New Roman"/>
            <w:bCs/>
            <w:sz w:val="24"/>
            <w:szCs w:val="24"/>
          </w:rPr>
          <w:t xml:space="preserve"> </w:t>
        </w:r>
      </w:ins>
      <w:r w:rsidRPr="0091231C">
        <w:rPr>
          <w:rFonts w:ascii="Times New Roman" w:hAnsi="Times New Roman" w:cs="Times New Roman"/>
          <w:bCs/>
          <w:sz w:val="24"/>
          <w:szCs w:val="24"/>
        </w:rPr>
        <w:t>macroscopically.</w:t>
      </w:r>
    </w:p>
    <w:p w14:paraId="707AFD67" w14:textId="16F9FAEE" w:rsidR="00A67CC6" w:rsidRPr="0091231C" w:rsidRDefault="00F22AEC" w:rsidP="00A50F4A">
      <w:pPr>
        <w:spacing w:line="240" w:lineRule="auto"/>
        <w:ind w:firstLine="708"/>
        <w:jc w:val="both"/>
        <w:rPr>
          <w:rFonts w:ascii="Times New Roman" w:hAnsi="Times New Roman" w:cs="Times New Roman"/>
          <w:bCs/>
          <w:sz w:val="24"/>
          <w:szCs w:val="24"/>
        </w:rPr>
      </w:pPr>
      <w:commentRangeStart w:id="59"/>
      <w:r w:rsidRPr="0091231C">
        <w:rPr>
          <w:rFonts w:ascii="Times New Roman" w:hAnsi="Times New Roman" w:cs="Times New Roman"/>
          <w:bCs/>
          <w:sz w:val="24"/>
          <w:szCs w:val="24"/>
        </w:rPr>
        <w:lastRenderedPageBreak/>
        <w:t>The mathematical model describing the relationship between weight and total length was expressed as</w:t>
      </w:r>
      <w:r w:rsidR="00E55BE1" w:rsidRPr="0091231C">
        <w:rPr>
          <w:rFonts w:ascii="Times New Roman" w:hAnsi="Times New Roman" w:cs="Times New Roman"/>
          <w:bCs/>
          <w:sz w:val="24"/>
          <w:szCs w:val="24"/>
        </w:rPr>
        <w:t xml:space="preserve"> </w:t>
      </w:r>
      <w:r w:rsidR="00E55BE1" w:rsidRPr="0091231C">
        <w:rPr>
          <w:rFonts w:ascii="Times New Roman" w:hAnsi="Times New Roman" w:cs="Times New Roman"/>
          <w:bCs/>
          <w:i/>
          <w:iCs/>
          <w:sz w:val="24"/>
          <w:szCs w:val="24"/>
          <w:rPrChange w:id="60" w:author="user" w:date="2024-08-14T19:45:00Z" w16du:dateUtc="2024-08-14T16:45:00Z">
            <w:rPr>
              <w:rFonts w:ascii="Times New Roman" w:hAnsi="Times New Roman" w:cs="Times New Roman"/>
              <w:bCs/>
              <w:sz w:val="24"/>
              <w:szCs w:val="24"/>
            </w:rPr>
          </w:rPrChange>
        </w:rPr>
        <w:t xml:space="preserve">W </w:t>
      </w:r>
      <w:r w:rsidR="00E55BE1" w:rsidRPr="0091231C">
        <w:rPr>
          <w:rFonts w:ascii="Times New Roman" w:hAnsi="Times New Roman" w:cs="Times New Roman"/>
          <w:bCs/>
          <w:sz w:val="24"/>
          <w:szCs w:val="24"/>
        </w:rPr>
        <w:t xml:space="preserve">= </w:t>
      </w:r>
      <w:r w:rsidR="00E55BE1" w:rsidRPr="0091231C">
        <w:rPr>
          <w:rFonts w:ascii="Times New Roman" w:hAnsi="Times New Roman" w:cs="Times New Roman"/>
          <w:bCs/>
          <w:i/>
          <w:iCs/>
          <w:sz w:val="24"/>
          <w:szCs w:val="24"/>
          <w:rPrChange w:id="61" w:author="user" w:date="2024-08-14T19:45:00Z" w16du:dateUtc="2024-08-14T16:45:00Z">
            <w:rPr>
              <w:rFonts w:ascii="Times New Roman" w:hAnsi="Times New Roman" w:cs="Times New Roman"/>
              <w:bCs/>
              <w:sz w:val="24"/>
              <w:szCs w:val="24"/>
            </w:rPr>
          </w:rPrChange>
        </w:rPr>
        <w:t>a</w:t>
      </w:r>
      <w:r w:rsidRPr="0091231C">
        <w:rPr>
          <w:rFonts w:ascii="Times New Roman" w:hAnsi="Times New Roman" w:cs="Times New Roman"/>
          <w:bCs/>
          <w:sz w:val="24"/>
          <w:szCs w:val="24"/>
        </w:rPr>
        <w:t xml:space="preserve"> </w:t>
      </w:r>
      <w:ins w:id="62" w:author="user" w:date="2024-08-14T19:32:00Z" w16du:dateUtc="2024-08-14T16:32:00Z">
        <w:r w:rsidR="0091231C">
          <w:rPr>
            <w:rFonts w:ascii="Times New Roman" w:hAnsi="Times New Roman" w:cs="Times New Roman"/>
            <w:bCs/>
            <w:sz w:val="24"/>
            <w:szCs w:val="24"/>
          </w:rPr>
          <w:t xml:space="preserve">x </w:t>
        </w:r>
      </w:ins>
      <w:r w:rsidR="00E55BE1" w:rsidRPr="0091231C">
        <w:rPr>
          <w:rFonts w:ascii="Times New Roman" w:hAnsi="Times New Roman" w:cs="Times New Roman"/>
          <w:bCs/>
          <w:i/>
          <w:iCs/>
          <w:sz w:val="24"/>
          <w:szCs w:val="24"/>
          <w:rPrChange w:id="63" w:author="user" w:date="2024-08-14T19:45:00Z" w16du:dateUtc="2024-08-14T16:45:00Z">
            <w:rPr>
              <w:rFonts w:ascii="Times New Roman" w:hAnsi="Times New Roman" w:cs="Times New Roman"/>
              <w:bCs/>
              <w:sz w:val="24"/>
              <w:szCs w:val="24"/>
            </w:rPr>
          </w:rPrChange>
        </w:rPr>
        <w:t>L</w:t>
      </w:r>
      <w:r w:rsidR="00E55BE1" w:rsidRPr="0091231C">
        <w:rPr>
          <w:rFonts w:ascii="Times New Roman" w:hAnsi="Times New Roman" w:cs="Times New Roman"/>
          <w:bCs/>
          <w:i/>
          <w:iCs/>
          <w:sz w:val="24"/>
          <w:szCs w:val="24"/>
          <w:vertAlign w:val="superscript"/>
          <w:rPrChange w:id="64" w:author="user" w:date="2024-08-14T19:45:00Z" w16du:dateUtc="2024-08-14T16:45:00Z">
            <w:rPr>
              <w:rFonts w:ascii="Times New Roman" w:hAnsi="Times New Roman" w:cs="Times New Roman"/>
              <w:bCs/>
              <w:sz w:val="24"/>
              <w:szCs w:val="24"/>
              <w:vertAlign w:val="superscript"/>
            </w:rPr>
          </w:rPrChange>
        </w:rPr>
        <w:t>b</w:t>
      </w:r>
      <w:r w:rsidRPr="0091231C">
        <w:rPr>
          <w:rFonts w:ascii="Times New Roman" w:hAnsi="Times New Roman" w:cs="Times New Roman"/>
          <w:bCs/>
          <w:sz w:val="24"/>
          <w:szCs w:val="24"/>
        </w:rPr>
        <w:t xml:space="preserve">, where </w:t>
      </w:r>
      <w:r w:rsidRPr="0091231C">
        <w:rPr>
          <w:rFonts w:ascii="Times New Roman" w:hAnsi="Times New Roman" w:cs="Times New Roman"/>
          <w:bCs/>
          <w:i/>
          <w:iCs/>
          <w:sz w:val="24"/>
          <w:szCs w:val="24"/>
          <w:rPrChange w:id="65" w:author="user" w:date="2024-08-14T19:45:00Z" w16du:dateUtc="2024-08-14T16:45:00Z">
            <w:rPr>
              <w:rFonts w:ascii="Times New Roman" w:hAnsi="Times New Roman" w:cs="Times New Roman"/>
              <w:bCs/>
              <w:sz w:val="24"/>
              <w:szCs w:val="24"/>
            </w:rPr>
          </w:rPrChange>
        </w:rPr>
        <w:t xml:space="preserve">W </w:t>
      </w:r>
      <w:r w:rsidRPr="0091231C">
        <w:rPr>
          <w:rFonts w:ascii="Times New Roman" w:hAnsi="Times New Roman" w:cs="Times New Roman"/>
          <w:bCs/>
          <w:sz w:val="24"/>
          <w:szCs w:val="24"/>
        </w:rPr>
        <w:t xml:space="preserve">represents weight in grams, </w:t>
      </w:r>
      <w:r w:rsidRPr="0091231C">
        <w:rPr>
          <w:rFonts w:ascii="Times New Roman" w:hAnsi="Times New Roman" w:cs="Times New Roman"/>
          <w:bCs/>
          <w:i/>
          <w:iCs/>
          <w:sz w:val="24"/>
          <w:szCs w:val="24"/>
          <w:rPrChange w:id="66" w:author="user" w:date="2024-08-14T19:45:00Z" w16du:dateUtc="2024-08-14T16:45:00Z">
            <w:rPr>
              <w:rFonts w:ascii="Times New Roman" w:hAnsi="Times New Roman" w:cs="Times New Roman"/>
              <w:bCs/>
              <w:sz w:val="24"/>
              <w:szCs w:val="24"/>
            </w:rPr>
          </w:rPrChange>
        </w:rPr>
        <w:t xml:space="preserve">L </w:t>
      </w:r>
      <w:r w:rsidRPr="0091231C">
        <w:rPr>
          <w:rFonts w:ascii="Times New Roman" w:hAnsi="Times New Roman" w:cs="Times New Roman"/>
          <w:bCs/>
          <w:sz w:val="24"/>
          <w:szCs w:val="24"/>
        </w:rPr>
        <w:t xml:space="preserve">represents total length in </w:t>
      </w:r>
      <w:del w:id="67" w:author="user" w:date="2024-08-14T19:29:00Z" w16du:dateUtc="2024-08-14T16:29:00Z">
        <w:r w:rsidRPr="0091231C" w:rsidDel="0091231C">
          <w:rPr>
            <w:rFonts w:ascii="Times New Roman" w:hAnsi="Times New Roman" w:cs="Times New Roman"/>
            <w:bCs/>
            <w:sz w:val="24"/>
            <w:szCs w:val="24"/>
          </w:rPr>
          <w:delText>centimetres</w:delText>
        </w:r>
      </w:del>
      <w:ins w:id="68" w:author="user" w:date="2024-08-14T19:29:00Z" w16du:dateUtc="2024-08-14T16:29:00Z">
        <w:r w:rsidR="0091231C" w:rsidRPr="0091231C">
          <w:rPr>
            <w:rFonts w:ascii="Times New Roman" w:hAnsi="Times New Roman" w:cs="Times New Roman"/>
            <w:bCs/>
            <w:sz w:val="24"/>
            <w:szCs w:val="24"/>
          </w:rPr>
          <w:t>centimet</w:t>
        </w:r>
        <w:r w:rsidR="0091231C">
          <w:rPr>
            <w:rFonts w:ascii="Times New Roman" w:hAnsi="Times New Roman" w:cs="Times New Roman"/>
            <w:bCs/>
            <w:sz w:val="24"/>
            <w:szCs w:val="24"/>
          </w:rPr>
          <w:t>er</w:t>
        </w:r>
        <w:r w:rsidR="0091231C" w:rsidRPr="0091231C">
          <w:rPr>
            <w:rFonts w:ascii="Times New Roman" w:hAnsi="Times New Roman" w:cs="Times New Roman"/>
            <w:bCs/>
            <w:sz w:val="24"/>
            <w:szCs w:val="24"/>
          </w:rPr>
          <w:t>s</w:t>
        </w:r>
      </w:ins>
      <w:r w:rsidRPr="0091231C">
        <w:rPr>
          <w:rFonts w:ascii="Times New Roman" w:hAnsi="Times New Roman" w:cs="Times New Roman"/>
          <w:bCs/>
          <w:sz w:val="24"/>
          <w:szCs w:val="24"/>
        </w:rPr>
        <w:t xml:space="preserve">, while </w:t>
      </w:r>
      <w:r w:rsidRPr="0091231C">
        <w:rPr>
          <w:rFonts w:ascii="Times New Roman" w:hAnsi="Times New Roman" w:cs="Times New Roman"/>
          <w:bCs/>
          <w:i/>
          <w:iCs/>
          <w:sz w:val="24"/>
          <w:szCs w:val="24"/>
          <w:rPrChange w:id="69" w:author="user" w:date="2024-08-14T19:45:00Z" w16du:dateUtc="2024-08-14T16:45:00Z">
            <w:rPr>
              <w:rFonts w:ascii="Times New Roman" w:hAnsi="Times New Roman" w:cs="Times New Roman"/>
              <w:bCs/>
              <w:sz w:val="24"/>
              <w:szCs w:val="24"/>
            </w:rPr>
          </w:rPrChange>
        </w:rPr>
        <w:t xml:space="preserve">a </w:t>
      </w:r>
      <w:r w:rsidRPr="0091231C">
        <w:rPr>
          <w:rFonts w:ascii="Times New Roman" w:hAnsi="Times New Roman" w:cs="Times New Roman"/>
          <w:bCs/>
          <w:sz w:val="24"/>
          <w:szCs w:val="24"/>
        </w:rPr>
        <w:t xml:space="preserve">(intercept) and </w:t>
      </w:r>
      <w:r w:rsidRPr="0091231C">
        <w:rPr>
          <w:rFonts w:ascii="Times New Roman" w:hAnsi="Times New Roman" w:cs="Times New Roman"/>
          <w:bCs/>
          <w:i/>
          <w:iCs/>
          <w:sz w:val="24"/>
          <w:szCs w:val="24"/>
          <w:rPrChange w:id="70" w:author="user" w:date="2024-08-14T19:45:00Z" w16du:dateUtc="2024-08-14T16:45:00Z">
            <w:rPr>
              <w:rFonts w:ascii="Times New Roman" w:hAnsi="Times New Roman" w:cs="Times New Roman"/>
              <w:bCs/>
              <w:sz w:val="24"/>
              <w:szCs w:val="24"/>
            </w:rPr>
          </w:rPrChange>
        </w:rPr>
        <w:t xml:space="preserve">b </w:t>
      </w:r>
      <w:r w:rsidRPr="0091231C">
        <w:rPr>
          <w:rFonts w:ascii="Times New Roman" w:hAnsi="Times New Roman" w:cs="Times New Roman"/>
          <w:bCs/>
          <w:sz w:val="24"/>
          <w:szCs w:val="24"/>
        </w:rPr>
        <w:t>(slope) are the power regression coefficients (Froese 2006). ‘</w:t>
      </w:r>
      <w:r w:rsidRPr="0091231C">
        <w:rPr>
          <w:rFonts w:ascii="Times New Roman" w:hAnsi="Times New Roman" w:cs="Times New Roman"/>
          <w:bCs/>
          <w:i/>
          <w:iCs/>
          <w:sz w:val="24"/>
          <w:szCs w:val="24"/>
          <w:rPrChange w:id="71" w:author="user" w:date="2024-08-14T19:45:00Z" w16du:dateUtc="2024-08-14T16:45:00Z">
            <w:rPr>
              <w:rFonts w:ascii="Times New Roman" w:hAnsi="Times New Roman" w:cs="Times New Roman"/>
              <w:bCs/>
              <w:sz w:val="24"/>
              <w:szCs w:val="24"/>
            </w:rPr>
          </w:rPrChange>
        </w:rPr>
        <w:t>a</w:t>
      </w:r>
      <w:r w:rsidRPr="0091231C">
        <w:rPr>
          <w:rFonts w:ascii="Times New Roman" w:hAnsi="Times New Roman" w:cs="Times New Roman"/>
          <w:bCs/>
          <w:sz w:val="24"/>
          <w:szCs w:val="24"/>
        </w:rPr>
        <w:t>’ is a coefficient of body form and ‘</w:t>
      </w:r>
      <w:r w:rsidRPr="0091231C">
        <w:rPr>
          <w:rFonts w:ascii="Times New Roman" w:hAnsi="Times New Roman" w:cs="Times New Roman"/>
          <w:bCs/>
          <w:i/>
          <w:iCs/>
          <w:sz w:val="24"/>
          <w:szCs w:val="24"/>
          <w:rPrChange w:id="72" w:author="user" w:date="2024-08-14T19:45:00Z" w16du:dateUtc="2024-08-14T16:45:00Z">
            <w:rPr>
              <w:rFonts w:ascii="Times New Roman" w:hAnsi="Times New Roman" w:cs="Times New Roman"/>
              <w:bCs/>
              <w:sz w:val="24"/>
              <w:szCs w:val="24"/>
            </w:rPr>
          </w:rPrChange>
        </w:rPr>
        <w:t>b</w:t>
      </w:r>
      <w:r w:rsidRPr="0091231C">
        <w:rPr>
          <w:rFonts w:ascii="Times New Roman" w:hAnsi="Times New Roman" w:cs="Times New Roman"/>
          <w:bCs/>
          <w:sz w:val="24"/>
          <w:szCs w:val="24"/>
        </w:rPr>
        <w:t>’ is an exponent referring to isometric growth when equal to 3 and allometric growth when significantly different from 3.</w:t>
      </w:r>
      <w:r w:rsidR="00A50F4A" w:rsidRPr="0091231C">
        <w:rPr>
          <w:rFonts w:ascii="Times New Roman" w:hAnsi="Times New Roman" w:cs="Times New Roman"/>
          <w:bCs/>
          <w:sz w:val="24"/>
          <w:szCs w:val="24"/>
        </w:rPr>
        <w:t xml:space="preserve"> </w:t>
      </w:r>
      <w:r w:rsidR="00A50F4A" w:rsidRPr="0091231C">
        <w:rPr>
          <w:rFonts w:ascii="Times New Roman" w:hAnsi="Times New Roman" w:cs="Times New Roman"/>
          <w:sz w:val="24"/>
          <w:szCs w:val="24"/>
        </w:rPr>
        <w:t>The regression coefficients (</w:t>
      </w:r>
      <w:r w:rsidR="00A50F4A" w:rsidRPr="0091231C">
        <w:rPr>
          <w:rFonts w:ascii="Times New Roman" w:hAnsi="Times New Roman" w:cs="Times New Roman"/>
          <w:i/>
          <w:iCs/>
          <w:sz w:val="24"/>
          <w:szCs w:val="24"/>
          <w:rPrChange w:id="73" w:author="user" w:date="2024-08-14T19:45:00Z" w16du:dateUtc="2024-08-14T16:45:00Z">
            <w:rPr>
              <w:rFonts w:ascii="Times New Roman" w:hAnsi="Times New Roman" w:cs="Times New Roman"/>
              <w:sz w:val="24"/>
              <w:szCs w:val="24"/>
            </w:rPr>
          </w:rPrChange>
        </w:rPr>
        <w:t>a</w:t>
      </w:r>
      <w:r w:rsidR="00A50F4A" w:rsidRPr="0091231C">
        <w:rPr>
          <w:rFonts w:ascii="Times New Roman" w:hAnsi="Times New Roman" w:cs="Times New Roman"/>
          <w:sz w:val="24"/>
          <w:szCs w:val="24"/>
        </w:rPr>
        <w:t xml:space="preserve"> and </w:t>
      </w:r>
      <w:r w:rsidR="00A50F4A" w:rsidRPr="0091231C">
        <w:rPr>
          <w:rFonts w:ascii="Times New Roman" w:hAnsi="Times New Roman" w:cs="Times New Roman"/>
          <w:i/>
          <w:iCs/>
          <w:sz w:val="24"/>
          <w:szCs w:val="24"/>
          <w:rPrChange w:id="74" w:author="user" w:date="2024-08-14T19:45:00Z" w16du:dateUtc="2024-08-14T16:45:00Z">
            <w:rPr>
              <w:rFonts w:ascii="Times New Roman" w:hAnsi="Times New Roman" w:cs="Times New Roman"/>
              <w:sz w:val="24"/>
              <w:szCs w:val="24"/>
            </w:rPr>
          </w:rPrChange>
        </w:rPr>
        <w:t>b</w:t>
      </w:r>
      <w:r w:rsidR="00A50F4A" w:rsidRPr="0091231C">
        <w:rPr>
          <w:rFonts w:ascii="Times New Roman" w:hAnsi="Times New Roman" w:cs="Times New Roman"/>
          <w:sz w:val="24"/>
          <w:szCs w:val="24"/>
        </w:rPr>
        <w:t>) and the coefficient of determination (</w:t>
      </w:r>
      <w:r w:rsidR="00A50F4A" w:rsidRPr="0091231C">
        <w:rPr>
          <w:rFonts w:ascii="Times New Roman" w:hAnsi="Times New Roman" w:cs="Times New Roman"/>
          <w:i/>
          <w:iCs/>
          <w:sz w:val="24"/>
          <w:szCs w:val="24"/>
          <w:rPrChange w:id="75" w:author="user" w:date="2024-08-14T19:45:00Z" w16du:dateUtc="2024-08-14T16:45:00Z">
            <w:rPr>
              <w:rFonts w:ascii="Times New Roman" w:hAnsi="Times New Roman" w:cs="Times New Roman"/>
              <w:sz w:val="24"/>
              <w:szCs w:val="24"/>
            </w:rPr>
          </w:rPrChange>
        </w:rPr>
        <w:t>r</w:t>
      </w:r>
      <w:r w:rsidR="00A50F4A" w:rsidRPr="0091231C">
        <w:rPr>
          <w:rFonts w:ascii="Times New Roman" w:hAnsi="Times New Roman" w:cs="Times New Roman"/>
          <w:i/>
          <w:iCs/>
          <w:sz w:val="24"/>
          <w:szCs w:val="24"/>
          <w:vertAlign w:val="superscript"/>
          <w:rPrChange w:id="76" w:author="user" w:date="2024-08-14T19:45:00Z" w16du:dateUtc="2024-08-14T16:45:00Z">
            <w:rPr>
              <w:rFonts w:ascii="Times New Roman" w:hAnsi="Times New Roman" w:cs="Times New Roman"/>
              <w:sz w:val="24"/>
              <w:szCs w:val="24"/>
              <w:vertAlign w:val="superscript"/>
            </w:rPr>
          </w:rPrChange>
        </w:rPr>
        <w:t>2</w:t>
      </w:r>
      <w:r w:rsidR="00A50F4A" w:rsidRPr="0091231C">
        <w:rPr>
          <w:rFonts w:ascii="Times New Roman" w:hAnsi="Times New Roman" w:cs="Times New Roman"/>
          <w:sz w:val="24"/>
          <w:szCs w:val="24"/>
        </w:rPr>
        <w:t xml:space="preserve">) were estimated using the least-square fitting method applied to the logarithmically transformed expression of the length-weight relationship equation: </w:t>
      </w:r>
      <w:r w:rsidR="00E55BE1" w:rsidRPr="0091231C">
        <w:rPr>
          <w:rFonts w:ascii="Times New Roman" w:hAnsi="Times New Roman" w:cs="Times New Roman"/>
          <w:bCs/>
          <w:sz w:val="24"/>
          <w:szCs w:val="24"/>
        </w:rPr>
        <w:t xml:space="preserve">ln </w:t>
      </w:r>
      <w:r w:rsidR="00E55BE1" w:rsidRPr="0091231C">
        <w:rPr>
          <w:rFonts w:ascii="Times New Roman" w:hAnsi="Times New Roman" w:cs="Times New Roman"/>
          <w:bCs/>
          <w:i/>
          <w:iCs/>
          <w:sz w:val="24"/>
          <w:szCs w:val="24"/>
          <w:rPrChange w:id="77" w:author="user" w:date="2024-08-14T19:46:00Z" w16du:dateUtc="2024-08-14T16:46:00Z">
            <w:rPr>
              <w:rFonts w:ascii="Times New Roman" w:hAnsi="Times New Roman" w:cs="Times New Roman"/>
              <w:bCs/>
              <w:sz w:val="24"/>
              <w:szCs w:val="24"/>
            </w:rPr>
          </w:rPrChange>
        </w:rPr>
        <w:t>W</w:t>
      </w:r>
      <w:r w:rsidR="00E55BE1" w:rsidRPr="0091231C">
        <w:rPr>
          <w:rFonts w:ascii="Times New Roman" w:hAnsi="Times New Roman" w:cs="Times New Roman"/>
          <w:bCs/>
          <w:sz w:val="24"/>
          <w:szCs w:val="24"/>
        </w:rPr>
        <w:t xml:space="preserve"> = ln </w:t>
      </w:r>
      <w:r w:rsidR="00E55BE1" w:rsidRPr="0091231C">
        <w:rPr>
          <w:rFonts w:ascii="Times New Roman" w:hAnsi="Times New Roman" w:cs="Times New Roman"/>
          <w:bCs/>
          <w:i/>
          <w:iCs/>
          <w:sz w:val="24"/>
          <w:szCs w:val="24"/>
          <w:rPrChange w:id="78" w:author="user" w:date="2024-08-14T19:46:00Z" w16du:dateUtc="2024-08-14T16:46:00Z">
            <w:rPr>
              <w:rFonts w:ascii="Times New Roman" w:hAnsi="Times New Roman" w:cs="Times New Roman"/>
              <w:bCs/>
              <w:sz w:val="24"/>
              <w:szCs w:val="24"/>
            </w:rPr>
          </w:rPrChange>
        </w:rPr>
        <w:t>a</w:t>
      </w:r>
      <w:r w:rsidR="00E55BE1" w:rsidRPr="0091231C">
        <w:rPr>
          <w:rFonts w:ascii="Times New Roman" w:hAnsi="Times New Roman" w:cs="Times New Roman"/>
          <w:bCs/>
          <w:sz w:val="24"/>
          <w:szCs w:val="24"/>
        </w:rPr>
        <w:t xml:space="preserve"> + </w:t>
      </w:r>
      <w:r w:rsidR="00E55BE1" w:rsidRPr="0091231C">
        <w:rPr>
          <w:rFonts w:ascii="Times New Roman" w:hAnsi="Times New Roman" w:cs="Times New Roman"/>
          <w:bCs/>
          <w:i/>
          <w:iCs/>
          <w:sz w:val="24"/>
          <w:szCs w:val="24"/>
          <w:rPrChange w:id="79" w:author="user" w:date="2024-08-14T19:46:00Z" w16du:dateUtc="2024-08-14T16:46:00Z">
            <w:rPr>
              <w:rFonts w:ascii="Times New Roman" w:hAnsi="Times New Roman" w:cs="Times New Roman"/>
              <w:bCs/>
              <w:sz w:val="24"/>
              <w:szCs w:val="24"/>
            </w:rPr>
          </w:rPrChange>
        </w:rPr>
        <w:t>b</w:t>
      </w:r>
      <w:r w:rsidR="00E55BE1" w:rsidRPr="0091231C">
        <w:rPr>
          <w:rFonts w:ascii="Times New Roman" w:hAnsi="Times New Roman" w:cs="Times New Roman"/>
          <w:bCs/>
          <w:sz w:val="24"/>
          <w:szCs w:val="24"/>
        </w:rPr>
        <w:t xml:space="preserve"> ln </w:t>
      </w:r>
      <w:r w:rsidR="00E55BE1" w:rsidRPr="0091231C">
        <w:rPr>
          <w:rFonts w:ascii="Times New Roman" w:hAnsi="Times New Roman" w:cs="Times New Roman"/>
          <w:bCs/>
          <w:i/>
          <w:iCs/>
          <w:sz w:val="24"/>
          <w:szCs w:val="24"/>
          <w:rPrChange w:id="80" w:author="user" w:date="2024-08-14T19:46:00Z" w16du:dateUtc="2024-08-14T16:46:00Z">
            <w:rPr>
              <w:rFonts w:ascii="Times New Roman" w:hAnsi="Times New Roman" w:cs="Times New Roman"/>
              <w:bCs/>
              <w:sz w:val="24"/>
              <w:szCs w:val="24"/>
            </w:rPr>
          </w:rPrChange>
        </w:rPr>
        <w:t>L</w:t>
      </w:r>
      <w:r w:rsidR="00E55BE1" w:rsidRPr="0091231C">
        <w:rPr>
          <w:rFonts w:ascii="Times New Roman" w:hAnsi="Times New Roman" w:cs="Times New Roman"/>
          <w:bCs/>
          <w:sz w:val="24"/>
          <w:szCs w:val="24"/>
        </w:rPr>
        <w:t xml:space="preserve">. </w:t>
      </w:r>
      <w:r w:rsidR="00A50F4A" w:rsidRPr="0091231C">
        <w:rPr>
          <w:rFonts w:ascii="Times New Roman" w:hAnsi="Times New Roman" w:cs="Times New Roman"/>
          <w:bCs/>
          <w:sz w:val="24"/>
          <w:szCs w:val="24"/>
        </w:rPr>
        <w:t xml:space="preserve">The </w:t>
      </w:r>
      <w:r w:rsidR="005A24C1" w:rsidRPr="0091231C">
        <w:rPr>
          <w:rFonts w:ascii="Times New Roman" w:hAnsi="Times New Roman" w:cs="Times New Roman"/>
          <w:bCs/>
          <w:sz w:val="24"/>
          <w:szCs w:val="24"/>
        </w:rPr>
        <w:t xml:space="preserve">95% confidence intervals of </w:t>
      </w:r>
      <w:r w:rsidR="005A24C1" w:rsidRPr="0091231C">
        <w:rPr>
          <w:rFonts w:ascii="Times New Roman" w:hAnsi="Times New Roman" w:cs="Times New Roman"/>
          <w:bCs/>
          <w:i/>
          <w:iCs/>
          <w:sz w:val="24"/>
          <w:szCs w:val="24"/>
          <w:rPrChange w:id="81" w:author="user" w:date="2024-08-14T19:46:00Z" w16du:dateUtc="2024-08-14T16:46:00Z">
            <w:rPr>
              <w:rFonts w:ascii="Times New Roman" w:hAnsi="Times New Roman" w:cs="Times New Roman"/>
              <w:bCs/>
              <w:sz w:val="24"/>
              <w:szCs w:val="24"/>
            </w:rPr>
          </w:rPrChange>
        </w:rPr>
        <w:t>b</w:t>
      </w:r>
      <w:r w:rsidR="005A24C1" w:rsidRPr="0091231C">
        <w:rPr>
          <w:rFonts w:ascii="Times New Roman" w:hAnsi="Times New Roman" w:cs="Times New Roman"/>
          <w:bCs/>
          <w:sz w:val="24"/>
          <w:szCs w:val="24"/>
        </w:rPr>
        <w:t xml:space="preserve"> were also calculated to assess</w:t>
      </w:r>
      <w:r w:rsidR="00A50F4A" w:rsidRPr="0091231C">
        <w:rPr>
          <w:rFonts w:ascii="Times New Roman" w:hAnsi="Times New Roman" w:cs="Times New Roman"/>
          <w:bCs/>
          <w:sz w:val="24"/>
          <w:szCs w:val="24"/>
        </w:rPr>
        <w:t xml:space="preserve"> </w:t>
      </w:r>
      <w:r w:rsidR="005A24C1" w:rsidRPr="0091231C">
        <w:rPr>
          <w:rFonts w:ascii="Times New Roman" w:hAnsi="Times New Roman" w:cs="Times New Roman"/>
          <w:bCs/>
          <w:sz w:val="24"/>
          <w:szCs w:val="24"/>
        </w:rPr>
        <w:t>the type of</w:t>
      </w:r>
      <w:r w:rsidR="00A50F4A" w:rsidRPr="0091231C">
        <w:rPr>
          <w:rFonts w:ascii="Times New Roman" w:hAnsi="Times New Roman" w:cs="Times New Roman"/>
          <w:bCs/>
          <w:sz w:val="24"/>
          <w:szCs w:val="24"/>
        </w:rPr>
        <w:t xml:space="preserve"> growth.</w:t>
      </w:r>
      <w:commentRangeEnd w:id="59"/>
      <w:r w:rsidR="0091231C">
        <w:rPr>
          <w:rStyle w:val="AklamaBavurusu"/>
        </w:rPr>
        <w:commentReference w:id="59"/>
      </w:r>
    </w:p>
    <w:p w14:paraId="625AFE48" w14:textId="77777777" w:rsidR="0076415E" w:rsidRPr="0091231C" w:rsidRDefault="0076415E" w:rsidP="00A50F4A">
      <w:pPr>
        <w:spacing w:line="240" w:lineRule="auto"/>
        <w:jc w:val="both"/>
        <w:rPr>
          <w:rFonts w:ascii="Times New Roman" w:hAnsi="Times New Roman" w:cs="Times New Roman"/>
          <w:bCs/>
          <w:sz w:val="24"/>
          <w:szCs w:val="24"/>
        </w:rPr>
      </w:pPr>
    </w:p>
    <w:p w14:paraId="3440F5AE" w14:textId="0340A733" w:rsidR="00C1530D" w:rsidRPr="0091231C" w:rsidRDefault="0035742D" w:rsidP="00A50F4A">
      <w:pPr>
        <w:spacing w:line="240" w:lineRule="auto"/>
        <w:jc w:val="both"/>
        <w:rPr>
          <w:rFonts w:ascii="Times New Roman" w:hAnsi="Times New Roman" w:cs="Times New Roman"/>
          <w:b/>
          <w:bCs/>
          <w:sz w:val="24"/>
          <w:szCs w:val="24"/>
        </w:rPr>
      </w:pPr>
      <w:r w:rsidRPr="0091231C">
        <w:rPr>
          <w:rFonts w:ascii="Times New Roman" w:hAnsi="Times New Roman" w:cs="Times New Roman"/>
          <w:b/>
          <w:bCs/>
          <w:sz w:val="24"/>
          <w:szCs w:val="24"/>
        </w:rPr>
        <w:t>Results</w:t>
      </w:r>
    </w:p>
    <w:p w14:paraId="34C4F403" w14:textId="380B8DA1" w:rsidR="0035742D" w:rsidRPr="0091231C" w:rsidRDefault="006246AC" w:rsidP="003B3863">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 xml:space="preserve">A total of 336 blackmouth catshark specimens, 106 females and 230 males, </w:t>
      </w:r>
      <w:r w:rsidR="00612BB6" w:rsidRPr="0091231C">
        <w:rPr>
          <w:rFonts w:ascii="Times New Roman" w:hAnsi="Times New Roman" w:cs="Times New Roman"/>
          <w:bCs/>
          <w:sz w:val="24"/>
          <w:szCs w:val="24"/>
        </w:rPr>
        <w:t>were examined. Their body weight ranged from 13 to 630 g, while their total length varied from 16.1 to 54.2 cm.</w:t>
      </w:r>
      <w:r w:rsidRPr="0091231C">
        <w:rPr>
          <w:rFonts w:ascii="Times New Roman" w:hAnsi="Times New Roman" w:cs="Times New Roman"/>
          <w:bCs/>
          <w:sz w:val="24"/>
          <w:szCs w:val="24"/>
        </w:rPr>
        <w:t xml:space="preserve"> The length frequency distribution is presented in Figure 2, with 5 cm class intervals.</w:t>
      </w:r>
      <w:r w:rsidR="002F7896" w:rsidRPr="0091231C">
        <w:t xml:space="preserve"> </w:t>
      </w:r>
      <w:r w:rsidR="00B0025A" w:rsidRPr="0091231C">
        <w:rPr>
          <w:rFonts w:ascii="Times New Roman" w:hAnsi="Times New Roman" w:cs="Times New Roman"/>
          <w:bCs/>
          <w:sz w:val="24"/>
          <w:szCs w:val="24"/>
        </w:rPr>
        <w:t>A significantly higher number of males were captured than females, especially among individuals measuring between 30 and 50 cm</w:t>
      </w:r>
      <w:r w:rsidR="002F7896" w:rsidRPr="0091231C">
        <w:rPr>
          <w:rFonts w:ascii="Times New Roman" w:hAnsi="Times New Roman" w:cs="Times New Roman"/>
          <w:bCs/>
          <w:sz w:val="24"/>
          <w:szCs w:val="24"/>
        </w:rPr>
        <w:t>. However, females were more dominant in individuals larger than 50 cm.</w:t>
      </w:r>
    </w:p>
    <w:p w14:paraId="383E5F3F" w14:textId="4BD8D4D8" w:rsidR="004D1DC3" w:rsidRPr="0091231C" w:rsidRDefault="004D1DC3" w:rsidP="00990545">
      <w:pPr>
        <w:spacing w:line="240" w:lineRule="auto"/>
        <w:jc w:val="both"/>
        <w:rPr>
          <w:rFonts w:ascii="Times New Roman" w:hAnsi="Times New Roman" w:cs="Times New Roman"/>
          <w:bCs/>
          <w:sz w:val="24"/>
          <w:szCs w:val="24"/>
        </w:rPr>
      </w:pPr>
    </w:p>
    <w:p w14:paraId="586A3DF4" w14:textId="3888B62F" w:rsidR="004D1DC3" w:rsidRPr="0091231C" w:rsidRDefault="004D1DC3" w:rsidP="00990545">
      <w:pPr>
        <w:spacing w:line="240" w:lineRule="auto"/>
        <w:jc w:val="both"/>
        <w:rPr>
          <w:rFonts w:ascii="Times New Roman" w:hAnsi="Times New Roman" w:cs="Times New Roman"/>
          <w:bCs/>
          <w:sz w:val="24"/>
          <w:szCs w:val="24"/>
        </w:rPr>
      </w:pPr>
      <w:commentRangeStart w:id="82"/>
      <w:r w:rsidRPr="0091231C">
        <w:rPr>
          <w:rFonts w:ascii="Times New Roman" w:hAnsi="Times New Roman" w:cs="Times New Roman"/>
          <w:bCs/>
          <w:sz w:val="24"/>
          <w:szCs w:val="24"/>
        </w:rPr>
        <w:t>Figure 2</w:t>
      </w:r>
      <w:commentRangeEnd w:id="82"/>
      <w:r w:rsidR="0091231C">
        <w:rPr>
          <w:rStyle w:val="AklamaBavurusu"/>
        </w:rPr>
        <w:commentReference w:id="82"/>
      </w:r>
    </w:p>
    <w:p w14:paraId="74E876FA" w14:textId="77777777" w:rsidR="00E438C7" w:rsidRPr="0091231C" w:rsidRDefault="00E438C7" w:rsidP="00990545">
      <w:pPr>
        <w:spacing w:line="240" w:lineRule="auto"/>
        <w:jc w:val="both"/>
        <w:rPr>
          <w:rFonts w:ascii="Times New Roman" w:hAnsi="Times New Roman" w:cs="Times New Roman"/>
          <w:bCs/>
          <w:sz w:val="24"/>
          <w:szCs w:val="24"/>
        </w:rPr>
      </w:pPr>
    </w:p>
    <w:p w14:paraId="63FC00E4" w14:textId="0DC410B2" w:rsidR="00E438C7" w:rsidRPr="0091231C" w:rsidRDefault="00E438C7" w:rsidP="0037146D">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 xml:space="preserve">The total length and body weight of females range from 17.6 to 54.2 cm and 15.5 to 630 g, respectively. For males, the range is from 16.1 to 50.7 cm in length and from 13 to 426 g in weight. </w:t>
      </w:r>
      <w:r w:rsidR="00B0025A" w:rsidRPr="0091231C">
        <w:rPr>
          <w:rFonts w:ascii="Times New Roman" w:hAnsi="Times New Roman" w:cs="Times New Roman"/>
          <w:bCs/>
          <w:sz w:val="24"/>
          <w:szCs w:val="24"/>
        </w:rPr>
        <w:t>The average weight of males was calculated to be 169.43 ± 7.21 g, with a standard error</w:t>
      </w:r>
      <w:r w:rsidR="00C85BDB" w:rsidRPr="0091231C">
        <w:rPr>
          <w:rFonts w:ascii="Times New Roman" w:hAnsi="Times New Roman" w:cs="Times New Roman"/>
          <w:bCs/>
          <w:sz w:val="24"/>
          <w:szCs w:val="24"/>
        </w:rPr>
        <w:t>, while</w:t>
      </w:r>
      <w:r w:rsidR="00B0025A" w:rsidRPr="0091231C">
        <w:rPr>
          <w:rFonts w:ascii="Times New Roman" w:hAnsi="Times New Roman" w:cs="Times New Roman"/>
          <w:bCs/>
          <w:sz w:val="24"/>
          <w:szCs w:val="24"/>
        </w:rPr>
        <w:t xml:space="preserve"> </w:t>
      </w:r>
      <w:r w:rsidR="00C85BDB" w:rsidRPr="0091231C">
        <w:rPr>
          <w:rFonts w:ascii="Times New Roman" w:hAnsi="Times New Roman" w:cs="Times New Roman"/>
          <w:bCs/>
          <w:sz w:val="24"/>
          <w:szCs w:val="24"/>
        </w:rPr>
        <w:t>t</w:t>
      </w:r>
      <w:r w:rsidR="00B0025A" w:rsidRPr="0091231C">
        <w:rPr>
          <w:rFonts w:ascii="Times New Roman" w:hAnsi="Times New Roman" w:cs="Times New Roman"/>
          <w:bCs/>
          <w:sz w:val="24"/>
          <w:szCs w:val="24"/>
        </w:rPr>
        <w:t>he average length of males was 36.96 ± 0.64 cm. Similarly, the average weight of females was 145.34 ± 15.67 g</w:t>
      </w:r>
      <w:r w:rsidR="00C85BDB" w:rsidRPr="0091231C">
        <w:rPr>
          <w:rFonts w:ascii="Times New Roman" w:hAnsi="Times New Roman" w:cs="Times New Roman"/>
          <w:bCs/>
          <w:sz w:val="24"/>
          <w:szCs w:val="24"/>
        </w:rPr>
        <w:t>, and</w:t>
      </w:r>
      <w:r w:rsidR="00B0025A" w:rsidRPr="0091231C">
        <w:rPr>
          <w:rFonts w:ascii="Times New Roman" w:hAnsi="Times New Roman" w:cs="Times New Roman"/>
          <w:bCs/>
          <w:sz w:val="24"/>
          <w:szCs w:val="24"/>
        </w:rPr>
        <w:t xml:space="preserve"> </w:t>
      </w:r>
      <w:r w:rsidR="00C85BDB" w:rsidRPr="0091231C">
        <w:rPr>
          <w:rFonts w:ascii="Times New Roman" w:hAnsi="Times New Roman" w:cs="Times New Roman"/>
          <w:bCs/>
          <w:sz w:val="24"/>
          <w:szCs w:val="24"/>
        </w:rPr>
        <w:t>t</w:t>
      </w:r>
      <w:r w:rsidR="00B0025A" w:rsidRPr="0091231C">
        <w:rPr>
          <w:rFonts w:ascii="Times New Roman" w:hAnsi="Times New Roman" w:cs="Times New Roman"/>
          <w:bCs/>
          <w:sz w:val="24"/>
          <w:szCs w:val="24"/>
        </w:rPr>
        <w:t xml:space="preserve">he average length of females was 32.32 ± 1.06 cm. </w:t>
      </w:r>
      <w:r w:rsidRPr="0091231C">
        <w:rPr>
          <w:rFonts w:ascii="Times New Roman" w:hAnsi="Times New Roman" w:cs="Times New Roman"/>
          <w:bCs/>
          <w:sz w:val="24"/>
          <w:szCs w:val="24"/>
        </w:rPr>
        <w:t>The average length of all individuals without sex separation is 35.5 ± 0.56 cm, and the average weight is 161.83 ± 6.99 g</w:t>
      </w:r>
      <w:r w:rsidR="00EE3BC4" w:rsidRPr="0091231C">
        <w:rPr>
          <w:rFonts w:ascii="Times New Roman" w:hAnsi="Times New Roman" w:cs="Times New Roman"/>
          <w:bCs/>
          <w:sz w:val="24"/>
          <w:szCs w:val="24"/>
        </w:rPr>
        <w:t xml:space="preserve"> (Table 1)</w:t>
      </w:r>
      <w:r w:rsidRPr="0091231C">
        <w:rPr>
          <w:rFonts w:ascii="Times New Roman" w:hAnsi="Times New Roman" w:cs="Times New Roman"/>
          <w:bCs/>
          <w:sz w:val="24"/>
          <w:szCs w:val="24"/>
        </w:rPr>
        <w:t xml:space="preserve">. </w:t>
      </w:r>
    </w:p>
    <w:p w14:paraId="1B6CCD00" w14:textId="77777777" w:rsidR="00EE3BC4" w:rsidRPr="0091231C" w:rsidRDefault="00EE3BC4" w:rsidP="009012D6">
      <w:pPr>
        <w:spacing w:line="240" w:lineRule="auto"/>
        <w:jc w:val="both"/>
        <w:rPr>
          <w:rFonts w:ascii="Times New Roman" w:hAnsi="Times New Roman" w:cs="Times New Roman"/>
          <w:bCs/>
          <w:sz w:val="24"/>
          <w:szCs w:val="24"/>
        </w:rPr>
      </w:pPr>
    </w:p>
    <w:p w14:paraId="0A07C29D" w14:textId="7C2E6886" w:rsidR="00D25F0C" w:rsidRPr="0091231C" w:rsidRDefault="003B3850" w:rsidP="009012D6">
      <w:pPr>
        <w:spacing w:line="240" w:lineRule="auto"/>
        <w:jc w:val="both"/>
        <w:rPr>
          <w:rFonts w:ascii="Times New Roman" w:hAnsi="Times New Roman" w:cs="Times New Roman"/>
          <w:bCs/>
          <w:sz w:val="24"/>
          <w:szCs w:val="24"/>
        </w:rPr>
      </w:pPr>
      <w:commentRangeStart w:id="83"/>
      <w:r w:rsidRPr="0091231C">
        <w:rPr>
          <w:rFonts w:ascii="Times New Roman" w:hAnsi="Times New Roman" w:cs="Times New Roman"/>
          <w:bCs/>
          <w:sz w:val="24"/>
          <w:szCs w:val="24"/>
        </w:rPr>
        <w:t>Table 1</w:t>
      </w:r>
      <w:commentRangeEnd w:id="83"/>
      <w:r w:rsidR="0091231C">
        <w:rPr>
          <w:rStyle w:val="AklamaBavurusu"/>
        </w:rPr>
        <w:commentReference w:id="83"/>
      </w:r>
    </w:p>
    <w:p w14:paraId="517EDFB6" w14:textId="6C90C65D" w:rsidR="00D25F0C" w:rsidRPr="0091231C" w:rsidRDefault="00D25F0C" w:rsidP="009012D6">
      <w:pPr>
        <w:spacing w:line="240" w:lineRule="auto"/>
        <w:jc w:val="both"/>
        <w:rPr>
          <w:rFonts w:ascii="Times New Roman" w:hAnsi="Times New Roman" w:cs="Times New Roman"/>
          <w:bCs/>
          <w:sz w:val="24"/>
          <w:szCs w:val="24"/>
        </w:rPr>
      </w:pPr>
    </w:p>
    <w:p w14:paraId="0D819480" w14:textId="5514E42E" w:rsidR="0091231C" w:rsidRDefault="003B5522" w:rsidP="00614F5E">
      <w:pPr>
        <w:spacing w:line="240" w:lineRule="auto"/>
        <w:ind w:firstLine="708"/>
        <w:jc w:val="both"/>
        <w:rPr>
          <w:ins w:id="84" w:author="user" w:date="2024-08-14T19:47:00Z" w16du:dateUtc="2024-08-14T16:47:00Z"/>
          <w:rFonts w:ascii="Times New Roman" w:hAnsi="Times New Roman" w:cs="Times New Roman"/>
          <w:bCs/>
          <w:sz w:val="24"/>
          <w:szCs w:val="24"/>
        </w:rPr>
      </w:pPr>
      <w:r w:rsidRPr="0091231C">
        <w:rPr>
          <w:rFonts w:ascii="Times New Roman" w:hAnsi="Times New Roman" w:cs="Times New Roman"/>
          <w:bCs/>
          <w:sz w:val="24"/>
          <w:szCs w:val="24"/>
        </w:rPr>
        <w:t xml:space="preserve">The total length-weight relationships for </w:t>
      </w:r>
      <w:r w:rsidR="001243C2" w:rsidRPr="0091231C">
        <w:rPr>
          <w:rFonts w:ascii="Times New Roman" w:hAnsi="Times New Roman" w:cs="Times New Roman"/>
          <w:bCs/>
          <w:sz w:val="24"/>
          <w:szCs w:val="24"/>
        </w:rPr>
        <w:t>females, males</w:t>
      </w:r>
      <w:r w:rsidR="00FD5968" w:rsidRPr="0091231C">
        <w:rPr>
          <w:rFonts w:ascii="Times New Roman" w:hAnsi="Times New Roman" w:cs="Times New Roman"/>
          <w:bCs/>
          <w:sz w:val="24"/>
          <w:szCs w:val="24"/>
        </w:rPr>
        <w:t>,</w:t>
      </w:r>
      <w:r w:rsidRPr="0091231C">
        <w:rPr>
          <w:rFonts w:ascii="Times New Roman" w:hAnsi="Times New Roman" w:cs="Times New Roman"/>
          <w:bCs/>
          <w:sz w:val="24"/>
          <w:szCs w:val="24"/>
        </w:rPr>
        <w:t xml:space="preserve"> and combined are reported in Table 2. </w:t>
      </w:r>
      <w:r w:rsidR="001243C2" w:rsidRPr="0091231C">
        <w:rPr>
          <w:rFonts w:ascii="Times New Roman" w:hAnsi="Times New Roman" w:cs="Times New Roman"/>
          <w:bCs/>
          <w:sz w:val="24"/>
          <w:szCs w:val="24"/>
        </w:rPr>
        <w:t xml:space="preserve">This relationship is also represented graphically for males and females </w:t>
      </w:r>
      <w:r w:rsidRPr="0091231C">
        <w:rPr>
          <w:rFonts w:ascii="Times New Roman" w:hAnsi="Times New Roman" w:cs="Times New Roman"/>
          <w:bCs/>
          <w:sz w:val="24"/>
          <w:szCs w:val="24"/>
        </w:rPr>
        <w:t>in Figure 3.</w:t>
      </w:r>
      <w:r w:rsidR="00FD5968" w:rsidRPr="0091231C">
        <w:t xml:space="preserve"> </w:t>
      </w:r>
      <w:r w:rsidR="00FD5968" w:rsidRPr="0091231C">
        <w:rPr>
          <w:rFonts w:ascii="Times New Roman" w:hAnsi="Times New Roman" w:cs="Times New Roman"/>
          <w:bCs/>
          <w:i/>
          <w:iCs/>
          <w:sz w:val="24"/>
          <w:szCs w:val="24"/>
          <w:rPrChange w:id="85" w:author="user" w:date="2024-08-14T19:47:00Z" w16du:dateUtc="2024-08-14T16:47:00Z">
            <w:rPr>
              <w:rFonts w:ascii="Times New Roman" w:hAnsi="Times New Roman" w:cs="Times New Roman"/>
              <w:bCs/>
              <w:sz w:val="24"/>
              <w:szCs w:val="24"/>
            </w:rPr>
          </w:rPrChange>
        </w:rPr>
        <w:t>b</w:t>
      </w:r>
      <w:r w:rsidR="00FD5968" w:rsidRPr="0091231C">
        <w:rPr>
          <w:rFonts w:ascii="Times New Roman" w:hAnsi="Times New Roman" w:cs="Times New Roman"/>
          <w:bCs/>
          <w:sz w:val="24"/>
          <w:szCs w:val="24"/>
        </w:rPr>
        <w:t xml:space="preserve"> values together with their confidence intervals (± 95%) were calculated as 3.13</w:t>
      </w:r>
      <w:r w:rsidR="00571569" w:rsidRPr="0091231C">
        <w:rPr>
          <w:rFonts w:ascii="Times New Roman" w:hAnsi="Times New Roman" w:cs="Times New Roman"/>
          <w:bCs/>
          <w:sz w:val="24"/>
          <w:szCs w:val="24"/>
        </w:rPr>
        <w:t xml:space="preserve"> </w:t>
      </w:r>
      <w:r w:rsidR="00FD5968" w:rsidRPr="0091231C">
        <w:rPr>
          <w:rFonts w:ascii="Times New Roman" w:hAnsi="Times New Roman" w:cs="Times New Roman"/>
          <w:bCs/>
          <w:sz w:val="24"/>
          <w:szCs w:val="24"/>
        </w:rPr>
        <w:t>± 0.087 for females, 2.94</w:t>
      </w:r>
      <w:r w:rsidR="00571569" w:rsidRPr="0091231C">
        <w:rPr>
          <w:rFonts w:ascii="Times New Roman" w:hAnsi="Times New Roman" w:cs="Times New Roman"/>
          <w:bCs/>
          <w:sz w:val="24"/>
          <w:szCs w:val="24"/>
        </w:rPr>
        <w:t xml:space="preserve"> </w:t>
      </w:r>
      <w:r w:rsidR="00FD5968" w:rsidRPr="0091231C">
        <w:rPr>
          <w:rFonts w:ascii="Times New Roman" w:hAnsi="Times New Roman" w:cs="Times New Roman"/>
          <w:bCs/>
          <w:sz w:val="24"/>
          <w:szCs w:val="24"/>
        </w:rPr>
        <w:t>± 0.051 for males and 3</w:t>
      </w:r>
      <w:ins w:id="86" w:author="user" w:date="2024-08-14T21:59:00Z" w16du:dateUtc="2024-08-14T18:59:00Z">
        <w:r w:rsidR="0091231C">
          <w:rPr>
            <w:rFonts w:ascii="Times New Roman" w:hAnsi="Times New Roman" w:cs="Times New Roman"/>
            <w:bCs/>
            <w:sz w:val="24"/>
            <w:szCs w:val="24"/>
          </w:rPr>
          <w:t>.00</w:t>
        </w:r>
      </w:ins>
      <w:r w:rsidR="00571569" w:rsidRPr="0091231C">
        <w:rPr>
          <w:rFonts w:ascii="Times New Roman" w:hAnsi="Times New Roman" w:cs="Times New Roman"/>
          <w:bCs/>
          <w:sz w:val="24"/>
          <w:szCs w:val="24"/>
        </w:rPr>
        <w:t xml:space="preserve"> </w:t>
      </w:r>
      <w:r w:rsidR="00FD5968" w:rsidRPr="0091231C">
        <w:rPr>
          <w:rFonts w:ascii="Times New Roman" w:hAnsi="Times New Roman" w:cs="Times New Roman"/>
          <w:bCs/>
          <w:sz w:val="24"/>
          <w:szCs w:val="24"/>
        </w:rPr>
        <w:t>± 0.045 for all individuals.</w:t>
      </w:r>
      <w:r w:rsidR="00571569" w:rsidRPr="0091231C">
        <w:t xml:space="preserve"> </w:t>
      </w:r>
      <w:r w:rsidR="00571569" w:rsidRPr="0091231C">
        <w:rPr>
          <w:rFonts w:ascii="Times New Roman" w:hAnsi="Times New Roman" w:cs="Times New Roman"/>
          <w:bCs/>
          <w:sz w:val="24"/>
          <w:szCs w:val="24"/>
        </w:rPr>
        <w:t xml:space="preserve">Since the lower and upper confidence interval values of the </w:t>
      </w:r>
      <w:r w:rsidR="00571569" w:rsidRPr="0091231C">
        <w:rPr>
          <w:rFonts w:ascii="Times New Roman" w:hAnsi="Times New Roman" w:cs="Times New Roman"/>
          <w:bCs/>
          <w:i/>
          <w:iCs/>
          <w:sz w:val="24"/>
          <w:szCs w:val="24"/>
          <w:rPrChange w:id="87" w:author="user" w:date="2024-08-14T19:48:00Z" w16du:dateUtc="2024-08-14T16:48:00Z">
            <w:rPr>
              <w:rFonts w:ascii="Times New Roman" w:hAnsi="Times New Roman" w:cs="Times New Roman"/>
              <w:bCs/>
              <w:sz w:val="24"/>
              <w:szCs w:val="24"/>
            </w:rPr>
          </w:rPrChange>
        </w:rPr>
        <w:t>b</w:t>
      </w:r>
      <w:r w:rsidR="00571569" w:rsidRPr="0091231C">
        <w:rPr>
          <w:rFonts w:ascii="Times New Roman" w:hAnsi="Times New Roman" w:cs="Times New Roman"/>
          <w:bCs/>
          <w:sz w:val="24"/>
          <w:szCs w:val="24"/>
        </w:rPr>
        <w:t xml:space="preserve"> for both males and females differ from the theoretical value of 3, they exhibit allometric growth</w:t>
      </w:r>
      <w:r w:rsidR="00DD11F9" w:rsidRPr="0091231C">
        <w:rPr>
          <w:rFonts w:ascii="Times New Roman" w:hAnsi="Times New Roman" w:cs="Times New Roman"/>
          <w:bCs/>
          <w:sz w:val="24"/>
          <w:szCs w:val="24"/>
        </w:rPr>
        <w:t xml:space="preserve"> (negative allometr</w:t>
      </w:r>
      <w:r w:rsidR="00614F5E" w:rsidRPr="0091231C">
        <w:rPr>
          <w:rFonts w:ascii="Times New Roman" w:hAnsi="Times New Roman" w:cs="Times New Roman"/>
          <w:bCs/>
          <w:sz w:val="24"/>
          <w:szCs w:val="24"/>
        </w:rPr>
        <w:t>y</w:t>
      </w:r>
      <w:r w:rsidR="005A24C1" w:rsidRPr="0091231C">
        <w:rPr>
          <w:rFonts w:ascii="Times New Roman" w:hAnsi="Times New Roman" w:cs="Times New Roman"/>
          <w:bCs/>
          <w:sz w:val="24"/>
          <w:szCs w:val="24"/>
        </w:rPr>
        <w:t xml:space="preserve"> </w:t>
      </w:r>
      <w:r w:rsidR="00DD11F9" w:rsidRPr="0091231C">
        <w:rPr>
          <w:rFonts w:ascii="Times New Roman" w:hAnsi="Times New Roman" w:cs="Times New Roman"/>
          <w:bCs/>
          <w:sz w:val="24"/>
          <w:szCs w:val="24"/>
        </w:rPr>
        <w:t>for males, positive allometr</w:t>
      </w:r>
      <w:r w:rsidR="00614F5E" w:rsidRPr="0091231C">
        <w:rPr>
          <w:rFonts w:ascii="Times New Roman" w:hAnsi="Times New Roman" w:cs="Times New Roman"/>
          <w:bCs/>
          <w:sz w:val="24"/>
          <w:szCs w:val="24"/>
        </w:rPr>
        <w:t>y</w:t>
      </w:r>
      <w:r w:rsidR="00DD11F9" w:rsidRPr="0091231C">
        <w:rPr>
          <w:rFonts w:ascii="Times New Roman" w:hAnsi="Times New Roman" w:cs="Times New Roman"/>
          <w:bCs/>
          <w:sz w:val="24"/>
          <w:szCs w:val="24"/>
        </w:rPr>
        <w:t xml:space="preserve"> for females)</w:t>
      </w:r>
      <w:r w:rsidR="00571569" w:rsidRPr="0091231C">
        <w:rPr>
          <w:rFonts w:ascii="Times New Roman" w:hAnsi="Times New Roman" w:cs="Times New Roman"/>
          <w:bCs/>
          <w:sz w:val="24"/>
          <w:szCs w:val="24"/>
        </w:rPr>
        <w:t xml:space="preserve">. However, upon examining all fish, it </w:t>
      </w:r>
      <w:del w:id="88" w:author="user" w:date="2024-08-14T20:42:00Z" w16du:dateUtc="2024-08-14T17:42:00Z">
        <w:r w:rsidR="00571569" w:rsidRPr="0091231C" w:rsidDel="0091231C">
          <w:rPr>
            <w:rFonts w:ascii="Times New Roman" w:hAnsi="Times New Roman" w:cs="Times New Roman"/>
            <w:bCs/>
            <w:sz w:val="24"/>
            <w:szCs w:val="24"/>
          </w:rPr>
          <w:delText xml:space="preserve">is </w:delText>
        </w:r>
      </w:del>
      <w:ins w:id="89" w:author="user" w:date="2024-08-14T20:42:00Z" w16du:dateUtc="2024-08-14T17:42:00Z">
        <w:r w:rsidR="0091231C">
          <w:rPr>
            <w:rFonts w:ascii="Times New Roman" w:hAnsi="Times New Roman" w:cs="Times New Roman"/>
            <w:bCs/>
            <w:sz w:val="24"/>
            <w:szCs w:val="24"/>
          </w:rPr>
          <w:t>wa</w:t>
        </w:r>
        <w:r w:rsidR="0091231C" w:rsidRPr="0091231C">
          <w:rPr>
            <w:rFonts w:ascii="Times New Roman" w:hAnsi="Times New Roman" w:cs="Times New Roman"/>
            <w:bCs/>
            <w:sz w:val="24"/>
            <w:szCs w:val="24"/>
          </w:rPr>
          <w:t xml:space="preserve">s </w:t>
        </w:r>
      </w:ins>
      <w:r w:rsidR="00571569" w:rsidRPr="0091231C">
        <w:rPr>
          <w:rFonts w:ascii="Times New Roman" w:hAnsi="Times New Roman" w:cs="Times New Roman"/>
          <w:bCs/>
          <w:sz w:val="24"/>
          <w:szCs w:val="24"/>
        </w:rPr>
        <w:t xml:space="preserve">observed that they </w:t>
      </w:r>
      <w:r w:rsidR="00E9585E" w:rsidRPr="0091231C">
        <w:rPr>
          <w:rFonts w:ascii="Times New Roman" w:hAnsi="Times New Roman" w:cs="Times New Roman"/>
          <w:bCs/>
          <w:sz w:val="24"/>
          <w:szCs w:val="24"/>
        </w:rPr>
        <w:t xml:space="preserve">show </w:t>
      </w:r>
      <w:r w:rsidR="00571569" w:rsidRPr="0091231C">
        <w:rPr>
          <w:rFonts w:ascii="Times New Roman" w:hAnsi="Times New Roman" w:cs="Times New Roman"/>
          <w:bCs/>
          <w:sz w:val="24"/>
          <w:szCs w:val="24"/>
        </w:rPr>
        <w:t>isometric growth</w:t>
      </w:r>
      <w:r w:rsidR="004B1FFD" w:rsidRPr="0091231C">
        <w:rPr>
          <w:rFonts w:ascii="Times New Roman" w:hAnsi="Times New Roman" w:cs="Times New Roman"/>
          <w:bCs/>
          <w:sz w:val="24"/>
          <w:szCs w:val="24"/>
        </w:rPr>
        <w:t xml:space="preserve"> because </w:t>
      </w:r>
      <w:r w:rsidR="00614F5E" w:rsidRPr="0091231C">
        <w:rPr>
          <w:rFonts w:ascii="Times New Roman" w:hAnsi="Times New Roman" w:cs="Times New Roman"/>
          <w:bCs/>
          <w:sz w:val="24"/>
          <w:szCs w:val="24"/>
        </w:rPr>
        <w:t xml:space="preserve">the 95% confidence interval values of </w:t>
      </w:r>
      <w:r w:rsidR="00614F5E" w:rsidRPr="0091231C">
        <w:rPr>
          <w:rFonts w:ascii="Times New Roman" w:hAnsi="Times New Roman" w:cs="Times New Roman"/>
          <w:bCs/>
          <w:i/>
          <w:iCs/>
          <w:sz w:val="24"/>
          <w:szCs w:val="24"/>
          <w:rPrChange w:id="90" w:author="user" w:date="2024-08-14T19:48:00Z" w16du:dateUtc="2024-08-14T16:48:00Z">
            <w:rPr>
              <w:rFonts w:ascii="Times New Roman" w:hAnsi="Times New Roman" w:cs="Times New Roman"/>
              <w:bCs/>
              <w:sz w:val="24"/>
              <w:szCs w:val="24"/>
            </w:rPr>
          </w:rPrChange>
        </w:rPr>
        <w:t>b</w:t>
      </w:r>
      <w:r w:rsidR="00614F5E" w:rsidRPr="0091231C">
        <w:rPr>
          <w:rFonts w:ascii="Times New Roman" w:hAnsi="Times New Roman" w:cs="Times New Roman"/>
          <w:bCs/>
          <w:sz w:val="24"/>
          <w:szCs w:val="24"/>
        </w:rPr>
        <w:t xml:space="preserve"> include 3.</w:t>
      </w:r>
    </w:p>
    <w:p w14:paraId="75B5E1A3" w14:textId="409E21C0" w:rsidR="00D25F0C" w:rsidRPr="0091231C" w:rsidRDefault="005F2D54" w:rsidP="00614F5E">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br/>
      </w:r>
      <w:r w:rsidRPr="0091231C">
        <w:rPr>
          <w:rFonts w:ascii="Times New Roman" w:hAnsi="Times New Roman" w:cs="Times New Roman"/>
          <w:bCs/>
          <w:sz w:val="24"/>
          <w:szCs w:val="24"/>
        </w:rPr>
        <w:br/>
      </w:r>
      <w:commentRangeStart w:id="91"/>
      <w:r w:rsidRPr="0091231C">
        <w:rPr>
          <w:rFonts w:ascii="Times New Roman" w:hAnsi="Times New Roman" w:cs="Times New Roman"/>
          <w:bCs/>
          <w:sz w:val="24"/>
          <w:szCs w:val="24"/>
        </w:rPr>
        <w:t>Figure 3</w:t>
      </w:r>
      <w:commentRangeEnd w:id="91"/>
      <w:r w:rsidR="0091231C">
        <w:rPr>
          <w:rStyle w:val="AklamaBavurusu"/>
        </w:rPr>
        <w:commentReference w:id="91"/>
      </w:r>
    </w:p>
    <w:p w14:paraId="1DDACA9E" w14:textId="77777777" w:rsidR="003229C2" w:rsidRPr="0091231C" w:rsidRDefault="003229C2" w:rsidP="009012D6">
      <w:pPr>
        <w:spacing w:line="240" w:lineRule="auto"/>
        <w:jc w:val="both"/>
        <w:rPr>
          <w:rFonts w:ascii="Times New Roman" w:hAnsi="Times New Roman" w:cs="Times New Roman"/>
          <w:bCs/>
          <w:sz w:val="24"/>
          <w:szCs w:val="24"/>
        </w:rPr>
      </w:pPr>
    </w:p>
    <w:p w14:paraId="49965D55" w14:textId="35ACC8BC" w:rsidR="0035742D" w:rsidRPr="0091231C" w:rsidRDefault="005F2D54" w:rsidP="009012D6">
      <w:pPr>
        <w:spacing w:line="240" w:lineRule="auto"/>
        <w:jc w:val="both"/>
        <w:rPr>
          <w:rFonts w:ascii="Times New Roman" w:hAnsi="Times New Roman" w:cs="Times New Roman"/>
          <w:b/>
          <w:bCs/>
          <w:sz w:val="24"/>
          <w:szCs w:val="24"/>
        </w:rPr>
      </w:pPr>
      <w:r w:rsidRPr="0091231C">
        <w:rPr>
          <w:rFonts w:ascii="Times New Roman" w:hAnsi="Times New Roman" w:cs="Times New Roman"/>
          <w:b/>
          <w:bCs/>
          <w:sz w:val="24"/>
          <w:szCs w:val="24"/>
        </w:rPr>
        <w:br/>
      </w:r>
      <w:r w:rsidRPr="0091231C">
        <w:rPr>
          <w:rFonts w:ascii="Times New Roman" w:hAnsi="Times New Roman" w:cs="Times New Roman"/>
          <w:b/>
          <w:bCs/>
          <w:sz w:val="24"/>
          <w:szCs w:val="24"/>
        </w:rPr>
        <w:br/>
      </w:r>
      <w:r w:rsidR="0035742D" w:rsidRPr="0091231C">
        <w:rPr>
          <w:rFonts w:ascii="Times New Roman" w:hAnsi="Times New Roman" w:cs="Times New Roman"/>
          <w:b/>
          <w:bCs/>
          <w:sz w:val="24"/>
          <w:szCs w:val="24"/>
        </w:rPr>
        <w:t>Discussion</w:t>
      </w:r>
    </w:p>
    <w:p w14:paraId="54A13111" w14:textId="0DED80FD" w:rsidR="00843D9F" w:rsidRPr="0091231C" w:rsidRDefault="00461549" w:rsidP="00ED5D9A">
      <w:pPr>
        <w:ind w:firstLine="708"/>
        <w:jc w:val="both"/>
        <w:rPr>
          <w:rFonts w:ascii="Times New Roman" w:hAnsi="Times New Roman" w:cs="Times New Roman"/>
          <w:bCs/>
          <w:sz w:val="24"/>
          <w:szCs w:val="24"/>
        </w:rPr>
      </w:pPr>
      <w:r w:rsidRPr="0091231C">
        <w:rPr>
          <w:rFonts w:ascii="Times New Roman" w:hAnsi="Times New Roman" w:cs="Times New Roman"/>
          <w:bCs/>
          <w:sz w:val="24"/>
          <w:szCs w:val="24"/>
        </w:rPr>
        <w:lastRenderedPageBreak/>
        <w:t xml:space="preserve">The blackmouth catshark </w:t>
      </w:r>
      <w:r w:rsidR="00213EBF" w:rsidRPr="0091231C">
        <w:rPr>
          <w:rFonts w:ascii="Times New Roman" w:hAnsi="Times New Roman" w:cs="Times New Roman"/>
          <w:bCs/>
          <w:sz w:val="24"/>
          <w:szCs w:val="24"/>
        </w:rPr>
        <w:t>is one of the most commonly caught elasmobranch species on the continental slope around the Mediterranean Sea (Rinelli et al., 2005; D’Iglio et al., 2021</w:t>
      </w:r>
      <w:del w:id="92" w:author="user" w:date="2024-08-14T19:48:00Z" w16du:dateUtc="2024-08-14T16:48:00Z">
        <w:r w:rsidR="00213EBF" w:rsidRPr="0091231C" w:rsidDel="0091231C">
          <w:rPr>
            <w:rFonts w:ascii="Times New Roman" w:hAnsi="Times New Roman" w:cs="Times New Roman"/>
            <w:bCs/>
            <w:sz w:val="24"/>
            <w:szCs w:val="24"/>
          </w:rPr>
          <w:delText>-</w:delText>
        </w:r>
      </w:del>
      <w:r w:rsidR="00213EBF" w:rsidRPr="0091231C">
        <w:rPr>
          <w:rFonts w:ascii="Times New Roman" w:hAnsi="Times New Roman" w:cs="Times New Roman"/>
          <w:bCs/>
          <w:sz w:val="24"/>
          <w:szCs w:val="24"/>
        </w:rPr>
        <w:t>a; Karampetsis et al., 2022).</w:t>
      </w:r>
      <w:r w:rsidRPr="0091231C">
        <w:rPr>
          <w:rFonts w:ascii="Times New Roman" w:hAnsi="Times New Roman" w:cs="Times New Roman"/>
          <w:bCs/>
          <w:sz w:val="24"/>
          <w:szCs w:val="24"/>
        </w:rPr>
        <w:t xml:space="preserve"> </w:t>
      </w:r>
      <w:r w:rsidR="00261771" w:rsidRPr="0091231C">
        <w:rPr>
          <w:rFonts w:ascii="Times New Roman" w:hAnsi="Times New Roman" w:cs="Times New Roman"/>
          <w:bCs/>
          <w:sz w:val="24"/>
          <w:szCs w:val="24"/>
        </w:rPr>
        <w:t>Some of the p</w:t>
      </w:r>
      <w:r w:rsidR="00843D9F" w:rsidRPr="0091231C">
        <w:rPr>
          <w:rFonts w:ascii="Times New Roman" w:hAnsi="Times New Roman" w:cs="Times New Roman"/>
          <w:bCs/>
          <w:sz w:val="24"/>
          <w:szCs w:val="24"/>
        </w:rPr>
        <w:t xml:space="preserve">revious studies providing length-weight relationships for </w:t>
      </w:r>
      <w:r w:rsidR="00261771" w:rsidRPr="0091231C">
        <w:rPr>
          <w:rFonts w:ascii="Times New Roman" w:hAnsi="Times New Roman" w:cs="Times New Roman"/>
          <w:bCs/>
          <w:sz w:val="24"/>
          <w:szCs w:val="24"/>
        </w:rPr>
        <w:t>t</w:t>
      </w:r>
      <w:r w:rsidRPr="0091231C">
        <w:rPr>
          <w:rFonts w:ascii="Times New Roman" w:hAnsi="Times New Roman" w:cs="Times New Roman"/>
          <w:bCs/>
          <w:sz w:val="24"/>
          <w:szCs w:val="24"/>
        </w:rPr>
        <w:t xml:space="preserve">he blackmouth catshark </w:t>
      </w:r>
      <w:r w:rsidR="00261771" w:rsidRPr="0091231C">
        <w:rPr>
          <w:rFonts w:ascii="Times New Roman" w:hAnsi="Times New Roman" w:cs="Times New Roman"/>
          <w:bCs/>
          <w:sz w:val="24"/>
          <w:szCs w:val="24"/>
        </w:rPr>
        <w:t xml:space="preserve">from various locations in the Mediterranean </w:t>
      </w:r>
      <w:del w:id="93" w:author="user" w:date="2024-08-14T21:00:00Z" w16du:dateUtc="2024-08-14T18:00:00Z">
        <w:r w:rsidR="00261771" w:rsidRPr="0091231C" w:rsidDel="0091231C">
          <w:rPr>
            <w:rFonts w:ascii="Times New Roman" w:hAnsi="Times New Roman" w:cs="Times New Roman"/>
            <w:bCs/>
            <w:sz w:val="24"/>
            <w:szCs w:val="24"/>
          </w:rPr>
          <w:delText xml:space="preserve">Sea </w:delText>
        </w:r>
      </w:del>
      <w:r w:rsidR="00843D9F" w:rsidRPr="0091231C">
        <w:rPr>
          <w:rFonts w:ascii="Times New Roman" w:hAnsi="Times New Roman" w:cs="Times New Roman"/>
          <w:bCs/>
          <w:sz w:val="24"/>
          <w:szCs w:val="24"/>
        </w:rPr>
        <w:t xml:space="preserve">are </w:t>
      </w:r>
      <w:r w:rsidRPr="0091231C">
        <w:rPr>
          <w:rFonts w:ascii="Times New Roman" w:hAnsi="Times New Roman" w:cs="Times New Roman"/>
          <w:bCs/>
          <w:sz w:val="24"/>
          <w:szCs w:val="24"/>
        </w:rPr>
        <w:t xml:space="preserve">reported </w:t>
      </w:r>
      <w:r w:rsidR="00843D9F" w:rsidRPr="0091231C">
        <w:rPr>
          <w:rFonts w:ascii="Times New Roman" w:hAnsi="Times New Roman" w:cs="Times New Roman"/>
          <w:bCs/>
          <w:sz w:val="24"/>
          <w:szCs w:val="24"/>
        </w:rPr>
        <w:t>in Table 2.</w:t>
      </w:r>
      <w:r w:rsidR="00D2050D" w:rsidRPr="0091231C">
        <w:rPr>
          <w:rFonts w:ascii="Times New Roman" w:hAnsi="Times New Roman" w:cs="Times New Roman"/>
          <w:bCs/>
          <w:sz w:val="24"/>
          <w:szCs w:val="24"/>
        </w:rPr>
        <w:t xml:space="preserve"> Table 2 indicates that certain studies have yielded comparable results, whereas variations have been noted in others. Isometric growth was observed in male and female blackmouth catsharks by Rinelli et al. (2005) in the Tyrrhenian Sea, Ragonese et al. (2009) in Sicily (Central Mediterranean), and Güven et al. (2012) in Antalya Bay (Eastern Mediterranean).</w:t>
      </w:r>
      <w:r w:rsidR="00D7278B" w:rsidRPr="0091231C">
        <w:t xml:space="preserve"> </w:t>
      </w:r>
      <w:r w:rsidR="00D7278B" w:rsidRPr="0091231C">
        <w:rPr>
          <w:rFonts w:ascii="Times New Roman" w:eastAsia="Times New Roman" w:hAnsi="Times New Roman" w:cs="Times New Roman"/>
          <w:sz w:val="24"/>
          <w:szCs w:val="24"/>
          <w:lang w:eastAsia="tr-TR"/>
        </w:rPr>
        <w:t xml:space="preserve">On the other hand, Özütemiz et al. (2007) in the Aegean Sea, Metochis et al. (2016) in the North-Western Aegean, Cabbar and </w:t>
      </w:r>
      <w:del w:id="94" w:author="user" w:date="2024-08-14T22:01:00Z" w16du:dateUtc="2024-08-14T19:01:00Z">
        <w:r w:rsidR="00D7278B" w:rsidRPr="0091231C" w:rsidDel="0091231C">
          <w:rPr>
            <w:rFonts w:ascii="Times New Roman" w:eastAsia="Times New Roman" w:hAnsi="Times New Roman" w:cs="Times New Roman"/>
            <w:sz w:val="24"/>
            <w:szCs w:val="24"/>
            <w:lang w:eastAsia="tr-TR"/>
          </w:rPr>
          <w:delText xml:space="preserve">Yıgın </w:delText>
        </w:r>
      </w:del>
      <w:ins w:id="95" w:author="user" w:date="2024-08-14T22:01:00Z" w16du:dateUtc="2024-08-14T19:01:00Z">
        <w:r w:rsidR="0091231C" w:rsidRPr="0091231C">
          <w:rPr>
            <w:rFonts w:ascii="Times New Roman" w:eastAsia="Times New Roman" w:hAnsi="Times New Roman" w:cs="Times New Roman"/>
            <w:sz w:val="24"/>
            <w:szCs w:val="24"/>
            <w:lang w:eastAsia="tr-TR"/>
          </w:rPr>
          <w:t>Yı</w:t>
        </w:r>
        <w:r w:rsidR="0091231C">
          <w:rPr>
            <w:rFonts w:ascii="Times New Roman" w:eastAsia="Times New Roman" w:hAnsi="Times New Roman" w:cs="Times New Roman"/>
            <w:sz w:val="24"/>
            <w:szCs w:val="24"/>
            <w:lang w:eastAsia="tr-TR"/>
          </w:rPr>
          <w:t>ğ</w:t>
        </w:r>
        <w:r w:rsidR="0091231C" w:rsidRPr="0091231C">
          <w:rPr>
            <w:rFonts w:ascii="Times New Roman" w:eastAsia="Times New Roman" w:hAnsi="Times New Roman" w:cs="Times New Roman"/>
            <w:sz w:val="24"/>
            <w:szCs w:val="24"/>
            <w:lang w:eastAsia="tr-TR"/>
          </w:rPr>
          <w:t xml:space="preserve">ın </w:t>
        </w:r>
      </w:ins>
      <w:r w:rsidR="00D7278B" w:rsidRPr="0091231C">
        <w:rPr>
          <w:rFonts w:ascii="Times New Roman" w:eastAsia="Times New Roman" w:hAnsi="Times New Roman" w:cs="Times New Roman"/>
          <w:sz w:val="24"/>
          <w:szCs w:val="24"/>
          <w:lang w:eastAsia="tr-TR"/>
        </w:rPr>
        <w:t>(2021) in the North Aegean Sea, and Mutlu et al. (2022) in the Eastern Mediterranean detected a positive allometric growth type for both females and males.</w:t>
      </w:r>
      <w:r w:rsidR="00E23C91" w:rsidRPr="0091231C">
        <w:rPr>
          <w:rFonts w:ascii="Times New Roman" w:eastAsia="Times New Roman" w:hAnsi="Times New Roman" w:cs="Times New Roman"/>
          <w:sz w:val="24"/>
          <w:szCs w:val="24"/>
          <w:lang w:eastAsia="tr-TR"/>
        </w:rPr>
        <w:t xml:space="preserve"> The findings of the present study align with the research conducted by Gönülal (2017) in the North Aegean Sea and </w:t>
      </w:r>
      <w:del w:id="96" w:author="user" w:date="2024-08-14T22:01:00Z" w16du:dateUtc="2024-08-14T19:01:00Z">
        <w:r w:rsidR="00E23C91" w:rsidRPr="0091231C" w:rsidDel="0091231C">
          <w:rPr>
            <w:rFonts w:ascii="Times New Roman" w:eastAsia="Times New Roman" w:hAnsi="Times New Roman" w:cs="Times New Roman"/>
            <w:sz w:val="24"/>
            <w:szCs w:val="24"/>
            <w:lang w:eastAsia="tr-TR"/>
          </w:rPr>
          <w:delText xml:space="preserve">D'Iglio </w:delText>
        </w:r>
      </w:del>
      <w:ins w:id="97" w:author="user" w:date="2024-08-14T22:01:00Z" w16du:dateUtc="2024-08-14T19:01:00Z">
        <w:r w:rsidR="0091231C" w:rsidRPr="0091231C">
          <w:rPr>
            <w:rFonts w:ascii="Times New Roman" w:eastAsia="Times New Roman" w:hAnsi="Times New Roman" w:cs="Times New Roman"/>
            <w:sz w:val="24"/>
            <w:szCs w:val="24"/>
            <w:lang w:eastAsia="tr-TR"/>
          </w:rPr>
          <w:t>D</w:t>
        </w:r>
        <w:r w:rsidR="0091231C">
          <w:rPr>
            <w:rFonts w:ascii="Times New Roman" w:eastAsia="Times New Roman" w:hAnsi="Times New Roman" w:cs="Times New Roman"/>
            <w:sz w:val="24"/>
            <w:szCs w:val="24"/>
            <w:lang w:eastAsia="tr-TR"/>
          </w:rPr>
          <w:t>’</w:t>
        </w:r>
        <w:r w:rsidR="0091231C" w:rsidRPr="0091231C">
          <w:rPr>
            <w:rFonts w:ascii="Times New Roman" w:eastAsia="Times New Roman" w:hAnsi="Times New Roman" w:cs="Times New Roman"/>
            <w:sz w:val="24"/>
            <w:szCs w:val="24"/>
            <w:lang w:eastAsia="tr-TR"/>
          </w:rPr>
          <w:t xml:space="preserve">Iglio </w:t>
        </w:r>
      </w:ins>
      <w:r w:rsidR="00E23C91" w:rsidRPr="0091231C">
        <w:rPr>
          <w:rFonts w:ascii="Times New Roman" w:eastAsia="Times New Roman" w:hAnsi="Times New Roman" w:cs="Times New Roman"/>
          <w:sz w:val="24"/>
          <w:szCs w:val="24"/>
          <w:lang w:eastAsia="tr-TR"/>
        </w:rPr>
        <w:t>et al. (</w:t>
      </w:r>
      <w:commentRangeStart w:id="98"/>
      <w:r w:rsidR="00E23C91" w:rsidRPr="002569B5">
        <w:rPr>
          <w:rFonts w:ascii="Times New Roman" w:eastAsia="Times New Roman" w:hAnsi="Times New Roman" w:cs="Times New Roman"/>
          <w:sz w:val="24"/>
          <w:szCs w:val="24"/>
          <w:highlight w:val="yellow"/>
          <w:lang w:eastAsia="tr-TR"/>
        </w:rPr>
        <w:t>2021</w:t>
      </w:r>
      <w:commentRangeEnd w:id="98"/>
      <w:r w:rsidR="0091231C" w:rsidRPr="002569B5">
        <w:rPr>
          <w:rStyle w:val="AklamaBavurusu"/>
          <w:highlight w:val="yellow"/>
        </w:rPr>
        <w:commentReference w:id="98"/>
      </w:r>
      <w:r w:rsidR="00E23C91" w:rsidRPr="0091231C">
        <w:rPr>
          <w:rFonts w:ascii="Times New Roman" w:eastAsia="Times New Roman" w:hAnsi="Times New Roman" w:cs="Times New Roman"/>
          <w:sz w:val="24"/>
          <w:szCs w:val="24"/>
          <w:lang w:eastAsia="tr-TR"/>
        </w:rPr>
        <w:t xml:space="preserve">) in the South Tyrrhenian Sea, which both observed positive allometry in females and negative allometry in males. </w:t>
      </w:r>
      <w:r w:rsidR="00E23C91" w:rsidRPr="0091231C">
        <w:rPr>
          <w:rFonts w:ascii="Times New Roman" w:hAnsi="Times New Roman" w:cs="Times New Roman"/>
          <w:bCs/>
          <w:sz w:val="24"/>
          <w:szCs w:val="24"/>
        </w:rPr>
        <w:t>The existing differences can be ascribed to discrepancies in sample size, duration of sampling, and sampling location, as diverse environmental conditions may influence growth.</w:t>
      </w:r>
      <w:r w:rsidR="005F2D54" w:rsidRPr="0091231C">
        <w:rPr>
          <w:rFonts w:ascii="Times New Roman" w:hAnsi="Times New Roman" w:cs="Times New Roman"/>
          <w:bCs/>
          <w:sz w:val="24"/>
          <w:szCs w:val="24"/>
        </w:rPr>
        <w:br/>
      </w:r>
      <w:r w:rsidR="005F2D54" w:rsidRPr="0091231C">
        <w:rPr>
          <w:rFonts w:ascii="Times New Roman" w:hAnsi="Times New Roman" w:cs="Times New Roman"/>
          <w:bCs/>
          <w:sz w:val="24"/>
          <w:szCs w:val="24"/>
        </w:rPr>
        <w:br/>
      </w:r>
      <w:commentRangeStart w:id="99"/>
      <w:r w:rsidR="005F2D54" w:rsidRPr="0091231C">
        <w:rPr>
          <w:rFonts w:ascii="Times New Roman" w:hAnsi="Times New Roman" w:cs="Times New Roman"/>
          <w:bCs/>
          <w:sz w:val="24"/>
          <w:szCs w:val="24"/>
        </w:rPr>
        <w:t>Table 2</w:t>
      </w:r>
      <w:commentRangeEnd w:id="99"/>
      <w:r w:rsidR="0091231C">
        <w:rPr>
          <w:rStyle w:val="AklamaBavurusu"/>
        </w:rPr>
        <w:commentReference w:id="99"/>
      </w:r>
    </w:p>
    <w:p w14:paraId="687EFEAF" w14:textId="7DE079F4" w:rsidR="009012D4" w:rsidRPr="0091231C" w:rsidRDefault="009012D4" w:rsidP="009012D4">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The study yielded high coefficient of determination values (</w:t>
      </w:r>
      <w:r w:rsidRPr="0091231C">
        <w:rPr>
          <w:rFonts w:ascii="Times New Roman" w:hAnsi="Times New Roman" w:cs="Times New Roman"/>
          <w:bCs/>
          <w:i/>
          <w:iCs/>
          <w:sz w:val="24"/>
          <w:szCs w:val="24"/>
          <w:rPrChange w:id="100" w:author="user" w:date="2024-08-14T19:50:00Z" w16du:dateUtc="2024-08-14T16:50:00Z">
            <w:rPr>
              <w:rFonts w:ascii="Times New Roman" w:hAnsi="Times New Roman" w:cs="Times New Roman"/>
              <w:bCs/>
              <w:sz w:val="24"/>
              <w:szCs w:val="24"/>
            </w:rPr>
          </w:rPrChange>
        </w:rPr>
        <w:t>r</w:t>
      </w:r>
      <w:r w:rsidRPr="0091231C">
        <w:rPr>
          <w:rFonts w:ascii="Times New Roman" w:hAnsi="Times New Roman" w:cs="Times New Roman"/>
          <w:bCs/>
          <w:i/>
          <w:iCs/>
          <w:sz w:val="24"/>
          <w:szCs w:val="24"/>
          <w:vertAlign w:val="superscript"/>
          <w:rPrChange w:id="101" w:author="user" w:date="2024-08-14T19:50:00Z" w16du:dateUtc="2024-08-14T16:50:00Z">
            <w:rPr>
              <w:rFonts w:ascii="Times New Roman" w:hAnsi="Times New Roman" w:cs="Times New Roman"/>
              <w:bCs/>
              <w:sz w:val="24"/>
              <w:szCs w:val="24"/>
            </w:rPr>
          </w:rPrChange>
        </w:rPr>
        <w:t>2</w:t>
      </w:r>
      <w:ins w:id="102" w:author="user" w:date="2024-08-14T19:51:00Z" w16du:dateUtc="2024-08-14T16:51:00Z">
        <w:r w:rsidR="0091231C">
          <w:rPr>
            <w:rFonts w:ascii="Times New Roman" w:hAnsi="Times New Roman" w:cs="Times New Roman"/>
            <w:bCs/>
            <w:sz w:val="24"/>
            <w:szCs w:val="24"/>
          </w:rPr>
          <w:t xml:space="preserve"> </w:t>
        </w:r>
      </w:ins>
      <w:r w:rsidRPr="0091231C">
        <w:rPr>
          <w:rFonts w:ascii="Times New Roman" w:hAnsi="Times New Roman" w:cs="Times New Roman"/>
          <w:bCs/>
          <w:sz w:val="24"/>
          <w:szCs w:val="24"/>
        </w:rPr>
        <w:t>=</w:t>
      </w:r>
      <w:ins w:id="103" w:author="user" w:date="2024-08-14T19:51:00Z" w16du:dateUtc="2024-08-14T16:51:00Z">
        <w:r w:rsidR="0091231C">
          <w:rPr>
            <w:rFonts w:ascii="Times New Roman" w:hAnsi="Times New Roman" w:cs="Times New Roman"/>
            <w:bCs/>
            <w:sz w:val="24"/>
            <w:szCs w:val="24"/>
          </w:rPr>
          <w:t xml:space="preserve"> </w:t>
        </w:r>
      </w:ins>
      <w:r w:rsidRPr="0091231C">
        <w:rPr>
          <w:rFonts w:ascii="Times New Roman" w:hAnsi="Times New Roman" w:cs="Times New Roman"/>
          <w:bCs/>
          <w:sz w:val="24"/>
          <w:szCs w:val="24"/>
        </w:rPr>
        <w:t xml:space="preserve">0.97 for females and </w:t>
      </w:r>
      <w:r w:rsidRPr="0091231C">
        <w:rPr>
          <w:rFonts w:ascii="Times New Roman" w:hAnsi="Times New Roman" w:cs="Times New Roman"/>
          <w:bCs/>
          <w:i/>
          <w:iCs/>
          <w:sz w:val="24"/>
          <w:szCs w:val="24"/>
          <w:rPrChange w:id="104" w:author="user" w:date="2024-08-14T19:50:00Z" w16du:dateUtc="2024-08-14T16:50:00Z">
            <w:rPr>
              <w:rFonts w:ascii="Times New Roman" w:hAnsi="Times New Roman" w:cs="Times New Roman"/>
              <w:bCs/>
              <w:sz w:val="24"/>
              <w:szCs w:val="24"/>
            </w:rPr>
          </w:rPrChange>
        </w:rPr>
        <w:t>r</w:t>
      </w:r>
      <w:r w:rsidRPr="0091231C">
        <w:rPr>
          <w:rFonts w:ascii="Times New Roman" w:hAnsi="Times New Roman" w:cs="Times New Roman"/>
          <w:bCs/>
          <w:i/>
          <w:iCs/>
          <w:sz w:val="24"/>
          <w:szCs w:val="24"/>
          <w:vertAlign w:val="superscript"/>
          <w:rPrChange w:id="105" w:author="user" w:date="2024-08-14T19:50:00Z" w16du:dateUtc="2024-08-14T16:50:00Z">
            <w:rPr>
              <w:rFonts w:ascii="Times New Roman" w:hAnsi="Times New Roman" w:cs="Times New Roman"/>
              <w:bCs/>
              <w:sz w:val="24"/>
              <w:szCs w:val="24"/>
            </w:rPr>
          </w:rPrChange>
        </w:rPr>
        <w:t>2</w:t>
      </w:r>
      <w:ins w:id="106" w:author="user" w:date="2024-08-14T19:51:00Z" w16du:dateUtc="2024-08-14T16:51:00Z">
        <w:r w:rsidR="0091231C">
          <w:rPr>
            <w:rFonts w:ascii="Times New Roman" w:hAnsi="Times New Roman" w:cs="Times New Roman"/>
            <w:bCs/>
            <w:i/>
            <w:iCs/>
            <w:sz w:val="24"/>
            <w:szCs w:val="24"/>
            <w:vertAlign w:val="superscript"/>
          </w:rPr>
          <w:t xml:space="preserve"> </w:t>
        </w:r>
      </w:ins>
      <w:r w:rsidRPr="0091231C">
        <w:rPr>
          <w:rFonts w:ascii="Times New Roman" w:hAnsi="Times New Roman" w:cs="Times New Roman"/>
          <w:bCs/>
          <w:sz w:val="24"/>
          <w:szCs w:val="24"/>
        </w:rPr>
        <w:t>=</w:t>
      </w:r>
      <w:ins w:id="107" w:author="user" w:date="2024-08-14T19:51:00Z" w16du:dateUtc="2024-08-14T16:51:00Z">
        <w:r w:rsidR="0091231C">
          <w:rPr>
            <w:rFonts w:ascii="Times New Roman" w:hAnsi="Times New Roman" w:cs="Times New Roman"/>
            <w:bCs/>
            <w:sz w:val="24"/>
            <w:szCs w:val="24"/>
          </w:rPr>
          <w:t xml:space="preserve"> </w:t>
        </w:r>
      </w:ins>
      <w:r w:rsidRPr="0091231C">
        <w:rPr>
          <w:rFonts w:ascii="Times New Roman" w:hAnsi="Times New Roman" w:cs="Times New Roman"/>
          <w:bCs/>
          <w:sz w:val="24"/>
          <w:szCs w:val="24"/>
        </w:rPr>
        <w:t>0.98 for males), indicating a strong predictive accuracy of the linear regression model for the species under analysis. This suggests that extrapolation of future catches within a comparable size range and geographical location of the specimen is feasible.</w:t>
      </w:r>
    </w:p>
    <w:p w14:paraId="1686D039" w14:textId="0BE601D1" w:rsidR="009012D4" w:rsidRPr="0091231C" w:rsidRDefault="009012D4" w:rsidP="0070678D">
      <w:pPr>
        <w:spacing w:line="240" w:lineRule="auto"/>
        <w:jc w:val="both"/>
        <w:rPr>
          <w:rFonts w:ascii="Times New Roman" w:hAnsi="Times New Roman" w:cs="Times New Roman"/>
          <w:bCs/>
          <w:sz w:val="24"/>
          <w:szCs w:val="24"/>
        </w:rPr>
      </w:pPr>
    </w:p>
    <w:p w14:paraId="11E055BE" w14:textId="2D5AE368" w:rsidR="00FB1659" w:rsidRPr="0091231C" w:rsidRDefault="00FB1659" w:rsidP="0070678D">
      <w:pPr>
        <w:spacing w:line="240" w:lineRule="auto"/>
        <w:jc w:val="both"/>
        <w:rPr>
          <w:rFonts w:ascii="Times New Roman" w:hAnsi="Times New Roman" w:cs="Times New Roman"/>
          <w:b/>
          <w:bCs/>
          <w:sz w:val="24"/>
          <w:szCs w:val="24"/>
        </w:rPr>
      </w:pPr>
      <w:r w:rsidRPr="0091231C">
        <w:rPr>
          <w:rFonts w:ascii="Times New Roman" w:hAnsi="Times New Roman" w:cs="Times New Roman"/>
          <w:b/>
          <w:bCs/>
          <w:sz w:val="24"/>
          <w:szCs w:val="24"/>
        </w:rPr>
        <w:t>Conclusion</w:t>
      </w:r>
    </w:p>
    <w:p w14:paraId="48D5CAC3" w14:textId="32B4D1C8" w:rsidR="006B4D15" w:rsidRPr="0091231C" w:rsidRDefault="006634F4" w:rsidP="003B3863">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Length-weight relationships serve multiple purposes, including converting lengths into biomass, assessing fish condition, comparing fish growth across different areas, and enhancing species-specific studies on reproduction and feeding. They play a vital and practical role in studying fish biology, fisheries, and conservation and contribute to our understanding of population ecology (Ricker, 1973; Froese, 2006; Froese et al., 2011). Elasmobranchs play a crucial role in marine ecosystems but are severely affected by human-induced activities in the Mediterranean (Ferretti et al., 2013; Dulvy et al., 2014; Triay Portella et al., 2023). For this reason, a wide range of biological and ecological data, including length-weight relationships, are essential for effectively managing them (Mohanraj et al., 2024).</w:t>
      </w:r>
      <w:r w:rsidR="006B4D15" w:rsidRPr="0091231C">
        <w:rPr>
          <w:rFonts w:ascii="Times New Roman" w:hAnsi="Times New Roman" w:cs="Times New Roman"/>
          <w:bCs/>
          <w:sz w:val="24"/>
          <w:szCs w:val="24"/>
        </w:rPr>
        <w:t xml:space="preserve"> Furthermore, gathering long-term fishery data to evaluate cartilaginous populations and ensure their sustainability is imperative. Ongoing monitoring is essential to safeguarding these highly threatened organisms.</w:t>
      </w:r>
    </w:p>
    <w:p w14:paraId="5DE0A738" w14:textId="77777777" w:rsidR="006B4D15" w:rsidRPr="0091231C" w:rsidRDefault="006B4D15" w:rsidP="0070678D">
      <w:pPr>
        <w:spacing w:line="240" w:lineRule="auto"/>
        <w:jc w:val="both"/>
        <w:rPr>
          <w:rFonts w:ascii="Times New Roman" w:hAnsi="Times New Roman" w:cs="Times New Roman"/>
          <w:bCs/>
          <w:sz w:val="24"/>
          <w:szCs w:val="24"/>
        </w:rPr>
      </w:pPr>
    </w:p>
    <w:p w14:paraId="6CE2DC42" w14:textId="6CC5A4F4" w:rsidR="003229C2" w:rsidRPr="0091231C" w:rsidRDefault="003229C2" w:rsidP="0070678D">
      <w:pPr>
        <w:spacing w:line="240" w:lineRule="auto"/>
        <w:jc w:val="both"/>
        <w:rPr>
          <w:rFonts w:ascii="Times New Roman" w:hAnsi="Times New Roman" w:cs="Times New Roman"/>
          <w:b/>
          <w:bCs/>
          <w:sz w:val="24"/>
          <w:szCs w:val="24"/>
        </w:rPr>
      </w:pPr>
      <w:r w:rsidRPr="0091231C">
        <w:rPr>
          <w:rFonts w:ascii="Times New Roman" w:hAnsi="Times New Roman" w:cs="Times New Roman"/>
          <w:b/>
          <w:bCs/>
          <w:sz w:val="24"/>
          <w:szCs w:val="24"/>
        </w:rPr>
        <w:t>Acknowledg</w:t>
      </w:r>
      <w:del w:id="108" w:author="user" w:date="2024-08-14T19:33:00Z" w16du:dateUtc="2024-08-14T16:33:00Z">
        <w:r w:rsidR="00192E7E" w:rsidRPr="0091231C" w:rsidDel="0091231C">
          <w:rPr>
            <w:rFonts w:ascii="Times New Roman" w:hAnsi="Times New Roman" w:cs="Times New Roman"/>
            <w:b/>
            <w:bCs/>
            <w:sz w:val="24"/>
            <w:szCs w:val="24"/>
          </w:rPr>
          <w:delText>e</w:delText>
        </w:r>
      </w:del>
      <w:r w:rsidRPr="0091231C">
        <w:rPr>
          <w:rFonts w:ascii="Times New Roman" w:hAnsi="Times New Roman" w:cs="Times New Roman"/>
          <w:b/>
          <w:bCs/>
          <w:sz w:val="24"/>
          <w:szCs w:val="24"/>
        </w:rPr>
        <w:t>ments</w:t>
      </w:r>
    </w:p>
    <w:p w14:paraId="375CCA85" w14:textId="7DD22B47" w:rsidR="0070678D" w:rsidRPr="0091231C" w:rsidRDefault="0070678D" w:rsidP="003B3863">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We are grateful to the captain and crew of the R.V. Akdeniz Araştırma 1 for their invaluable support throughout the bottom trawl survey.</w:t>
      </w:r>
    </w:p>
    <w:p w14:paraId="6285C23B" w14:textId="16864048" w:rsidR="003229C2" w:rsidRPr="0091231C" w:rsidRDefault="003229C2" w:rsidP="0070678D">
      <w:pPr>
        <w:spacing w:line="240" w:lineRule="auto"/>
        <w:jc w:val="both"/>
        <w:rPr>
          <w:rFonts w:ascii="Times New Roman" w:hAnsi="Times New Roman" w:cs="Times New Roman"/>
          <w:b/>
          <w:bCs/>
          <w:sz w:val="24"/>
          <w:szCs w:val="24"/>
        </w:rPr>
      </w:pPr>
      <w:r w:rsidRPr="0091231C">
        <w:rPr>
          <w:rFonts w:ascii="Times New Roman" w:hAnsi="Times New Roman" w:cs="Times New Roman"/>
          <w:b/>
          <w:bCs/>
          <w:sz w:val="24"/>
          <w:szCs w:val="24"/>
        </w:rPr>
        <w:t>Funding Source</w:t>
      </w:r>
    </w:p>
    <w:p w14:paraId="53EEE05B" w14:textId="52C3482B" w:rsidR="003229C2" w:rsidRPr="0091231C" w:rsidRDefault="007B3073" w:rsidP="003B3863">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t xml:space="preserve">The data used in this study were collected as part of the "bottom trawls scientific surveys at sea along the Turkish coast," which was funded by the Republic of </w:t>
      </w:r>
      <w:del w:id="109" w:author="user" w:date="2024-08-14T19:33:00Z" w16du:dateUtc="2024-08-14T16:33:00Z">
        <w:r w:rsidRPr="0091231C" w:rsidDel="0091231C">
          <w:rPr>
            <w:rFonts w:ascii="Times New Roman" w:hAnsi="Times New Roman" w:cs="Times New Roman"/>
            <w:bCs/>
            <w:sz w:val="24"/>
            <w:szCs w:val="24"/>
          </w:rPr>
          <w:delText xml:space="preserve">Turkey </w:delText>
        </w:r>
      </w:del>
      <w:ins w:id="110" w:author="user" w:date="2024-08-14T19:33:00Z" w16du:dateUtc="2024-08-14T16:33:00Z">
        <w:r w:rsidR="0091231C">
          <w:rPr>
            <w:rFonts w:ascii="Times New Roman" w:hAnsi="Times New Roman" w:cs="Times New Roman"/>
            <w:bCs/>
            <w:sz w:val="24"/>
            <w:szCs w:val="24"/>
          </w:rPr>
          <w:t>Türkiye</w:t>
        </w:r>
        <w:r w:rsidR="0091231C" w:rsidRPr="0091231C">
          <w:rPr>
            <w:rFonts w:ascii="Times New Roman" w:hAnsi="Times New Roman" w:cs="Times New Roman"/>
            <w:bCs/>
            <w:sz w:val="24"/>
            <w:szCs w:val="24"/>
          </w:rPr>
          <w:t xml:space="preserve"> </w:t>
        </w:r>
      </w:ins>
      <w:r w:rsidRPr="0091231C">
        <w:rPr>
          <w:rFonts w:ascii="Times New Roman" w:hAnsi="Times New Roman" w:cs="Times New Roman"/>
          <w:bCs/>
          <w:sz w:val="24"/>
          <w:szCs w:val="24"/>
        </w:rPr>
        <w:t>Ministry of Agriculture and Forestry, the General Directorate of Agricultural Research and Policies (TAGEM), and the Food and Agriculture Organization (FAO) under contract number 2023/CSLP/NFIGD/CPA-360879.</w:t>
      </w:r>
    </w:p>
    <w:p w14:paraId="366F1B2D" w14:textId="77777777" w:rsidR="003229C2" w:rsidRPr="0091231C" w:rsidRDefault="003229C2" w:rsidP="0070678D">
      <w:pPr>
        <w:spacing w:line="240" w:lineRule="auto"/>
        <w:jc w:val="both"/>
        <w:rPr>
          <w:rFonts w:ascii="Times New Roman" w:hAnsi="Times New Roman" w:cs="Times New Roman"/>
          <w:b/>
          <w:sz w:val="24"/>
          <w:szCs w:val="24"/>
        </w:rPr>
      </w:pPr>
      <w:r w:rsidRPr="0091231C">
        <w:rPr>
          <w:rFonts w:ascii="Times New Roman" w:hAnsi="Times New Roman" w:cs="Times New Roman"/>
          <w:b/>
          <w:sz w:val="24"/>
          <w:szCs w:val="24"/>
        </w:rPr>
        <w:t>Author Contributions</w:t>
      </w:r>
    </w:p>
    <w:p w14:paraId="5F72622A" w14:textId="77777777" w:rsidR="003229C2" w:rsidRPr="0091231C" w:rsidRDefault="003229C2" w:rsidP="003B3863">
      <w:pPr>
        <w:spacing w:line="240" w:lineRule="auto"/>
        <w:ind w:firstLine="708"/>
        <w:jc w:val="both"/>
        <w:rPr>
          <w:rFonts w:ascii="Times New Roman" w:hAnsi="Times New Roman" w:cs="Times New Roman"/>
          <w:bCs/>
          <w:sz w:val="24"/>
          <w:szCs w:val="24"/>
        </w:rPr>
      </w:pPr>
      <w:r w:rsidRPr="0091231C">
        <w:rPr>
          <w:rFonts w:ascii="Times New Roman" w:hAnsi="Times New Roman" w:cs="Times New Roman"/>
          <w:bCs/>
          <w:sz w:val="24"/>
          <w:szCs w:val="24"/>
        </w:rPr>
        <w:lastRenderedPageBreak/>
        <w:t xml:space="preserve">Conceptualization, Ç.C.C. and A.Ü.; methodology, C.M.A and S.A.; data analysis, Ç.C.C and S.A.; writing—original draft preparation, Ç.C.C. and A.Ü.; visualization, C.M.A and A.Ü.; review and editing, C.M.A and S.A.; All authors have read and agreed to the final version of the manuscript. </w:t>
      </w:r>
    </w:p>
    <w:p w14:paraId="1F10327F" w14:textId="77777777" w:rsidR="003229C2" w:rsidRPr="0091231C" w:rsidRDefault="003229C2" w:rsidP="0070678D">
      <w:pPr>
        <w:spacing w:line="240" w:lineRule="auto"/>
        <w:jc w:val="both"/>
        <w:rPr>
          <w:rFonts w:ascii="Times New Roman" w:hAnsi="Times New Roman" w:cs="Times New Roman"/>
          <w:b/>
          <w:sz w:val="24"/>
          <w:szCs w:val="24"/>
        </w:rPr>
      </w:pPr>
      <w:r w:rsidRPr="0091231C">
        <w:rPr>
          <w:rFonts w:ascii="Times New Roman" w:hAnsi="Times New Roman" w:cs="Times New Roman"/>
          <w:b/>
          <w:sz w:val="24"/>
          <w:szCs w:val="24"/>
        </w:rPr>
        <w:t>Data Availability Statement</w:t>
      </w:r>
    </w:p>
    <w:p w14:paraId="4B6E0528" w14:textId="77777777" w:rsidR="003229C2" w:rsidRPr="0091231C" w:rsidRDefault="003229C2" w:rsidP="0070678D">
      <w:pPr>
        <w:spacing w:line="240" w:lineRule="auto"/>
        <w:jc w:val="both"/>
        <w:rPr>
          <w:rFonts w:ascii="Times New Roman" w:hAnsi="Times New Roman" w:cs="Times New Roman"/>
          <w:bCs/>
          <w:sz w:val="24"/>
          <w:szCs w:val="24"/>
        </w:rPr>
      </w:pPr>
      <w:r w:rsidRPr="0091231C">
        <w:rPr>
          <w:rFonts w:ascii="Times New Roman" w:hAnsi="Times New Roman" w:cs="Times New Roman"/>
          <w:bCs/>
          <w:sz w:val="24"/>
          <w:szCs w:val="24"/>
        </w:rPr>
        <w:t>The data used in the present study are available upon request from the corresponding author.</w:t>
      </w:r>
    </w:p>
    <w:p w14:paraId="339C4508" w14:textId="77777777" w:rsidR="003229C2" w:rsidRPr="0091231C" w:rsidRDefault="003229C2" w:rsidP="0070678D">
      <w:pPr>
        <w:spacing w:line="240" w:lineRule="auto"/>
        <w:jc w:val="both"/>
        <w:rPr>
          <w:rFonts w:ascii="Times New Roman" w:hAnsi="Times New Roman" w:cs="Times New Roman"/>
          <w:b/>
          <w:sz w:val="24"/>
          <w:szCs w:val="24"/>
        </w:rPr>
      </w:pPr>
      <w:r w:rsidRPr="0091231C">
        <w:rPr>
          <w:rFonts w:ascii="Times New Roman" w:hAnsi="Times New Roman" w:cs="Times New Roman"/>
          <w:b/>
          <w:sz w:val="24"/>
          <w:szCs w:val="24"/>
        </w:rPr>
        <w:t>Conflict of Interest</w:t>
      </w:r>
    </w:p>
    <w:p w14:paraId="0D111D4D" w14:textId="77777777" w:rsidR="003229C2" w:rsidRPr="0091231C" w:rsidRDefault="003229C2" w:rsidP="0070678D">
      <w:pPr>
        <w:spacing w:line="240" w:lineRule="auto"/>
        <w:jc w:val="both"/>
        <w:rPr>
          <w:rFonts w:ascii="Times New Roman" w:hAnsi="Times New Roman" w:cs="Times New Roman"/>
          <w:bCs/>
          <w:sz w:val="24"/>
          <w:szCs w:val="24"/>
        </w:rPr>
      </w:pPr>
      <w:r w:rsidRPr="0091231C">
        <w:rPr>
          <w:rFonts w:ascii="Times New Roman" w:hAnsi="Times New Roman" w:cs="Times New Roman"/>
          <w:bCs/>
          <w:sz w:val="24"/>
          <w:szCs w:val="24"/>
        </w:rPr>
        <w:t>The authors declare that they have no competing interests.</w:t>
      </w:r>
    </w:p>
    <w:p w14:paraId="1AE74C84" w14:textId="7D213EC1" w:rsidR="003229C2" w:rsidRPr="0091231C" w:rsidRDefault="003229C2" w:rsidP="0070678D">
      <w:pPr>
        <w:spacing w:line="240" w:lineRule="auto"/>
        <w:jc w:val="both"/>
        <w:rPr>
          <w:rFonts w:ascii="Times New Roman" w:hAnsi="Times New Roman" w:cs="Times New Roman"/>
          <w:b/>
          <w:bCs/>
          <w:sz w:val="24"/>
          <w:szCs w:val="24"/>
        </w:rPr>
      </w:pPr>
      <w:r w:rsidRPr="0091231C">
        <w:rPr>
          <w:rFonts w:ascii="Times New Roman" w:hAnsi="Times New Roman" w:cs="Times New Roman"/>
          <w:b/>
          <w:bCs/>
          <w:sz w:val="24"/>
          <w:szCs w:val="24"/>
        </w:rPr>
        <w:t>Compliance with Ethical Standards</w:t>
      </w:r>
    </w:p>
    <w:p w14:paraId="2D6D4BCE" w14:textId="77777777" w:rsidR="00C1530D" w:rsidRPr="0091231C" w:rsidRDefault="00C1530D" w:rsidP="0070678D">
      <w:pPr>
        <w:spacing w:line="240" w:lineRule="auto"/>
        <w:jc w:val="both"/>
        <w:rPr>
          <w:rFonts w:ascii="Times New Roman" w:hAnsi="Times New Roman" w:cs="Times New Roman"/>
          <w:bCs/>
          <w:sz w:val="24"/>
          <w:szCs w:val="24"/>
        </w:rPr>
      </w:pPr>
      <w:r w:rsidRPr="0091231C">
        <w:rPr>
          <w:rFonts w:ascii="Times New Roman" w:hAnsi="Times New Roman" w:cs="Times New Roman"/>
          <w:bCs/>
          <w:sz w:val="24"/>
          <w:szCs w:val="24"/>
        </w:rPr>
        <w:t>Local Ethics Committee Approval was not obtained because experimental animals were not used in this study.</w:t>
      </w:r>
    </w:p>
    <w:p w14:paraId="4C4233F4" w14:textId="77777777" w:rsidR="00C1530D" w:rsidRPr="0091231C" w:rsidRDefault="00C1530D" w:rsidP="0070678D">
      <w:pPr>
        <w:spacing w:line="240" w:lineRule="auto"/>
        <w:jc w:val="both"/>
        <w:rPr>
          <w:rFonts w:ascii="Times New Roman" w:hAnsi="Times New Roman" w:cs="Times New Roman"/>
          <w:bCs/>
          <w:sz w:val="24"/>
          <w:szCs w:val="24"/>
        </w:rPr>
      </w:pPr>
    </w:p>
    <w:p w14:paraId="2194A925" w14:textId="0406A1C8" w:rsidR="00C1530D" w:rsidRPr="0091231C" w:rsidRDefault="00C1530D" w:rsidP="0070678D">
      <w:pPr>
        <w:spacing w:line="240" w:lineRule="auto"/>
        <w:jc w:val="both"/>
        <w:rPr>
          <w:rFonts w:ascii="Times New Roman" w:hAnsi="Times New Roman" w:cs="Times New Roman"/>
          <w:b/>
          <w:sz w:val="24"/>
          <w:szCs w:val="24"/>
        </w:rPr>
      </w:pPr>
      <w:r w:rsidRPr="0091231C">
        <w:rPr>
          <w:rFonts w:ascii="Times New Roman" w:hAnsi="Times New Roman" w:cs="Times New Roman"/>
          <w:b/>
          <w:sz w:val="24"/>
          <w:szCs w:val="24"/>
        </w:rPr>
        <w:t>References</w:t>
      </w:r>
    </w:p>
    <w:p w14:paraId="7A432501" w14:textId="15DF8A02" w:rsidR="00C1530D" w:rsidRPr="0091231C" w:rsidDel="0091231C" w:rsidRDefault="006536FF" w:rsidP="0091231C">
      <w:pPr>
        <w:spacing w:line="240" w:lineRule="auto"/>
        <w:jc w:val="both"/>
        <w:rPr>
          <w:del w:id="111" w:author="user" w:date="2024-08-14T21:28:00Z" w16du:dateUtc="2024-08-14T18:28:00Z"/>
          <w:rFonts w:ascii="Times New Roman" w:hAnsi="Times New Roman" w:cs="Times New Roman"/>
          <w:bCs/>
          <w:sz w:val="24"/>
          <w:szCs w:val="24"/>
        </w:rPr>
      </w:pPr>
      <w:del w:id="112" w:author="user" w:date="2024-08-14T22:10:00Z" w16du:dateUtc="2024-08-14T19:10:00Z">
        <w:r w:rsidRPr="0091231C" w:rsidDel="0091231C">
          <w:rPr>
            <w:rFonts w:ascii="Times New Roman" w:hAnsi="Times New Roman" w:cs="Times New Roman"/>
            <w:bCs/>
            <w:sz w:val="24"/>
            <w:szCs w:val="24"/>
          </w:rPr>
          <w:delText>Anonymous (2017)</w:delText>
        </w:r>
      </w:del>
      <w:del w:id="113" w:author="user" w:date="2024-08-14T22:05:00Z" w16du:dateUtc="2024-08-14T19:05:00Z">
        <w:r w:rsidRPr="0091231C" w:rsidDel="0091231C">
          <w:rPr>
            <w:rFonts w:ascii="Times New Roman" w:hAnsi="Times New Roman" w:cs="Times New Roman"/>
            <w:bCs/>
            <w:sz w:val="24"/>
            <w:szCs w:val="24"/>
          </w:rPr>
          <w:delText>:</w:delText>
        </w:r>
      </w:del>
      <w:del w:id="114" w:author="user" w:date="2024-08-14T22:10:00Z" w16du:dateUtc="2024-08-14T19:10:00Z">
        <w:r w:rsidRPr="0091231C" w:rsidDel="0091231C">
          <w:rPr>
            <w:rFonts w:ascii="Times New Roman" w:hAnsi="Times New Roman" w:cs="Times New Roman"/>
            <w:bCs/>
            <w:sz w:val="24"/>
            <w:szCs w:val="24"/>
          </w:rPr>
          <w:delText xml:space="preserve"> MEDITS-handbook version n. 9, MEDITS working group</w:delText>
        </w:r>
      </w:del>
      <w:del w:id="115" w:author="user" w:date="2024-08-14T22:12:00Z" w16du:dateUtc="2024-08-14T19:12:00Z">
        <w:r w:rsidRPr="0091231C" w:rsidDel="0091231C">
          <w:rPr>
            <w:rFonts w:ascii="Times New Roman" w:hAnsi="Times New Roman" w:cs="Times New Roman"/>
            <w:bCs/>
            <w:sz w:val="24"/>
            <w:szCs w:val="24"/>
          </w:rPr>
          <w:delText>. 106 pp.</w:delText>
        </w:r>
      </w:del>
      <w:del w:id="116" w:author="user" w:date="2024-08-14T21:28:00Z" w16du:dateUtc="2024-08-14T18:28:00Z">
        <w:r w:rsidR="00461E5E" w:rsidRPr="0091231C" w:rsidDel="0091231C">
          <w:rPr>
            <w:rFonts w:ascii="Times New Roman" w:hAnsi="Times New Roman" w:cs="Times New Roman"/>
            <w:bCs/>
            <w:sz w:val="24"/>
            <w:szCs w:val="24"/>
          </w:rPr>
          <w:delText xml:space="preserve"> DOİ:</w:delText>
        </w:r>
        <w:r w:rsidR="00461E5E" w:rsidRPr="0091231C" w:rsidDel="0091231C">
          <w:delText xml:space="preserve"> </w:delText>
        </w:r>
        <w:r w:rsidR="00461E5E" w:rsidRPr="0091231C" w:rsidDel="0091231C">
          <w:rPr>
            <w:rFonts w:ascii="Times New Roman" w:hAnsi="Times New Roman" w:cs="Times New Roman"/>
            <w:bCs/>
            <w:sz w:val="24"/>
            <w:szCs w:val="24"/>
          </w:rPr>
          <w:delText>10.1016/s0990-7440(00)88470-3</w:delText>
        </w:r>
      </w:del>
    </w:p>
    <w:p w14:paraId="200ADF90" w14:textId="2A4029E2" w:rsidR="007A51AA" w:rsidRPr="0091231C" w:rsidDel="0091231C" w:rsidRDefault="007A51AA" w:rsidP="0091231C">
      <w:pPr>
        <w:spacing w:line="240" w:lineRule="auto"/>
        <w:ind w:left="708" w:hanging="708"/>
        <w:jc w:val="both"/>
        <w:rPr>
          <w:del w:id="117" w:author="user" w:date="2024-08-14T21:29:00Z" w16du:dateUtc="2024-08-14T18:29:00Z"/>
          <w:rFonts w:ascii="Times New Roman" w:hAnsi="Times New Roman" w:cs="Times New Roman"/>
          <w:bCs/>
          <w:sz w:val="24"/>
          <w:szCs w:val="24"/>
        </w:rPr>
      </w:pPr>
      <w:r w:rsidRPr="0091231C">
        <w:rPr>
          <w:rFonts w:ascii="Times New Roman" w:hAnsi="Times New Roman" w:cs="Times New Roman"/>
          <w:bCs/>
          <w:sz w:val="24"/>
          <w:szCs w:val="24"/>
        </w:rPr>
        <w:t xml:space="preserve">Bottari, T., Rinelli, P., </w:t>
      </w:r>
      <w:del w:id="118" w:author="user" w:date="2024-08-14T21:29:00Z" w16du:dateUtc="2024-08-14T18:29: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Ragonese, S. (2017). Investigating gear and seasonal effects in experimental trawl surveys: The case of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Rafinesque, 1810 (Chondrichthyes, Scyliorhinidae) in the South of Sicily (Central Mediterranean). </w:t>
      </w:r>
      <w:r w:rsidRPr="0091231C">
        <w:rPr>
          <w:rFonts w:ascii="Times New Roman" w:hAnsi="Times New Roman" w:cs="Times New Roman"/>
          <w:bCs/>
          <w:i/>
          <w:sz w:val="24"/>
          <w:szCs w:val="24"/>
        </w:rPr>
        <w:t>The Egyptian Journal of Aquatic Research,</w:t>
      </w:r>
      <w:r w:rsidRPr="0091231C">
        <w:rPr>
          <w:rFonts w:ascii="Times New Roman" w:hAnsi="Times New Roman" w:cs="Times New Roman"/>
          <w:bCs/>
          <w:sz w:val="24"/>
          <w:szCs w:val="24"/>
        </w:rPr>
        <w:t xml:space="preserve"> 43(1), 93-100.</w:t>
      </w:r>
      <w:r w:rsidR="00505BF2" w:rsidRPr="0091231C">
        <w:t xml:space="preserve"> </w:t>
      </w:r>
      <w:del w:id="119" w:author="user" w:date="2024-08-14T21:29:00Z" w16du:dateUtc="2024-08-14T18:29:00Z">
        <w:r w:rsidR="00505BF2" w:rsidRPr="0091231C" w:rsidDel="0091231C">
          <w:rPr>
            <w:rFonts w:ascii="Times New Roman" w:hAnsi="Times New Roman" w:cs="Times New Roman"/>
            <w:sz w:val="24"/>
            <w:szCs w:val="24"/>
          </w:rPr>
          <w:delText>DOİ</w:delText>
        </w:r>
        <w:r w:rsidR="00505BF2" w:rsidRPr="0091231C" w:rsidDel="0091231C">
          <w:delText>:</w:delText>
        </w:r>
        <w:r w:rsidR="00505BF2" w:rsidRPr="0091231C" w:rsidDel="0091231C">
          <w:rPr>
            <w:rFonts w:ascii="Times New Roman" w:hAnsi="Times New Roman" w:cs="Times New Roman"/>
            <w:bCs/>
            <w:sz w:val="24"/>
            <w:szCs w:val="24"/>
          </w:rPr>
          <w:delText>10.1016/j.ejar.2016.10.003</w:delText>
        </w:r>
      </w:del>
    </w:p>
    <w:p w14:paraId="14B7EACA" w14:textId="77777777" w:rsidR="0091231C" w:rsidRDefault="0091231C" w:rsidP="0091231C">
      <w:pPr>
        <w:spacing w:line="240" w:lineRule="auto"/>
        <w:ind w:left="708" w:hanging="708"/>
        <w:jc w:val="both"/>
        <w:rPr>
          <w:ins w:id="120" w:author="user" w:date="2024-08-14T21:29:00Z" w16du:dateUtc="2024-08-14T18:29:00Z"/>
          <w:rFonts w:ascii="Times New Roman" w:hAnsi="Times New Roman" w:cs="Times New Roman"/>
          <w:bCs/>
          <w:sz w:val="24"/>
          <w:szCs w:val="24"/>
        </w:rPr>
      </w:pPr>
    </w:p>
    <w:p w14:paraId="24530893" w14:textId="7E2896B1" w:rsidR="007A51AA" w:rsidRPr="0091231C" w:rsidDel="0091231C" w:rsidRDefault="007A51AA">
      <w:pPr>
        <w:spacing w:line="240" w:lineRule="auto"/>
        <w:ind w:left="708" w:hanging="708"/>
        <w:jc w:val="both"/>
        <w:rPr>
          <w:del w:id="121" w:author="user" w:date="2024-08-14T21:30:00Z" w16du:dateUtc="2024-08-14T18:30:00Z"/>
          <w:rFonts w:ascii="Times New Roman" w:hAnsi="Times New Roman" w:cs="Times New Roman"/>
          <w:bCs/>
          <w:sz w:val="24"/>
          <w:szCs w:val="24"/>
        </w:rPr>
        <w:pPrChange w:id="122" w:author="user" w:date="2024-08-14T21:29:00Z" w16du:dateUtc="2024-08-14T18:29:00Z">
          <w:pPr>
            <w:spacing w:line="240" w:lineRule="auto"/>
            <w:jc w:val="both"/>
          </w:pPr>
        </w:pPrChange>
      </w:pPr>
      <w:r w:rsidRPr="0091231C">
        <w:rPr>
          <w:rFonts w:ascii="Times New Roman" w:hAnsi="Times New Roman" w:cs="Times New Roman"/>
          <w:bCs/>
          <w:sz w:val="24"/>
          <w:szCs w:val="24"/>
        </w:rPr>
        <w:t xml:space="preserve">Cabbar, K., </w:t>
      </w:r>
      <w:del w:id="123" w:author="user" w:date="2024-08-14T21:26:00Z" w16du:dateUtc="2024-08-14T18:26: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Y</w:t>
      </w:r>
      <w:del w:id="124" w:author="user" w:date="2024-08-14T21:26:00Z" w16du:dateUtc="2024-08-14T18:26:00Z">
        <w:r w:rsidRPr="0091231C" w:rsidDel="0091231C">
          <w:rPr>
            <w:rFonts w:ascii="Times New Roman" w:hAnsi="Times New Roman" w:cs="Times New Roman"/>
            <w:bCs/>
            <w:sz w:val="24"/>
            <w:szCs w:val="24"/>
          </w:rPr>
          <w:delText>iği</w:delText>
        </w:r>
      </w:del>
      <w:ins w:id="125" w:author="user" w:date="2024-08-14T21:26:00Z" w16du:dateUtc="2024-08-14T18:26:00Z">
        <w:r w:rsidR="0091231C">
          <w:rPr>
            <w:rFonts w:ascii="Times New Roman" w:hAnsi="Times New Roman" w:cs="Times New Roman"/>
            <w:bCs/>
            <w:sz w:val="24"/>
            <w:szCs w:val="24"/>
          </w:rPr>
          <w:t>ığı</w:t>
        </w:r>
      </w:ins>
      <w:r w:rsidRPr="0091231C">
        <w:rPr>
          <w:rFonts w:ascii="Times New Roman" w:hAnsi="Times New Roman" w:cs="Times New Roman"/>
          <w:bCs/>
          <w:sz w:val="24"/>
          <w:szCs w:val="24"/>
        </w:rPr>
        <w:t>n, C. Ç. (2021). Length</w:t>
      </w:r>
      <w:r w:rsidR="00CA2D36" w:rsidRPr="0091231C">
        <w:rPr>
          <w:rFonts w:ascii="Times New Roman" w:hAnsi="Times New Roman" w:cs="Times New Roman"/>
          <w:bCs/>
          <w:sz w:val="24"/>
          <w:szCs w:val="24"/>
        </w:rPr>
        <w:t>-</w:t>
      </w:r>
      <w:r w:rsidRPr="0091231C">
        <w:rPr>
          <w:rFonts w:ascii="Times New Roman" w:hAnsi="Times New Roman" w:cs="Times New Roman"/>
          <w:bCs/>
          <w:sz w:val="24"/>
          <w:szCs w:val="24"/>
        </w:rPr>
        <w:t xml:space="preserve">weight relationships of Elasmobranch species from Gökçeada Island in the Northern Aegean Sea. </w:t>
      </w:r>
      <w:r w:rsidRPr="0091231C">
        <w:rPr>
          <w:rFonts w:ascii="Times New Roman" w:hAnsi="Times New Roman" w:cs="Times New Roman"/>
          <w:bCs/>
          <w:i/>
          <w:sz w:val="24"/>
          <w:szCs w:val="24"/>
        </w:rPr>
        <w:t>Thalassas: An International Journal of Marine Sciences,</w:t>
      </w:r>
      <w:r w:rsidRPr="0091231C">
        <w:rPr>
          <w:rFonts w:ascii="Times New Roman" w:hAnsi="Times New Roman" w:cs="Times New Roman"/>
          <w:bCs/>
          <w:sz w:val="24"/>
          <w:szCs w:val="24"/>
        </w:rPr>
        <w:t xml:space="preserve"> 37(2), 497-504.</w:t>
      </w:r>
      <w:del w:id="126" w:author="user" w:date="2024-08-14T21:30:00Z" w16du:dateUtc="2024-08-14T18:30:00Z">
        <w:r w:rsidR="00505BF2" w:rsidRPr="0091231C" w:rsidDel="0091231C">
          <w:rPr>
            <w:rFonts w:ascii="Times New Roman" w:hAnsi="Times New Roman" w:cs="Times New Roman"/>
            <w:bCs/>
            <w:sz w:val="24"/>
            <w:szCs w:val="24"/>
          </w:rPr>
          <w:delText xml:space="preserve"> DOİ: 10.1007/s41208-021-00350-z</w:delText>
        </w:r>
      </w:del>
    </w:p>
    <w:p w14:paraId="4D80BA4E" w14:textId="77777777" w:rsidR="0091231C" w:rsidRDefault="0091231C" w:rsidP="0091231C">
      <w:pPr>
        <w:spacing w:line="240" w:lineRule="auto"/>
        <w:ind w:left="708" w:hanging="708"/>
        <w:jc w:val="both"/>
        <w:rPr>
          <w:ins w:id="127" w:author="user" w:date="2024-08-14T21:30:00Z" w16du:dateUtc="2024-08-14T18:30:00Z"/>
          <w:rFonts w:ascii="Times New Roman" w:hAnsi="Times New Roman" w:cs="Times New Roman"/>
          <w:bCs/>
          <w:sz w:val="24"/>
          <w:szCs w:val="24"/>
        </w:rPr>
      </w:pPr>
    </w:p>
    <w:p w14:paraId="02D55908" w14:textId="08C40A19" w:rsidR="00B55A47" w:rsidRPr="0091231C" w:rsidDel="0091231C" w:rsidRDefault="00B55A47">
      <w:pPr>
        <w:spacing w:line="240" w:lineRule="auto"/>
        <w:ind w:left="708" w:hanging="708"/>
        <w:jc w:val="both"/>
        <w:rPr>
          <w:del w:id="128" w:author="user" w:date="2024-08-14T21:30:00Z" w16du:dateUtc="2024-08-14T18:30:00Z"/>
          <w:rFonts w:ascii="Times New Roman" w:hAnsi="Times New Roman" w:cs="Times New Roman"/>
          <w:bCs/>
          <w:sz w:val="24"/>
          <w:szCs w:val="24"/>
        </w:rPr>
        <w:pPrChange w:id="129" w:author="user" w:date="2024-08-14T21:30:00Z" w16du:dateUtc="2024-08-14T18:30:00Z">
          <w:pPr>
            <w:spacing w:line="240" w:lineRule="auto"/>
            <w:jc w:val="both"/>
          </w:pPr>
        </w:pPrChange>
      </w:pPr>
      <w:r w:rsidRPr="0091231C">
        <w:rPr>
          <w:rFonts w:ascii="Times New Roman" w:hAnsi="Times New Roman" w:cs="Times New Roman"/>
          <w:bCs/>
          <w:sz w:val="24"/>
          <w:szCs w:val="24"/>
        </w:rPr>
        <w:t xml:space="preserve">Carbonell, A., Alemany, F., Merella, P., Quetglas, A., </w:t>
      </w:r>
      <w:del w:id="130" w:author="user" w:date="2024-08-14T21:30:00Z" w16du:dateUtc="2024-08-14T18:30: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Román, E. (2003). The by-catch of sharks in the western Mediterranean (Balearic Islands) trawl fishery. </w:t>
      </w:r>
      <w:r w:rsidRPr="0091231C">
        <w:rPr>
          <w:rFonts w:ascii="Times New Roman" w:hAnsi="Times New Roman" w:cs="Times New Roman"/>
          <w:bCs/>
          <w:i/>
          <w:sz w:val="24"/>
          <w:szCs w:val="24"/>
        </w:rPr>
        <w:t>Fisheries Research</w:t>
      </w:r>
      <w:r w:rsidRPr="0091231C">
        <w:rPr>
          <w:rFonts w:ascii="Times New Roman" w:hAnsi="Times New Roman" w:cs="Times New Roman"/>
          <w:bCs/>
          <w:sz w:val="24"/>
          <w:szCs w:val="24"/>
        </w:rPr>
        <w:t>, 61(1-3), 7-18.</w:t>
      </w:r>
      <w:del w:id="131" w:author="user" w:date="2024-08-14T21:30:00Z" w16du:dateUtc="2024-08-14T18:30:00Z">
        <w:r w:rsidR="00505BF2" w:rsidRPr="0091231C" w:rsidDel="0091231C">
          <w:rPr>
            <w:rFonts w:ascii="Times New Roman" w:hAnsi="Times New Roman" w:cs="Times New Roman"/>
            <w:bCs/>
            <w:sz w:val="24"/>
            <w:szCs w:val="24"/>
          </w:rPr>
          <w:delText xml:space="preserve"> DOİ:</w:delText>
        </w:r>
        <w:r w:rsidR="00505BF2" w:rsidRPr="0091231C" w:rsidDel="0091231C">
          <w:delText xml:space="preserve"> </w:delText>
        </w:r>
        <w:r w:rsidR="00505BF2" w:rsidRPr="0091231C" w:rsidDel="0091231C">
          <w:rPr>
            <w:rFonts w:ascii="Times New Roman" w:hAnsi="Times New Roman" w:cs="Times New Roman"/>
            <w:bCs/>
            <w:sz w:val="24"/>
            <w:szCs w:val="24"/>
          </w:rPr>
          <w:delText>10.1016/s0165-7836(02)00242-4</w:delText>
        </w:r>
      </w:del>
    </w:p>
    <w:p w14:paraId="158D1A56" w14:textId="77777777" w:rsidR="0091231C" w:rsidRDefault="0091231C" w:rsidP="0091231C">
      <w:pPr>
        <w:spacing w:line="240" w:lineRule="auto"/>
        <w:ind w:left="708" w:hanging="708"/>
        <w:jc w:val="both"/>
        <w:rPr>
          <w:ins w:id="132" w:author="user" w:date="2024-08-14T21:30:00Z" w16du:dateUtc="2024-08-14T18:30:00Z"/>
          <w:rFonts w:ascii="Times New Roman" w:hAnsi="Times New Roman" w:cs="Times New Roman"/>
          <w:bCs/>
          <w:sz w:val="24"/>
          <w:szCs w:val="24"/>
        </w:rPr>
      </w:pPr>
    </w:p>
    <w:p w14:paraId="72B2F6D1" w14:textId="78389369" w:rsidR="007A51AA" w:rsidRPr="0091231C" w:rsidDel="0091231C" w:rsidRDefault="007A51AA">
      <w:pPr>
        <w:spacing w:line="240" w:lineRule="auto"/>
        <w:ind w:left="708" w:hanging="708"/>
        <w:jc w:val="both"/>
        <w:rPr>
          <w:del w:id="133" w:author="user" w:date="2024-08-14T21:31:00Z" w16du:dateUtc="2024-08-14T18:31:00Z"/>
          <w:rFonts w:ascii="Times New Roman" w:hAnsi="Times New Roman" w:cs="Times New Roman"/>
          <w:bCs/>
          <w:sz w:val="24"/>
          <w:szCs w:val="24"/>
        </w:rPr>
        <w:pPrChange w:id="134" w:author="user" w:date="2024-08-14T21:30:00Z" w16du:dateUtc="2024-08-14T18:30:00Z">
          <w:pPr>
            <w:spacing w:line="240" w:lineRule="auto"/>
            <w:jc w:val="both"/>
          </w:pPr>
        </w:pPrChange>
      </w:pPr>
      <w:r w:rsidRPr="0091231C">
        <w:rPr>
          <w:rFonts w:ascii="Times New Roman" w:hAnsi="Times New Roman" w:cs="Times New Roman"/>
          <w:bCs/>
          <w:sz w:val="24"/>
          <w:szCs w:val="24"/>
        </w:rPr>
        <w:t xml:space="preserve">Darna, S. A., Bendiab, A. A. T., Mouffok, S., Belmahi, A. E., </w:t>
      </w:r>
      <w:del w:id="135" w:author="user" w:date="2024-08-14T21:30:00Z" w16du:dateUtc="2024-08-14T18:30: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Bouderbala, M. (2018). Observation on distribution, biology, growth, diet and feeding strategy of blackmouth catshark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(Rafinesque, 1810)(Chondrichthyes Scyliorhinidae) in Western Algerian coast. </w:t>
      </w:r>
      <w:r w:rsidRPr="0091231C">
        <w:rPr>
          <w:rFonts w:ascii="Times New Roman" w:hAnsi="Times New Roman" w:cs="Times New Roman"/>
          <w:bCs/>
          <w:i/>
          <w:sz w:val="24"/>
          <w:szCs w:val="24"/>
        </w:rPr>
        <w:t>Biodivers</w:t>
      </w:r>
      <w:del w:id="136" w:author="user" w:date="2024-08-14T21:32:00Z" w16du:dateUtc="2024-08-14T18:32:00Z">
        <w:r w:rsidRPr="0091231C" w:rsidDel="0091231C">
          <w:rPr>
            <w:rFonts w:ascii="Times New Roman" w:hAnsi="Times New Roman" w:cs="Times New Roman"/>
            <w:bCs/>
            <w:i/>
            <w:sz w:val="24"/>
            <w:szCs w:val="24"/>
          </w:rPr>
          <w:delText>.</w:delText>
        </w:r>
      </w:del>
      <w:ins w:id="137" w:author="user" w:date="2024-08-14T21:32:00Z" w16du:dateUtc="2024-08-14T18:32:00Z">
        <w:r w:rsidR="0091231C">
          <w:rPr>
            <w:rFonts w:ascii="Times New Roman" w:hAnsi="Times New Roman" w:cs="Times New Roman"/>
            <w:bCs/>
            <w:i/>
            <w:sz w:val="24"/>
            <w:szCs w:val="24"/>
          </w:rPr>
          <w:t>ity</w:t>
        </w:r>
      </w:ins>
      <w:r w:rsidRPr="0091231C">
        <w:rPr>
          <w:rFonts w:ascii="Times New Roman" w:hAnsi="Times New Roman" w:cs="Times New Roman"/>
          <w:bCs/>
          <w:i/>
          <w:sz w:val="24"/>
          <w:szCs w:val="24"/>
        </w:rPr>
        <w:t xml:space="preserve"> J</w:t>
      </w:r>
      <w:ins w:id="138" w:author="user" w:date="2024-08-14T21:32:00Z" w16du:dateUtc="2024-08-14T18:32:00Z">
        <w:r w:rsidR="0091231C">
          <w:rPr>
            <w:rFonts w:ascii="Times New Roman" w:hAnsi="Times New Roman" w:cs="Times New Roman"/>
            <w:bCs/>
            <w:i/>
            <w:sz w:val="24"/>
            <w:szCs w:val="24"/>
          </w:rPr>
          <w:t>ournal</w:t>
        </w:r>
      </w:ins>
      <w:r w:rsidRPr="0091231C">
        <w:rPr>
          <w:rFonts w:ascii="Times New Roman" w:hAnsi="Times New Roman" w:cs="Times New Roman"/>
          <w:bCs/>
          <w:i/>
          <w:sz w:val="24"/>
          <w:szCs w:val="24"/>
        </w:rPr>
        <w:t>,</w:t>
      </w:r>
      <w:r w:rsidRPr="0091231C">
        <w:rPr>
          <w:rFonts w:ascii="Times New Roman" w:hAnsi="Times New Roman" w:cs="Times New Roman"/>
          <w:bCs/>
          <w:sz w:val="24"/>
          <w:szCs w:val="24"/>
        </w:rPr>
        <w:t xml:space="preserve"> 9, 357-368.</w:t>
      </w:r>
      <w:r w:rsidR="00505BF2" w:rsidRPr="0091231C">
        <w:rPr>
          <w:rFonts w:ascii="Times New Roman" w:hAnsi="Times New Roman" w:cs="Times New Roman"/>
          <w:bCs/>
          <w:sz w:val="24"/>
          <w:szCs w:val="24"/>
        </w:rPr>
        <w:t xml:space="preserve"> </w:t>
      </w:r>
      <w:del w:id="139" w:author="user" w:date="2024-08-14T21:31:00Z" w16du:dateUtc="2024-08-14T18:31:00Z">
        <w:r w:rsidR="00505BF2" w:rsidRPr="0091231C" w:rsidDel="0091231C">
          <w:rPr>
            <w:rFonts w:ascii="Times New Roman" w:hAnsi="Times New Roman" w:cs="Times New Roman"/>
            <w:bCs/>
            <w:sz w:val="24"/>
            <w:szCs w:val="24"/>
          </w:rPr>
          <w:delText>DOİ:</w:delText>
        </w:r>
        <w:r w:rsidR="00505BF2" w:rsidRPr="0091231C" w:rsidDel="0091231C">
          <w:delText xml:space="preserve"> </w:delText>
        </w:r>
        <w:r w:rsidR="00505BF2" w:rsidRPr="0091231C" w:rsidDel="0091231C">
          <w:rPr>
            <w:rFonts w:ascii="Times New Roman" w:hAnsi="Times New Roman" w:cs="Times New Roman"/>
            <w:bCs/>
            <w:sz w:val="24"/>
            <w:szCs w:val="24"/>
          </w:rPr>
          <w:delText>10.31396/biodiv.jour.2018.9.4.357.368</w:delText>
        </w:r>
      </w:del>
    </w:p>
    <w:p w14:paraId="13ED4554" w14:textId="77777777" w:rsidR="0091231C" w:rsidRDefault="0091231C" w:rsidP="0091231C">
      <w:pPr>
        <w:spacing w:line="240" w:lineRule="auto"/>
        <w:ind w:left="708" w:hanging="708"/>
        <w:jc w:val="both"/>
        <w:rPr>
          <w:ins w:id="140" w:author="user" w:date="2024-08-14T21:31:00Z" w16du:dateUtc="2024-08-14T18:31:00Z"/>
          <w:rFonts w:ascii="Times New Roman" w:hAnsi="Times New Roman" w:cs="Times New Roman"/>
          <w:bCs/>
          <w:sz w:val="24"/>
          <w:szCs w:val="24"/>
        </w:rPr>
      </w:pPr>
    </w:p>
    <w:p w14:paraId="740B68C2" w14:textId="68998685" w:rsidR="00A219BE" w:rsidRPr="0091231C" w:rsidDel="0091231C" w:rsidRDefault="00A219BE">
      <w:pPr>
        <w:spacing w:line="240" w:lineRule="auto"/>
        <w:ind w:left="708" w:hanging="708"/>
        <w:jc w:val="both"/>
        <w:rPr>
          <w:del w:id="141" w:author="user" w:date="2024-08-14T21:32:00Z" w16du:dateUtc="2024-08-14T18:32:00Z"/>
          <w:rFonts w:ascii="Times New Roman" w:hAnsi="Times New Roman" w:cs="Times New Roman"/>
          <w:bCs/>
          <w:sz w:val="24"/>
          <w:szCs w:val="24"/>
        </w:rPr>
        <w:pPrChange w:id="142" w:author="user" w:date="2024-08-14T21:31:00Z" w16du:dateUtc="2024-08-14T18:31:00Z">
          <w:pPr>
            <w:spacing w:line="240" w:lineRule="auto"/>
            <w:jc w:val="both"/>
          </w:pPr>
        </w:pPrChange>
      </w:pPr>
      <w:r w:rsidRPr="0091231C">
        <w:rPr>
          <w:rFonts w:ascii="Times New Roman" w:hAnsi="Times New Roman" w:cs="Times New Roman"/>
          <w:bCs/>
          <w:sz w:val="24"/>
          <w:szCs w:val="24"/>
        </w:rPr>
        <w:t xml:space="preserve">D’Iglio, C., Albano, M., Tiralongo, F., Famulari, S., Rinelli, P., Savoca, S., </w:t>
      </w:r>
      <w:commentRangeStart w:id="143"/>
      <w:r w:rsidRPr="0091231C">
        <w:rPr>
          <w:rFonts w:ascii="Times New Roman" w:hAnsi="Times New Roman" w:cs="Times New Roman"/>
          <w:bCs/>
          <w:sz w:val="24"/>
          <w:szCs w:val="24"/>
        </w:rPr>
        <w:t xml:space="preserve">... </w:t>
      </w:r>
      <w:commentRangeEnd w:id="143"/>
      <w:r w:rsidR="0091231C">
        <w:rPr>
          <w:rStyle w:val="AklamaBavurusu"/>
        </w:rPr>
        <w:commentReference w:id="143"/>
      </w:r>
      <w:del w:id="144" w:author="user" w:date="2024-08-14T21:32:00Z" w16du:dateUtc="2024-08-14T18:32:00Z">
        <w:r w:rsidRPr="0091231C" w:rsidDel="0091231C">
          <w:rPr>
            <w:rFonts w:ascii="Times New Roman" w:hAnsi="Times New Roman" w:cs="Times New Roman"/>
            <w:bCs/>
            <w:sz w:val="24"/>
            <w:szCs w:val="24"/>
          </w:rPr>
          <w:delText>&amp;</w:delText>
        </w:r>
      </w:del>
      <w:r w:rsidRPr="0091231C">
        <w:rPr>
          <w:rFonts w:ascii="Times New Roman" w:hAnsi="Times New Roman" w:cs="Times New Roman"/>
          <w:bCs/>
          <w:sz w:val="24"/>
          <w:szCs w:val="24"/>
        </w:rPr>
        <w:t xml:space="preserve"> Capillo, G. (2021</w:t>
      </w:r>
      <w:del w:id="145" w:author="user" w:date="2024-08-14T19:52:00Z" w16du:dateUtc="2024-08-14T16:52:00Z">
        <w:r w:rsidR="006D71C5" w:rsidRPr="0091231C" w:rsidDel="0091231C">
          <w:rPr>
            <w:rFonts w:ascii="Times New Roman" w:hAnsi="Times New Roman" w:cs="Times New Roman"/>
            <w:bCs/>
            <w:sz w:val="24"/>
            <w:szCs w:val="24"/>
          </w:rPr>
          <w:delText>-</w:delText>
        </w:r>
      </w:del>
      <w:r w:rsidR="006D71C5" w:rsidRPr="0091231C">
        <w:rPr>
          <w:rFonts w:ascii="Times New Roman" w:hAnsi="Times New Roman" w:cs="Times New Roman"/>
          <w:bCs/>
          <w:sz w:val="24"/>
          <w:szCs w:val="24"/>
        </w:rPr>
        <w:t>a</w:t>
      </w:r>
      <w:r w:rsidRPr="0091231C">
        <w:rPr>
          <w:rFonts w:ascii="Times New Roman" w:hAnsi="Times New Roman" w:cs="Times New Roman"/>
          <w:bCs/>
          <w:sz w:val="24"/>
          <w:szCs w:val="24"/>
        </w:rPr>
        <w:t>). Biological and ecological aspects of the blackmouth catshark (</w:t>
      </w:r>
      <w:r w:rsidRPr="0091231C">
        <w:rPr>
          <w:rFonts w:ascii="Times New Roman" w:hAnsi="Times New Roman" w:cs="Times New Roman"/>
          <w:bCs/>
          <w:i/>
          <w:iCs/>
          <w:sz w:val="24"/>
          <w:szCs w:val="24"/>
        </w:rPr>
        <w:t>Galeus melastomus</w:t>
      </w:r>
      <w:r w:rsidRPr="0091231C">
        <w:rPr>
          <w:rFonts w:ascii="Times New Roman" w:hAnsi="Times New Roman" w:cs="Times New Roman"/>
          <w:bCs/>
          <w:sz w:val="24"/>
          <w:szCs w:val="24"/>
        </w:rPr>
        <w:t xml:space="preserve"> Rafinesque, 1810) in the Southern Tyrrhenian Sea. </w:t>
      </w:r>
      <w:r w:rsidRPr="0091231C">
        <w:rPr>
          <w:rFonts w:ascii="Times New Roman" w:hAnsi="Times New Roman" w:cs="Times New Roman"/>
          <w:bCs/>
          <w:i/>
          <w:iCs/>
          <w:sz w:val="24"/>
          <w:szCs w:val="24"/>
        </w:rPr>
        <w:t>Journal of Marine Science and Engineering</w:t>
      </w:r>
      <w:r w:rsidRPr="0091231C">
        <w:rPr>
          <w:rFonts w:ascii="Times New Roman" w:hAnsi="Times New Roman" w:cs="Times New Roman"/>
          <w:bCs/>
          <w:sz w:val="24"/>
          <w:szCs w:val="24"/>
        </w:rPr>
        <w:t>, 9(9), 967.</w:t>
      </w:r>
      <w:r w:rsidR="00505BF2" w:rsidRPr="0091231C">
        <w:rPr>
          <w:rFonts w:ascii="Times New Roman" w:hAnsi="Times New Roman" w:cs="Times New Roman"/>
          <w:bCs/>
          <w:sz w:val="24"/>
          <w:szCs w:val="24"/>
        </w:rPr>
        <w:t xml:space="preserve"> </w:t>
      </w:r>
      <w:del w:id="146" w:author="user" w:date="2024-08-14T21:32:00Z" w16du:dateUtc="2024-08-14T18:32:00Z">
        <w:r w:rsidR="00505BF2" w:rsidRPr="0091231C" w:rsidDel="0091231C">
          <w:rPr>
            <w:rFonts w:ascii="Times New Roman" w:hAnsi="Times New Roman" w:cs="Times New Roman"/>
            <w:bCs/>
            <w:sz w:val="24"/>
            <w:szCs w:val="24"/>
          </w:rPr>
          <w:delText>DOİ:</w:delText>
        </w:r>
        <w:r w:rsidR="00505BF2" w:rsidRPr="0091231C" w:rsidDel="0091231C">
          <w:delText xml:space="preserve"> </w:delText>
        </w:r>
        <w:r w:rsidR="00505BF2" w:rsidRPr="0091231C" w:rsidDel="0091231C">
          <w:rPr>
            <w:rFonts w:ascii="Times New Roman" w:hAnsi="Times New Roman" w:cs="Times New Roman"/>
            <w:bCs/>
            <w:sz w:val="24"/>
            <w:szCs w:val="24"/>
          </w:rPr>
          <w:delText>10.3390/jmse9090967</w:delText>
        </w:r>
      </w:del>
    </w:p>
    <w:p w14:paraId="50BA809A" w14:textId="77777777" w:rsidR="0091231C" w:rsidRDefault="0091231C" w:rsidP="0091231C">
      <w:pPr>
        <w:spacing w:line="240" w:lineRule="auto"/>
        <w:ind w:left="708" w:hanging="708"/>
        <w:jc w:val="both"/>
        <w:rPr>
          <w:ins w:id="147" w:author="user" w:date="2024-08-14T21:32:00Z" w16du:dateUtc="2024-08-14T18:32:00Z"/>
          <w:rFonts w:ascii="Times New Roman" w:hAnsi="Times New Roman" w:cs="Times New Roman"/>
          <w:bCs/>
          <w:sz w:val="24"/>
          <w:szCs w:val="24"/>
        </w:rPr>
      </w:pPr>
    </w:p>
    <w:p w14:paraId="05E445A1" w14:textId="7B479C5C" w:rsidR="006D71C5" w:rsidRPr="0091231C" w:rsidDel="0091231C" w:rsidRDefault="006D71C5">
      <w:pPr>
        <w:spacing w:line="240" w:lineRule="auto"/>
        <w:ind w:left="708" w:hanging="708"/>
        <w:jc w:val="both"/>
        <w:rPr>
          <w:del w:id="148" w:author="user" w:date="2024-08-14T21:32:00Z" w16du:dateUtc="2024-08-14T18:32:00Z"/>
          <w:rFonts w:ascii="Times New Roman" w:hAnsi="Times New Roman" w:cs="Times New Roman"/>
          <w:bCs/>
          <w:sz w:val="24"/>
          <w:szCs w:val="24"/>
        </w:rPr>
        <w:pPrChange w:id="149" w:author="user" w:date="2024-08-14T21:32:00Z" w16du:dateUtc="2024-08-14T18:32:00Z">
          <w:pPr>
            <w:spacing w:line="240" w:lineRule="auto"/>
            <w:jc w:val="both"/>
          </w:pPr>
        </w:pPrChange>
      </w:pPr>
      <w:r w:rsidRPr="0091231C">
        <w:rPr>
          <w:rFonts w:ascii="Times New Roman" w:hAnsi="Times New Roman" w:cs="Times New Roman"/>
          <w:bCs/>
          <w:sz w:val="24"/>
          <w:szCs w:val="24"/>
        </w:rPr>
        <w:t>D’Iglio, C., Savoca, S., Rinelli, P., Spanò, N.,</w:t>
      </w:r>
      <w:del w:id="150" w:author="user" w:date="2024-08-14T21:32:00Z" w16du:dateUtc="2024-08-14T18:32:00Z">
        <w:r w:rsidRPr="0091231C" w:rsidDel="0091231C">
          <w:rPr>
            <w:rFonts w:ascii="Times New Roman" w:hAnsi="Times New Roman" w:cs="Times New Roman"/>
            <w:bCs/>
            <w:sz w:val="24"/>
            <w:szCs w:val="24"/>
          </w:rPr>
          <w:delText xml:space="preserve"> &amp;</w:delText>
        </w:r>
      </w:del>
      <w:r w:rsidRPr="0091231C">
        <w:rPr>
          <w:rFonts w:ascii="Times New Roman" w:hAnsi="Times New Roman" w:cs="Times New Roman"/>
          <w:bCs/>
          <w:sz w:val="24"/>
          <w:szCs w:val="24"/>
        </w:rPr>
        <w:t xml:space="preserve"> Capillo, G. (2021</w:t>
      </w:r>
      <w:del w:id="151" w:author="user" w:date="2024-08-14T19:52:00Z" w16du:dateUtc="2024-08-14T16:52:00Z">
        <w:r w:rsidRPr="0091231C" w:rsidDel="0091231C">
          <w:rPr>
            <w:rFonts w:ascii="Times New Roman" w:hAnsi="Times New Roman" w:cs="Times New Roman"/>
            <w:bCs/>
            <w:sz w:val="24"/>
            <w:szCs w:val="24"/>
          </w:rPr>
          <w:delText>-</w:delText>
        </w:r>
      </w:del>
      <w:r w:rsidRPr="0091231C">
        <w:rPr>
          <w:rFonts w:ascii="Times New Roman" w:hAnsi="Times New Roman" w:cs="Times New Roman"/>
          <w:bCs/>
          <w:sz w:val="24"/>
          <w:szCs w:val="24"/>
        </w:rPr>
        <w:t xml:space="preserve">b). Diet of the deep-sea shark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Rafinesque, 1810, in the Mediterranean sea: What we know and what we should know. </w:t>
      </w:r>
      <w:r w:rsidRPr="0091231C">
        <w:rPr>
          <w:rFonts w:ascii="Times New Roman" w:hAnsi="Times New Roman" w:cs="Times New Roman"/>
          <w:bCs/>
          <w:i/>
          <w:iCs/>
          <w:sz w:val="24"/>
          <w:szCs w:val="24"/>
          <w:rPrChange w:id="152" w:author="user" w:date="2024-08-14T21:33:00Z" w16du:dateUtc="2024-08-14T18:33:00Z">
            <w:rPr>
              <w:rFonts w:ascii="Times New Roman" w:hAnsi="Times New Roman" w:cs="Times New Roman"/>
              <w:bCs/>
              <w:sz w:val="24"/>
              <w:szCs w:val="24"/>
            </w:rPr>
          </w:rPrChange>
        </w:rPr>
        <w:t>Sustainability</w:t>
      </w:r>
      <w:r w:rsidRPr="0091231C">
        <w:rPr>
          <w:rFonts w:ascii="Times New Roman" w:hAnsi="Times New Roman" w:cs="Times New Roman"/>
          <w:bCs/>
          <w:sz w:val="24"/>
          <w:szCs w:val="24"/>
        </w:rPr>
        <w:t>, 13(7), 3962.</w:t>
      </w:r>
      <w:r w:rsidR="00505BF2" w:rsidRPr="0091231C">
        <w:rPr>
          <w:rFonts w:ascii="Times New Roman" w:hAnsi="Times New Roman" w:cs="Times New Roman"/>
          <w:bCs/>
          <w:sz w:val="24"/>
          <w:szCs w:val="24"/>
        </w:rPr>
        <w:t xml:space="preserve"> </w:t>
      </w:r>
      <w:del w:id="153" w:author="user" w:date="2024-08-14T21:32:00Z" w16du:dateUtc="2024-08-14T18:32:00Z">
        <w:r w:rsidR="00505BF2" w:rsidRPr="0091231C" w:rsidDel="0091231C">
          <w:rPr>
            <w:rFonts w:ascii="Times New Roman" w:hAnsi="Times New Roman" w:cs="Times New Roman"/>
            <w:bCs/>
            <w:sz w:val="24"/>
            <w:szCs w:val="24"/>
          </w:rPr>
          <w:delText>DOİ:</w:delText>
        </w:r>
        <w:r w:rsidR="00505BF2" w:rsidRPr="0091231C" w:rsidDel="0091231C">
          <w:delText xml:space="preserve"> </w:delText>
        </w:r>
        <w:r w:rsidR="00505BF2" w:rsidRPr="0091231C" w:rsidDel="0091231C">
          <w:rPr>
            <w:rFonts w:ascii="Times New Roman" w:hAnsi="Times New Roman" w:cs="Times New Roman"/>
            <w:bCs/>
            <w:sz w:val="24"/>
            <w:szCs w:val="24"/>
          </w:rPr>
          <w:delText>10.3390/su13073962</w:delText>
        </w:r>
      </w:del>
    </w:p>
    <w:p w14:paraId="3A1F99BF" w14:textId="77777777" w:rsidR="0091231C" w:rsidRDefault="0091231C" w:rsidP="0091231C">
      <w:pPr>
        <w:spacing w:line="240" w:lineRule="auto"/>
        <w:ind w:left="708" w:hanging="708"/>
        <w:jc w:val="both"/>
        <w:rPr>
          <w:ins w:id="154" w:author="user" w:date="2024-08-14T21:32:00Z" w16du:dateUtc="2024-08-14T18:32:00Z"/>
          <w:rFonts w:ascii="Times New Roman" w:hAnsi="Times New Roman" w:cs="Times New Roman"/>
          <w:bCs/>
          <w:sz w:val="24"/>
          <w:szCs w:val="24"/>
        </w:rPr>
      </w:pPr>
    </w:p>
    <w:p w14:paraId="58DDD6B3" w14:textId="51815F9D" w:rsidR="00A219BE" w:rsidRPr="0091231C" w:rsidDel="0091231C" w:rsidRDefault="00596AA8">
      <w:pPr>
        <w:spacing w:line="240" w:lineRule="auto"/>
        <w:ind w:left="708" w:hanging="708"/>
        <w:jc w:val="both"/>
        <w:rPr>
          <w:del w:id="155" w:author="user" w:date="2024-08-14T21:33:00Z" w16du:dateUtc="2024-08-14T18:33:00Z"/>
          <w:rFonts w:ascii="Times New Roman" w:hAnsi="Times New Roman" w:cs="Times New Roman"/>
          <w:bCs/>
          <w:sz w:val="24"/>
          <w:szCs w:val="24"/>
        </w:rPr>
        <w:pPrChange w:id="156" w:author="user" w:date="2024-08-14T21:32:00Z" w16du:dateUtc="2024-08-14T18:32:00Z">
          <w:pPr>
            <w:spacing w:line="240" w:lineRule="auto"/>
            <w:jc w:val="both"/>
          </w:pPr>
        </w:pPrChange>
      </w:pPr>
      <w:r w:rsidRPr="0091231C">
        <w:rPr>
          <w:rFonts w:ascii="Times New Roman" w:hAnsi="Times New Roman" w:cs="Times New Roman"/>
          <w:bCs/>
          <w:sz w:val="24"/>
          <w:szCs w:val="24"/>
        </w:rPr>
        <w:t xml:space="preserve">Dulvy, N. K., Fowler, S. L., Musick, J. A., Cavanagh, R. D., Kyne, P. M., Harrison, L. R., </w:t>
      </w:r>
      <w:commentRangeStart w:id="157"/>
      <w:r w:rsidRPr="0091231C">
        <w:rPr>
          <w:rFonts w:ascii="Times New Roman" w:hAnsi="Times New Roman" w:cs="Times New Roman"/>
          <w:bCs/>
          <w:sz w:val="24"/>
          <w:szCs w:val="24"/>
        </w:rPr>
        <w:t xml:space="preserve">... </w:t>
      </w:r>
      <w:commentRangeEnd w:id="157"/>
      <w:r w:rsidR="0091231C">
        <w:rPr>
          <w:rStyle w:val="AklamaBavurusu"/>
        </w:rPr>
        <w:commentReference w:id="157"/>
      </w:r>
      <w:del w:id="158" w:author="user" w:date="2024-08-14T21:33:00Z" w16du:dateUtc="2024-08-14T18:33:00Z">
        <w:r w:rsidRPr="0091231C" w:rsidDel="0091231C">
          <w:rPr>
            <w:rFonts w:ascii="Times New Roman" w:hAnsi="Times New Roman" w:cs="Times New Roman"/>
            <w:bCs/>
            <w:sz w:val="24"/>
            <w:szCs w:val="24"/>
          </w:rPr>
          <w:delText>&amp;</w:delText>
        </w:r>
      </w:del>
      <w:r w:rsidRPr="0091231C">
        <w:rPr>
          <w:rFonts w:ascii="Times New Roman" w:hAnsi="Times New Roman" w:cs="Times New Roman"/>
          <w:bCs/>
          <w:sz w:val="24"/>
          <w:szCs w:val="24"/>
        </w:rPr>
        <w:t xml:space="preserve"> White, W. T. (2014). Extinction risk and conservation of the world’s sharks and rays. elife, 3, e00590.</w:t>
      </w:r>
      <w:r w:rsidR="00505BF2" w:rsidRPr="0091231C">
        <w:rPr>
          <w:rFonts w:ascii="Times New Roman" w:hAnsi="Times New Roman" w:cs="Times New Roman"/>
          <w:bCs/>
          <w:sz w:val="24"/>
          <w:szCs w:val="24"/>
        </w:rPr>
        <w:t xml:space="preserve"> </w:t>
      </w:r>
      <w:del w:id="159" w:author="user" w:date="2024-08-14T21:33:00Z" w16du:dateUtc="2024-08-14T18:33:00Z">
        <w:r w:rsidR="00505BF2" w:rsidRPr="0091231C" w:rsidDel="0091231C">
          <w:rPr>
            <w:rFonts w:ascii="Times New Roman" w:hAnsi="Times New Roman" w:cs="Times New Roman"/>
            <w:bCs/>
            <w:sz w:val="24"/>
            <w:szCs w:val="24"/>
          </w:rPr>
          <w:delText>DOİ:</w:delText>
        </w:r>
        <w:r w:rsidR="00505BF2" w:rsidRPr="0091231C" w:rsidDel="0091231C">
          <w:delText xml:space="preserve"> </w:delText>
        </w:r>
        <w:r w:rsidR="00505BF2" w:rsidRPr="0091231C" w:rsidDel="0091231C">
          <w:rPr>
            <w:rFonts w:ascii="Times New Roman" w:hAnsi="Times New Roman" w:cs="Times New Roman"/>
            <w:bCs/>
            <w:sz w:val="24"/>
            <w:szCs w:val="24"/>
          </w:rPr>
          <w:delText>10.7554/elife.00590.027</w:delText>
        </w:r>
      </w:del>
    </w:p>
    <w:p w14:paraId="09C456EF" w14:textId="77777777" w:rsidR="0091231C" w:rsidRDefault="0091231C" w:rsidP="0091231C">
      <w:pPr>
        <w:spacing w:line="240" w:lineRule="auto"/>
        <w:ind w:left="708" w:hanging="708"/>
        <w:jc w:val="both"/>
        <w:rPr>
          <w:ins w:id="160" w:author="user" w:date="2024-08-14T21:33:00Z" w16du:dateUtc="2024-08-14T18:33:00Z"/>
          <w:rFonts w:ascii="Times New Roman" w:hAnsi="Times New Roman" w:cs="Times New Roman"/>
          <w:bCs/>
          <w:sz w:val="24"/>
          <w:szCs w:val="24"/>
        </w:rPr>
      </w:pPr>
    </w:p>
    <w:p w14:paraId="6B7CF51C" w14:textId="1F865174" w:rsidR="00596AA8" w:rsidRPr="0091231C" w:rsidDel="0091231C" w:rsidRDefault="00596AA8">
      <w:pPr>
        <w:spacing w:line="240" w:lineRule="auto"/>
        <w:ind w:left="708" w:hanging="708"/>
        <w:jc w:val="both"/>
        <w:rPr>
          <w:del w:id="161" w:author="user" w:date="2024-08-14T21:35:00Z" w16du:dateUtc="2024-08-14T18:35:00Z"/>
          <w:rFonts w:ascii="Times New Roman" w:hAnsi="Times New Roman" w:cs="Times New Roman"/>
          <w:bCs/>
          <w:sz w:val="24"/>
          <w:szCs w:val="24"/>
        </w:rPr>
        <w:pPrChange w:id="162" w:author="user" w:date="2024-08-14T21:33:00Z" w16du:dateUtc="2024-08-14T18:33:00Z">
          <w:pPr>
            <w:spacing w:line="240" w:lineRule="auto"/>
            <w:jc w:val="both"/>
          </w:pPr>
        </w:pPrChange>
      </w:pPr>
      <w:r w:rsidRPr="0091231C">
        <w:rPr>
          <w:rFonts w:ascii="Times New Roman" w:hAnsi="Times New Roman" w:cs="Times New Roman"/>
          <w:bCs/>
          <w:sz w:val="24"/>
          <w:szCs w:val="24"/>
        </w:rPr>
        <w:t xml:space="preserve">Dulvy, N. K., Simpfendorfer, C. A., Davidson, L. N., Fordham, S. V., Bräutigam, A., Sant, G., </w:t>
      </w:r>
      <w:del w:id="163" w:author="user" w:date="2024-08-14T21:33:00Z" w16du:dateUtc="2024-08-14T18:33:00Z">
        <w:r w:rsidRPr="0091231C" w:rsidDel="0091231C">
          <w:rPr>
            <w:rFonts w:ascii="Times New Roman" w:hAnsi="Times New Roman" w:cs="Times New Roman"/>
            <w:bCs/>
            <w:sz w:val="24"/>
            <w:szCs w:val="24"/>
          </w:rPr>
          <w:delText>&amp;</w:delText>
        </w:r>
      </w:del>
      <w:r w:rsidRPr="0091231C">
        <w:rPr>
          <w:rFonts w:ascii="Times New Roman" w:hAnsi="Times New Roman" w:cs="Times New Roman"/>
          <w:bCs/>
          <w:sz w:val="24"/>
          <w:szCs w:val="24"/>
        </w:rPr>
        <w:t xml:space="preserve"> Welch, D. J. (2017). Challenges and priorities in shark and ray conservation. </w:t>
      </w:r>
      <w:r w:rsidRPr="0091231C">
        <w:rPr>
          <w:rFonts w:ascii="Times New Roman" w:hAnsi="Times New Roman" w:cs="Times New Roman"/>
          <w:bCs/>
          <w:i/>
          <w:sz w:val="24"/>
          <w:szCs w:val="24"/>
        </w:rPr>
        <w:t>Current Biology,</w:t>
      </w:r>
      <w:r w:rsidRPr="0091231C">
        <w:rPr>
          <w:rFonts w:ascii="Times New Roman" w:hAnsi="Times New Roman" w:cs="Times New Roman"/>
          <w:bCs/>
          <w:sz w:val="24"/>
          <w:szCs w:val="24"/>
        </w:rPr>
        <w:t xml:space="preserve"> 27(11), </w:t>
      </w:r>
      <w:del w:id="164" w:author="user" w:date="2024-08-14T21:34:00Z" w16du:dateUtc="2024-08-14T18:34:00Z">
        <w:r w:rsidRPr="0091231C" w:rsidDel="0091231C">
          <w:rPr>
            <w:rFonts w:ascii="Times New Roman" w:hAnsi="Times New Roman" w:cs="Times New Roman"/>
            <w:bCs/>
            <w:sz w:val="24"/>
            <w:szCs w:val="24"/>
          </w:rPr>
          <w:delText>R</w:delText>
        </w:r>
      </w:del>
      <w:r w:rsidRPr="0091231C">
        <w:rPr>
          <w:rFonts w:ascii="Times New Roman" w:hAnsi="Times New Roman" w:cs="Times New Roman"/>
          <w:bCs/>
          <w:sz w:val="24"/>
          <w:szCs w:val="24"/>
        </w:rPr>
        <w:t>565-</w:t>
      </w:r>
      <w:del w:id="165" w:author="user" w:date="2024-08-14T21:34:00Z" w16du:dateUtc="2024-08-14T18:34:00Z">
        <w:r w:rsidRPr="0091231C" w:rsidDel="0091231C">
          <w:rPr>
            <w:rFonts w:ascii="Times New Roman" w:hAnsi="Times New Roman" w:cs="Times New Roman"/>
            <w:bCs/>
            <w:sz w:val="24"/>
            <w:szCs w:val="24"/>
          </w:rPr>
          <w:delText>R</w:delText>
        </w:r>
      </w:del>
      <w:r w:rsidRPr="0091231C">
        <w:rPr>
          <w:rFonts w:ascii="Times New Roman" w:hAnsi="Times New Roman" w:cs="Times New Roman"/>
          <w:bCs/>
          <w:sz w:val="24"/>
          <w:szCs w:val="24"/>
        </w:rPr>
        <w:t>572.</w:t>
      </w:r>
      <w:del w:id="166" w:author="user" w:date="2024-08-14T21:33:00Z" w16du:dateUtc="2024-08-14T18:33:00Z">
        <w:r w:rsidR="00461E5E" w:rsidRPr="0091231C" w:rsidDel="0091231C">
          <w:rPr>
            <w:rFonts w:ascii="Times New Roman" w:hAnsi="Times New Roman" w:cs="Times New Roman"/>
            <w:bCs/>
            <w:sz w:val="24"/>
            <w:szCs w:val="24"/>
          </w:rPr>
          <w:delText xml:space="preserve"> DOİ:</w:delText>
        </w:r>
        <w:r w:rsidR="00461E5E" w:rsidRPr="0091231C" w:rsidDel="0091231C">
          <w:delText xml:space="preserve"> </w:delText>
        </w:r>
        <w:r w:rsidR="00461E5E" w:rsidRPr="0091231C" w:rsidDel="0091231C">
          <w:rPr>
            <w:rFonts w:ascii="Times New Roman" w:hAnsi="Times New Roman" w:cs="Times New Roman"/>
            <w:bCs/>
            <w:sz w:val="24"/>
            <w:szCs w:val="24"/>
          </w:rPr>
          <w:delText>10.1016/j.cub.2017.04.038</w:delText>
        </w:r>
      </w:del>
    </w:p>
    <w:p w14:paraId="3532D30C" w14:textId="77777777" w:rsidR="0091231C" w:rsidRDefault="0091231C" w:rsidP="0091231C">
      <w:pPr>
        <w:spacing w:line="240" w:lineRule="auto"/>
        <w:ind w:left="708" w:hanging="708"/>
        <w:jc w:val="both"/>
        <w:rPr>
          <w:ins w:id="167" w:author="user" w:date="2024-08-14T21:35:00Z" w16du:dateUtc="2024-08-14T18:35:00Z"/>
          <w:rFonts w:ascii="Times New Roman" w:hAnsi="Times New Roman" w:cs="Times New Roman"/>
          <w:bCs/>
          <w:sz w:val="24"/>
          <w:szCs w:val="24"/>
        </w:rPr>
      </w:pPr>
    </w:p>
    <w:p w14:paraId="2CB975C8" w14:textId="1482FEF3" w:rsidR="00A114C2" w:rsidRPr="0091231C" w:rsidDel="0091231C" w:rsidRDefault="00A114C2">
      <w:pPr>
        <w:spacing w:line="240" w:lineRule="auto"/>
        <w:ind w:left="708" w:hanging="708"/>
        <w:jc w:val="both"/>
        <w:rPr>
          <w:del w:id="168" w:author="user" w:date="2024-08-14T21:35:00Z" w16du:dateUtc="2024-08-14T18:35:00Z"/>
          <w:rFonts w:ascii="Times New Roman" w:hAnsi="Times New Roman" w:cs="Times New Roman"/>
          <w:bCs/>
          <w:sz w:val="24"/>
          <w:szCs w:val="24"/>
        </w:rPr>
        <w:pPrChange w:id="169" w:author="user" w:date="2024-08-14T21:35:00Z" w16du:dateUtc="2024-08-14T18:35:00Z">
          <w:pPr>
            <w:spacing w:line="240" w:lineRule="auto"/>
            <w:jc w:val="both"/>
          </w:pPr>
        </w:pPrChange>
      </w:pPr>
      <w:r w:rsidRPr="0091231C">
        <w:rPr>
          <w:rFonts w:ascii="Times New Roman" w:hAnsi="Times New Roman" w:cs="Times New Roman"/>
          <w:bCs/>
          <w:sz w:val="24"/>
          <w:szCs w:val="24"/>
        </w:rPr>
        <w:t xml:space="preserve">Ebert, D. A., </w:t>
      </w:r>
      <w:del w:id="170" w:author="user" w:date="2024-08-14T21:35:00Z" w16du:dateUtc="2024-08-14T18:35: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Stehmann, M. (2013). Sharks, batoids and chimaeras of the North Atlantic. Food and Agriculture Organization of the United Nations.</w:t>
      </w:r>
      <w:del w:id="171" w:author="user" w:date="2024-08-14T21:35:00Z" w16du:dateUtc="2024-08-14T18:35:00Z">
        <w:r w:rsidR="00461E5E" w:rsidRPr="0091231C" w:rsidDel="0091231C">
          <w:rPr>
            <w:rFonts w:ascii="Times New Roman" w:hAnsi="Times New Roman" w:cs="Times New Roman"/>
            <w:bCs/>
            <w:sz w:val="24"/>
            <w:szCs w:val="24"/>
          </w:rPr>
          <w:delText xml:space="preserve"> DOİ:</w:delText>
        </w:r>
        <w:r w:rsidR="00461E5E" w:rsidRPr="0091231C" w:rsidDel="0091231C">
          <w:delText xml:space="preserve"> </w:delText>
        </w:r>
        <w:r w:rsidR="00461E5E" w:rsidRPr="0091231C" w:rsidDel="0091231C">
          <w:rPr>
            <w:rFonts w:ascii="Times New Roman" w:hAnsi="Times New Roman" w:cs="Times New Roman"/>
            <w:bCs/>
            <w:sz w:val="24"/>
            <w:szCs w:val="24"/>
          </w:rPr>
          <w:delText>10.1080/17451000.2014.950588</w:delText>
        </w:r>
      </w:del>
    </w:p>
    <w:p w14:paraId="37A7D274" w14:textId="77777777" w:rsidR="0091231C" w:rsidRDefault="0091231C" w:rsidP="0091231C">
      <w:pPr>
        <w:spacing w:line="240" w:lineRule="auto"/>
        <w:ind w:left="708" w:hanging="708"/>
        <w:jc w:val="both"/>
        <w:rPr>
          <w:ins w:id="172" w:author="user" w:date="2024-08-14T21:35:00Z" w16du:dateUtc="2024-08-14T18:35:00Z"/>
          <w:rFonts w:ascii="Times New Roman" w:hAnsi="Times New Roman" w:cs="Times New Roman"/>
          <w:bCs/>
          <w:sz w:val="24"/>
          <w:szCs w:val="24"/>
        </w:rPr>
      </w:pPr>
    </w:p>
    <w:p w14:paraId="3CAE6181" w14:textId="3885AA13" w:rsidR="00213EBF" w:rsidRPr="0091231C" w:rsidDel="0091231C" w:rsidRDefault="00213EBF">
      <w:pPr>
        <w:spacing w:line="240" w:lineRule="auto"/>
        <w:ind w:left="708" w:hanging="708"/>
        <w:jc w:val="both"/>
        <w:rPr>
          <w:del w:id="173" w:author="user" w:date="2024-08-14T21:35:00Z" w16du:dateUtc="2024-08-14T18:35:00Z"/>
          <w:rFonts w:ascii="Times New Roman" w:hAnsi="Times New Roman" w:cs="Times New Roman"/>
          <w:bCs/>
          <w:sz w:val="24"/>
          <w:szCs w:val="24"/>
        </w:rPr>
        <w:pPrChange w:id="174" w:author="user" w:date="2024-08-14T21:35:00Z" w16du:dateUtc="2024-08-14T18:35:00Z">
          <w:pPr>
            <w:spacing w:line="240" w:lineRule="auto"/>
            <w:jc w:val="both"/>
          </w:pPr>
        </w:pPrChange>
      </w:pPr>
      <w:r w:rsidRPr="0091231C">
        <w:rPr>
          <w:rFonts w:ascii="Times New Roman" w:hAnsi="Times New Roman" w:cs="Times New Roman"/>
          <w:bCs/>
          <w:sz w:val="24"/>
          <w:szCs w:val="24"/>
        </w:rPr>
        <w:lastRenderedPageBreak/>
        <w:t xml:space="preserve">Ferretti, F., Osio, G. C., Jenkins, C. J., Rosenberg, A. A., &amp; Lotze, H. K. (2013). Long-term change in a meso-predator community in response to prolonged and heterogeneous human impact. </w:t>
      </w:r>
      <w:r w:rsidRPr="0091231C">
        <w:rPr>
          <w:rFonts w:ascii="Times New Roman" w:hAnsi="Times New Roman" w:cs="Times New Roman"/>
          <w:bCs/>
          <w:i/>
          <w:sz w:val="24"/>
          <w:szCs w:val="24"/>
        </w:rPr>
        <w:t xml:space="preserve">Scientific </w:t>
      </w:r>
      <w:r w:rsidR="0091231C" w:rsidRPr="0091231C">
        <w:rPr>
          <w:rFonts w:ascii="Times New Roman" w:hAnsi="Times New Roman" w:cs="Times New Roman"/>
          <w:bCs/>
          <w:i/>
          <w:sz w:val="24"/>
          <w:szCs w:val="24"/>
        </w:rPr>
        <w:t>R</w:t>
      </w:r>
      <w:r w:rsidRPr="0091231C">
        <w:rPr>
          <w:rFonts w:ascii="Times New Roman" w:hAnsi="Times New Roman" w:cs="Times New Roman"/>
          <w:bCs/>
          <w:i/>
          <w:sz w:val="24"/>
          <w:szCs w:val="24"/>
        </w:rPr>
        <w:t>eports,</w:t>
      </w:r>
      <w:r w:rsidRPr="0091231C">
        <w:rPr>
          <w:rFonts w:ascii="Times New Roman" w:hAnsi="Times New Roman" w:cs="Times New Roman"/>
          <w:bCs/>
          <w:sz w:val="24"/>
          <w:szCs w:val="24"/>
        </w:rPr>
        <w:t xml:space="preserve"> 3(1), 1057.</w:t>
      </w:r>
      <w:r w:rsidR="00461E5E" w:rsidRPr="0091231C">
        <w:rPr>
          <w:rFonts w:ascii="Times New Roman" w:hAnsi="Times New Roman" w:cs="Times New Roman"/>
          <w:bCs/>
          <w:sz w:val="24"/>
          <w:szCs w:val="24"/>
        </w:rPr>
        <w:t xml:space="preserve"> </w:t>
      </w:r>
      <w:del w:id="175" w:author="user" w:date="2024-08-14T21:35:00Z" w16du:dateUtc="2024-08-14T18:35: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10.1038/srep01057</w:delText>
        </w:r>
      </w:del>
    </w:p>
    <w:p w14:paraId="7D5AB145" w14:textId="77777777" w:rsidR="0091231C" w:rsidRDefault="0091231C" w:rsidP="0091231C">
      <w:pPr>
        <w:spacing w:line="240" w:lineRule="auto"/>
        <w:ind w:left="708" w:hanging="708"/>
        <w:jc w:val="both"/>
        <w:rPr>
          <w:ins w:id="176" w:author="user" w:date="2024-08-14T21:35:00Z" w16du:dateUtc="2024-08-14T18:35:00Z"/>
          <w:rFonts w:ascii="Times New Roman" w:hAnsi="Times New Roman" w:cs="Times New Roman"/>
          <w:bCs/>
          <w:sz w:val="24"/>
          <w:szCs w:val="24"/>
        </w:rPr>
      </w:pPr>
    </w:p>
    <w:p w14:paraId="31066594" w14:textId="58D7B41D" w:rsidR="00E5031B" w:rsidRPr="0091231C" w:rsidDel="0091231C" w:rsidRDefault="00E5031B">
      <w:pPr>
        <w:spacing w:line="240" w:lineRule="auto"/>
        <w:ind w:left="708" w:hanging="708"/>
        <w:jc w:val="both"/>
        <w:rPr>
          <w:del w:id="177" w:author="user" w:date="2024-08-14T21:44:00Z" w16du:dateUtc="2024-08-14T18:44:00Z"/>
          <w:rFonts w:ascii="Times New Roman" w:hAnsi="Times New Roman" w:cs="Times New Roman"/>
          <w:bCs/>
          <w:sz w:val="24"/>
          <w:szCs w:val="24"/>
        </w:rPr>
        <w:pPrChange w:id="178" w:author="user" w:date="2024-08-14T21:35:00Z" w16du:dateUtc="2024-08-14T18:35:00Z">
          <w:pPr>
            <w:spacing w:line="240" w:lineRule="auto"/>
            <w:jc w:val="both"/>
          </w:pPr>
        </w:pPrChange>
      </w:pPr>
      <w:r w:rsidRPr="0091231C">
        <w:rPr>
          <w:rFonts w:ascii="Times New Roman" w:hAnsi="Times New Roman" w:cs="Times New Roman"/>
          <w:bCs/>
          <w:sz w:val="24"/>
          <w:szCs w:val="24"/>
        </w:rPr>
        <w:t xml:space="preserve">Finucci, B., Derrick, D., Neat, F.C., Pacoureau, N., Serena, F. </w:t>
      </w:r>
      <w:del w:id="179" w:author="user" w:date="2024-08-14T21:36:00Z" w16du:dateUtc="2024-08-14T18:36: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VanderWright, W.</w:t>
      </w:r>
      <w:ins w:id="180" w:author="user" w:date="2024-08-14T21:36:00Z" w16du:dateUtc="2024-08-14T18:36:00Z">
        <w:r w:rsidR="0091231C">
          <w:rPr>
            <w:rFonts w:ascii="Times New Roman" w:hAnsi="Times New Roman" w:cs="Times New Roman"/>
            <w:bCs/>
            <w:sz w:val="24"/>
            <w:szCs w:val="24"/>
          </w:rPr>
          <w:t xml:space="preserve"> </w:t>
        </w:r>
      </w:ins>
      <w:r w:rsidRPr="0091231C">
        <w:rPr>
          <w:rFonts w:ascii="Times New Roman" w:hAnsi="Times New Roman" w:cs="Times New Roman"/>
          <w:bCs/>
          <w:sz w:val="24"/>
          <w:szCs w:val="24"/>
        </w:rPr>
        <w:t xml:space="preserve">J. </w:t>
      </w:r>
      <w:ins w:id="181" w:author="user" w:date="2024-08-14T21:36:00Z" w16du:dateUtc="2024-08-14T18:36:00Z">
        <w:r w:rsidR="0091231C">
          <w:rPr>
            <w:rFonts w:ascii="Times New Roman" w:hAnsi="Times New Roman" w:cs="Times New Roman"/>
            <w:bCs/>
            <w:sz w:val="24"/>
            <w:szCs w:val="24"/>
          </w:rPr>
          <w:t>(</w:t>
        </w:r>
      </w:ins>
      <w:r w:rsidRPr="0091231C">
        <w:rPr>
          <w:rFonts w:ascii="Times New Roman" w:hAnsi="Times New Roman" w:cs="Times New Roman"/>
          <w:bCs/>
          <w:sz w:val="24"/>
          <w:szCs w:val="24"/>
        </w:rPr>
        <w:t>2021</w:t>
      </w:r>
      <w:ins w:id="182" w:author="user" w:date="2024-08-14T21:36:00Z" w16du:dateUtc="2024-08-14T18:36:00Z">
        <w:r w:rsidR="0091231C">
          <w:rPr>
            <w:rFonts w:ascii="Times New Roman" w:hAnsi="Times New Roman" w:cs="Times New Roman"/>
            <w:bCs/>
            <w:sz w:val="24"/>
            <w:szCs w:val="24"/>
          </w:rPr>
          <w:t>)</w:t>
        </w:r>
      </w:ins>
      <w:r w:rsidRPr="0091231C">
        <w:rPr>
          <w:rFonts w:ascii="Times New Roman" w:hAnsi="Times New Roman" w:cs="Times New Roman"/>
          <w:bCs/>
          <w:sz w:val="24"/>
          <w:szCs w:val="24"/>
        </w:rPr>
        <w:t xml:space="preserve">.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The IUCN Red List of Threatened Species 2021: e.T161398A124477972. </w:t>
      </w:r>
      <w:del w:id="183" w:author="user" w:date="2024-08-14T21:37:00Z" w16du:dateUtc="2024-08-14T18:37:00Z">
        <w:r w:rsidR="00461E5E" w:rsidRPr="0091231C" w:rsidDel="0091231C">
          <w:rPr>
            <w:rFonts w:ascii="Times New Roman" w:hAnsi="Times New Roman" w:cs="Times New Roman"/>
            <w:bCs/>
            <w:sz w:val="24"/>
            <w:szCs w:val="24"/>
          </w:rPr>
          <w:delText>DOİ:</w:delText>
        </w:r>
        <w:r w:rsidRPr="0091231C" w:rsidDel="0091231C">
          <w:rPr>
            <w:rFonts w:ascii="Times New Roman" w:hAnsi="Times New Roman" w:cs="Times New Roman"/>
            <w:bCs/>
            <w:sz w:val="24"/>
            <w:szCs w:val="24"/>
          </w:rPr>
          <w:delText>10.2305/IUCN.UK.2021-2.RLTS.T161398A124477972.en</w:delText>
        </w:r>
      </w:del>
    </w:p>
    <w:p w14:paraId="5983DD15" w14:textId="77777777" w:rsidR="0091231C" w:rsidRDefault="0091231C" w:rsidP="0091231C">
      <w:pPr>
        <w:spacing w:line="240" w:lineRule="auto"/>
        <w:ind w:left="708" w:hanging="708"/>
        <w:jc w:val="both"/>
        <w:rPr>
          <w:ins w:id="184" w:author="user" w:date="2024-08-14T21:44:00Z" w16du:dateUtc="2024-08-14T18:44:00Z"/>
          <w:rFonts w:ascii="Times New Roman" w:hAnsi="Times New Roman" w:cs="Times New Roman"/>
          <w:bCs/>
          <w:sz w:val="24"/>
          <w:szCs w:val="24"/>
        </w:rPr>
      </w:pPr>
    </w:p>
    <w:p w14:paraId="5F54F919" w14:textId="52AF9545" w:rsidR="003214E9" w:rsidRPr="0091231C" w:rsidDel="0091231C" w:rsidRDefault="003214E9">
      <w:pPr>
        <w:spacing w:line="240" w:lineRule="auto"/>
        <w:ind w:left="708" w:hanging="708"/>
        <w:jc w:val="both"/>
        <w:rPr>
          <w:del w:id="185" w:author="user" w:date="2024-08-14T21:44:00Z" w16du:dateUtc="2024-08-14T18:44:00Z"/>
          <w:rFonts w:ascii="Times New Roman" w:hAnsi="Times New Roman" w:cs="Times New Roman"/>
          <w:bCs/>
          <w:sz w:val="24"/>
          <w:szCs w:val="24"/>
        </w:rPr>
        <w:pPrChange w:id="186" w:author="user" w:date="2024-08-14T21:44:00Z" w16du:dateUtc="2024-08-14T18:44:00Z">
          <w:pPr>
            <w:spacing w:line="240" w:lineRule="auto"/>
            <w:jc w:val="both"/>
          </w:pPr>
        </w:pPrChange>
      </w:pPr>
      <w:r w:rsidRPr="0091231C">
        <w:rPr>
          <w:rFonts w:ascii="Times New Roman" w:hAnsi="Times New Roman" w:cs="Times New Roman"/>
          <w:bCs/>
          <w:sz w:val="24"/>
          <w:szCs w:val="24"/>
        </w:rPr>
        <w:t xml:space="preserve">Froese, R. (2006). Cube law, condition factor and weight–length relationships: history, meta‐analysis and recommendations. </w:t>
      </w:r>
      <w:r w:rsidRPr="0091231C">
        <w:rPr>
          <w:rFonts w:ascii="Times New Roman" w:hAnsi="Times New Roman" w:cs="Times New Roman"/>
          <w:bCs/>
          <w:i/>
          <w:iCs/>
          <w:sz w:val="24"/>
          <w:szCs w:val="24"/>
          <w:rPrChange w:id="187" w:author="user" w:date="2024-08-14T21:44:00Z" w16du:dateUtc="2024-08-14T18:44:00Z">
            <w:rPr>
              <w:rFonts w:ascii="Times New Roman" w:hAnsi="Times New Roman" w:cs="Times New Roman"/>
              <w:bCs/>
              <w:sz w:val="24"/>
              <w:szCs w:val="24"/>
            </w:rPr>
          </w:rPrChange>
        </w:rPr>
        <w:t xml:space="preserve">Journal of </w:t>
      </w:r>
      <w:r w:rsidR="0091231C" w:rsidRPr="0091231C">
        <w:rPr>
          <w:rFonts w:ascii="Times New Roman" w:hAnsi="Times New Roman" w:cs="Times New Roman"/>
          <w:bCs/>
          <w:i/>
          <w:iCs/>
          <w:sz w:val="24"/>
          <w:szCs w:val="24"/>
          <w:rPrChange w:id="188" w:author="user" w:date="2024-08-14T21:44:00Z" w16du:dateUtc="2024-08-14T18:44:00Z">
            <w:rPr>
              <w:rFonts w:ascii="Times New Roman" w:hAnsi="Times New Roman" w:cs="Times New Roman"/>
              <w:bCs/>
              <w:sz w:val="24"/>
              <w:szCs w:val="24"/>
            </w:rPr>
          </w:rPrChange>
        </w:rPr>
        <w:t>Applied Ichthyology</w:t>
      </w:r>
      <w:r w:rsidRPr="0091231C">
        <w:rPr>
          <w:rFonts w:ascii="Times New Roman" w:hAnsi="Times New Roman" w:cs="Times New Roman"/>
          <w:bCs/>
          <w:sz w:val="24"/>
          <w:szCs w:val="24"/>
        </w:rPr>
        <w:t>, 22(4), 241-253.</w:t>
      </w:r>
      <w:r w:rsidR="00461E5E" w:rsidRPr="0091231C">
        <w:rPr>
          <w:rFonts w:ascii="Times New Roman" w:hAnsi="Times New Roman" w:cs="Times New Roman"/>
          <w:bCs/>
          <w:sz w:val="24"/>
          <w:szCs w:val="24"/>
        </w:rPr>
        <w:t xml:space="preserve"> </w:t>
      </w:r>
      <w:del w:id="189" w:author="user" w:date="2024-08-14T21:44:00Z" w16du:dateUtc="2024-08-14T18:44: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10.1111/j.1439-0426.2006.00805.x</w:delText>
        </w:r>
      </w:del>
    </w:p>
    <w:p w14:paraId="2C7E4185" w14:textId="77777777" w:rsidR="0091231C" w:rsidRDefault="0091231C" w:rsidP="0091231C">
      <w:pPr>
        <w:spacing w:line="240" w:lineRule="auto"/>
        <w:ind w:left="708" w:hanging="708"/>
        <w:jc w:val="both"/>
        <w:rPr>
          <w:ins w:id="190" w:author="user" w:date="2024-08-14T21:44:00Z" w16du:dateUtc="2024-08-14T18:44:00Z"/>
          <w:rFonts w:ascii="Times New Roman" w:hAnsi="Times New Roman" w:cs="Times New Roman"/>
          <w:bCs/>
          <w:sz w:val="24"/>
          <w:szCs w:val="24"/>
        </w:rPr>
      </w:pPr>
    </w:p>
    <w:p w14:paraId="65096D11" w14:textId="12021C31" w:rsidR="00CF0AB2" w:rsidRPr="0091231C" w:rsidDel="0091231C" w:rsidRDefault="00CF0AB2">
      <w:pPr>
        <w:spacing w:line="240" w:lineRule="auto"/>
        <w:ind w:left="708" w:hanging="708"/>
        <w:jc w:val="both"/>
        <w:rPr>
          <w:del w:id="191" w:author="user" w:date="2024-08-14T21:44:00Z" w16du:dateUtc="2024-08-14T18:44:00Z"/>
          <w:rFonts w:ascii="Times New Roman" w:hAnsi="Times New Roman" w:cs="Times New Roman"/>
          <w:bCs/>
          <w:sz w:val="24"/>
          <w:szCs w:val="24"/>
        </w:rPr>
        <w:pPrChange w:id="192" w:author="user" w:date="2024-08-14T21:44:00Z" w16du:dateUtc="2024-08-14T18:44:00Z">
          <w:pPr>
            <w:spacing w:line="240" w:lineRule="auto"/>
            <w:jc w:val="both"/>
          </w:pPr>
        </w:pPrChange>
      </w:pPr>
      <w:r w:rsidRPr="0091231C">
        <w:rPr>
          <w:rFonts w:ascii="Times New Roman" w:hAnsi="Times New Roman" w:cs="Times New Roman"/>
          <w:bCs/>
          <w:sz w:val="24"/>
          <w:szCs w:val="24"/>
        </w:rPr>
        <w:t xml:space="preserve">Froese, R., Tsikliras, A. C., </w:t>
      </w:r>
      <w:del w:id="193" w:author="user" w:date="2024-08-14T21:44:00Z" w16du:dateUtc="2024-08-14T18:44: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Stergiou, K. I. (2011). Editorial note on weight–length relations of fishes. </w:t>
      </w:r>
      <w:r w:rsidRPr="0091231C">
        <w:rPr>
          <w:rFonts w:ascii="Times New Roman" w:hAnsi="Times New Roman" w:cs="Times New Roman"/>
          <w:bCs/>
          <w:i/>
          <w:iCs/>
          <w:sz w:val="24"/>
          <w:szCs w:val="24"/>
          <w:rPrChange w:id="194" w:author="user" w:date="2024-08-14T21:44:00Z" w16du:dateUtc="2024-08-14T18:44:00Z">
            <w:rPr>
              <w:rFonts w:ascii="Times New Roman" w:hAnsi="Times New Roman" w:cs="Times New Roman"/>
              <w:bCs/>
              <w:sz w:val="24"/>
              <w:szCs w:val="24"/>
            </w:rPr>
          </w:rPrChange>
        </w:rPr>
        <w:t>Acta</w:t>
      </w:r>
      <w:r w:rsidRPr="0091231C">
        <w:rPr>
          <w:rFonts w:ascii="Times New Roman" w:hAnsi="Times New Roman" w:cs="Times New Roman"/>
          <w:bCs/>
          <w:sz w:val="24"/>
          <w:szCs w:val="24"/>
        </w:rPr>
        <w:t xml:space="preserve"> </w:t>
      </w:r>
      <w:r w:rsidRPr="0091231C">
        <w:rPr>
          <w:rFonts w:ascii="Times New Roman" w:hAnsi="Times New Roman" w:cs="Times New Roman"/>
          <w:bCs/>
          <w:i/>
          <w:sz w:val="24"/>
          <w:szCs w:val="24"/>
        </w:rPr>
        <w:t>Ichthyologica et Piscatoria,</w:t>
      </w:r>
      <w:r w:rsidRPr="0091231C">
        <w:rPr>
          <w:rFonts w:ascii="Times New Roman" w:hAnsi="Times New Roman" w:cs="Times New Roman"/>
          <w:bCs/>
          <w:sz w:val="24"/>
          <w:szCs w:val="24"/>
        </w:rPr>
        <w:t xml:space="preserve"> 41, 261-263.</w:t>
      </w:r>
      <w:r w:rsidR="00461E5E" w:rsidRPr="0091231C">
        <w:rPr>
          <w:rFonts w:ascii="Times New Roman" w:hAnsi="Times New Roman" w:cs="Times New Roman"/>
          <w:bCs/>
          <w:sz w:val="24"/>
          <w:szCs w:val="24"/>
        </w:rPr>
        <w:t xml:space="preserve"> </w:t>
      </w:r>
      <w:del w:id="195" w:author="user" w:date="2024-08-14T21:44:00Z" w16du:dateUtc="2024-08-14T18:44: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10.3750/aip2011.41.4.01</w:delText>
        </w:r>
      </w:del>
    </w:p>
    <w:p w14:paraId="57B144EC" w14:textId="77777777" w:rsidR="0091231C" w:rsidRDefault="0091231C" w:rsidP="0091231C">
      <w:pPr>
        <w:spacing w:line="240" w:lineRule="auto"/>
        <w:ind w:left="708" w:hanging="708"/>
        <w:jc w:val="both"/>
        <w:rPr>
          <w:ins w:id="196" w:author="user" w:date="2024-08-14T21:44:00Z" w16du:dateUtc="2024-08-14T18:44:00Z"/>
          <w:rFonts w:ascii="Times New Roman" w:hAnsi="Times New Roman" w:cs="Times New Roman"/>
          <w:bCs/>
          <w:sz w:val="24"/>
          <w:szCs w:val="24"/>
        </w:rPr>
      </w:pPr>
    </w:p>
    <w:p w14:paraId="2053D8A8" w14:textId="7C854774" w:rsidR="007A51AA" w:rsidRPr="0091231C" w:rsidDel="0091231C" w:rsidRDefault="007A51AA">
      <w:pPr>
        <w:spacing w:line="240" w:lineRule="auto"/>
        <w:ind w:left="708" w:hanging="708"/>
        <w:jc w:val="both"/>
        <w:rPr>
          <w:del w:id="197" w:author="user" w:date="2024-08-14T21:45:00Z" w16du:dateUtc="2024-08-14T18:45:00Z"/>
          <w:rFonts w:ascii="Times New Roman" w:hAnsi="Times New Roman" w:cs="Times New Roman"/>
          <w:bCs/>
          <w:sz w:val="24"/>
          <w:szCs w:val="24"/>
        </w:rPr>
        <w:pPrChange w:id="198" w:author="user" w:date="2024-08-14T21:44:00Z" w16du:dateUtc="2024-08-14T18:44:00Z">
          <w:pPr>
            <w:spacing w:line="240" w:lineRule="auto"/>
            <w:jc w:val="both"/>
          </w:pPr>
        </w:pPrChange>
      </w:pPr>
      <w:r w:rsidRPr="0091231C">
        <w:rPr>
          <w:rFonts w:ascii="Times New Roman" w:hAnsi="Times New Roman" w:cs="Times New Roman"/>
          <w:bCs/>
          <w:sz w:val="24"/>
          <w:szCs w:val="24"/>
        </w:rPr>
        <w:t xml:space="preserve">Gönülal, O. (2017). Length-weight relationships of 16 fish species from deep water of Northern Aegean Sea (500-900 m). </w:t>
      </w:r>
      <w:r w:rsidRPr="0091231C">
        <w:rPr>
          <w:rFonts w:ascii="Times New Roman" w:hAnsi="Times New Roman" w:cs="Times New Roman"/>
          <w:bCs/>
          <w:i/>
          <w:sz w:val="24"/>
          <w:szCs w:val="24"/>
        </w:rPr>
        <w:t>Turkish Journal of Fisheries and Aquatic Sciences,</w:t>
      </w:r>
      <w:r w:rsidRPr="0091231C">
        <w:rPr>
          <w:rFonts w:ascii="Times New Roman" w:hAnsi="Times New Roman" w:cs="Times New Roman"/>
          <w:bCs/>
          <w:sz w:val="24"/>
          <w:szCs w:val="24"/>
        </w:rPr>
        <w:t xml:space="preserve"> 17(5), 995-1002.</w:t>
      </w:r>
      <w:r w:rsidR="00461E5E" w:rsidRPr="0091231C">
        <w:rPr>
          <w:rFonts w:ascii="Times New Roman" w:hAnsi="Times New Roman" w:cs="Times New Roman"/>
          <w:bCs/>
          <w:sz w:val="24"/>
          <w:szCs w:val="24"/>
        </w:rPr>
        <w:t xml:space="preserve"> </w:t>
      </w:r>
      <w:del w:id="199" w:author="user" w:date="2024-08-14T21:45:00Z" w16du:dateUtc="2024-08-14T18:45: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10.12714/egejfas.2017.34.2.16</w:delText>
        </w:r>
      </w:del>
    </w:p>
    <w:p w14:paraId="0ED27831" w14:textId="77777777" w:rsidR="0091231C" w:rsidRDefault="0091231C" w:rsidP="0091231C">
      <w:pPr>
        <w:spacing w:line="240" w:lineRule="auto"/>
        <w:ind w:left="708" w:hanging="708"/>
        <w:jc w:val="both"/>
        <w:rPr>
          <w:ins w:id="200" w:author="user" w:date="2024-08-14T21:45:00Z" w16du:dateUtc="2024-08-14T18:45:00Z"/>
          <w:rFonts w:ascii="Times New Roman" w:hAnsi="Times New Roman" w:cs="Times New Roman"/>
          <w:bCs/>
          <w:sz w:val="24"/>
          <w:szCs w:val="24"/>
        </w:rPr>
      </w:pPr>
    </w:p>
    <w:p w14:paraId="7F7AA093" w14:textId="2CB8EFDC" w:rsidR="00FC6681" w:rsidRPr="0091231C" w:rsidDel="0091231C" w:rsidRDefault="00FC6681">
      <w:pPr>
        <w:spacing w:line="240" w:lineRule="auto"/>
        <w:ind w:left="708" w:hanging="708"/>
        <w:jc w:val="both"/>
        <w:rPr>
          <w:del w:id="201" w:author="user" w:date="2024-08-14T21:45:00Z" w16du:dateUtc="2024-08-14T18:45:00Z"/>
          <w:rFonts w:ascii="Times New Roman" w:hAnsi="Times New Roman" w:cs="Times New Roman"/>
          <w:bCs/>
          <w:sz w:val="24"/>
          <w:szCs w:val="24"/>
        </w:rPr>
        <w:pPrChange w:id="202" w:author="user" w:date="2024-08-14T21:45:00Z" w16du:dateUtc="2024-08-14T18:45:00Z">
          <w:pPr>
            <w:spacing w:line="240" w:lineRule="auto"/>
            <w:jc w:val="both"/>
          </w:pPr>
        </w:pPrChange>
      </w:pPr>
      <w:r w:rsidRPr="0091231C">
        <w:rPr>
          <w:rFonts w:ascii="Times New Roman" w:hAnsi="Times New Roman" w:cs="Times New Roman"/>
          <w:bCs/>
          <w:sz w:val="24"/>
          <w:szCs w:val="24"/>
        </w:rPr>
        <w:t xml:space="preserve">Güven, O., Kebapçıoğlu, T., </w:t>
      </w:r>
      <w:del w:id="203" w:author="user" w:date="2024-08-14T21:45:00Z" w16du:dateUtc="2024-08-14T18:45: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Deval, M. C. (2012). Length-weight relationships of sharks in Antalya Bay, eastern Mediterranean. </w:t>
      </w:r>
      <w:r w:rsidRPr="0091231C">
        <w:rPr>
          <w:rFonts w:ascii="Times New Roman" w:hAnsi="Times New Roman" w:cs="Times New Roman"/>
          <w:bCs/>
          <w:i/>
          <w:sz w:val="24"/>
          <w:szCs w:val="24"/>
        </w:rPr>
        <w:t>Journal of Applied Ichthyology</w:t>
      </w:r>
      <w:r w:rsidRPr="0091231C">
        <w:rPr>
          <w:rFonts w:ascii="Times New Roman" w:hAnsi="Times New Roman" w:cs="Times New Roman"/>
          <w:bCs/>
          <w:sz w:val="24"/>
          <w:szCs w:val="24"/>
        </w:rPr>
        <w:t>, 28(2), 278-279.</w:t>
      </w:r>
      <w:r w:rsidR="00461E5E" w:rsidRPr="0091231C">
        <w:rPr>
          <w:rFonts w:ascii="Times New Roman" w:hAnsi="Times New Roman" w:cs="Times New Roman"/>
          <w:bCs/>
          <w:sz w:val="24"/>
          <w:szCs w:val="24"/>
        </w:rPr>
        <w:t xml:space="preserve"> </w:t>
      </w:r>
      <w:del w:id="204" w:author="user" w:date="2024-08-14T21:45:00Z" w16du:dateUtc="2024-08-14T18:45: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10.1111/j.1439-0426.2011.01823.x</w:delText>
        </w:r>
      </w:del>
    </w:p>
    <w:p w14:paraId="268E6A07" w14:textId="77777777" w:rsidR="0091231C" w:rsidRDefault="0091231C" w:rsidP="0091231C">
      <w:pPr>
        <w:spacing w:line="240" w:lineRule="auto"/>
        <w:ind w:left="708" w:hanging="708"/>
        <w:jc w:val="both"/>
        <w:rPr>
          <w:ins w:id="205" w:author="user" w:date="2024-08-14T21:45:00Z" w16du:dateUtc="2024-08-14T18:45:00Z"/>
          <w:rFonts w:ascii="Times New Roman" w:hAnsi="Times New Roman" w:cs="Times New Roman"/>
          <w:bCs/>
          <w:sz w:val="24"/>
          <w:szCs w:val="24"/>
        </w:rPr>
      </w:pPr>
    </w:p>
    <w:p w14:paraId="7ED8EBB1" w14:textId="7A970741" w:rsidR="00A620B4" w:rsidRPr="0091231C" w:rsidDel="0091231C" w:rsidRDefault="0091231C">
      <w:pPr>
        <w:spacing w:line="240" w:lineRule="auto"/>
        <w:ind w:left="708" w:hanging="708"/>
        <w:jc w:val="both"/>
        <w:rPr>
          <w:del w:id="206" w:author="user" w:date="2024-08-14T21:48:00Z" w16du:dateUtc="2024-08-14T18:48:00Z"/>
          <w:rFonts w:ascii="Times New Roman" w:hAnsi="Times New Roman" w:cs="Times New Roman"/>
          <w:bCs/>
          <w:sz w:val="24"/>
          <w:szCs w:val="24"/>
        </w:rPr>
        <w:pPrChange w:id="207" w:author="user" w:date="2024-08-14T21:45:00Z" w16du:dateUtc="2024-08-14T18:45:00Z">
          <w:pPr>
            <w:spacing w:line="240" w:lineRule="auto"/>
            <w:jc w:val="both"/>
          </w:pPr>
        </w:pPrChange>
      </w:pPr>
      <w:ins w:id="208" w:author="user" w:date="2024-08-14T21:45:00Z" w16du:dateUtc="2024-08-14T18:45:00Z">
        <w:r>
          <w:rPr>
            <w:rFonts w:ascii="Times New Roman" w:hAnsi="Times New Roman" w:cs="Times New Roman"/>
            <w:bCs/>
            <w:sz w:val="24"/>
            <w:szCs w:val="24"/>
          </w:rPr>
          <w:t>İş</w:t>
        </w:r>
      </w:ins>
      <w:del w:id="209" w:author="user" w:date="2024-08-14T21:45:00Z" w16du:dateUtc="2024-08-14T18:45:00Z">
        <w:r w:rsidR="00A620B4" w:rsidRPr="0091231C" w:rsidDel="0091231C">
          <w:rPr>
            <w:rFonts w:ascii="Times New Roman" w:hAnsi="Times New Roman" w:cs="Times New Roman"/>
            <w:bCs/>
            <w:sz w:val="24"/>
            <w:szCs w:val="24"/>
          </w:rPr>
          <w:delText>Is</w:delText>
        </w:r>
      </w:del>
      <w:r w:rsidR="00A620B4" w:rsidRPr="0091231C">
        <w:rPr>
          <w:rFonts w:ascii="Times New Roman" w:hAnsi="Times New Roman" w:cs="Times New Roman"/>
          <w:bCs/>
          <w:sz w:val="24"/>
          <w:szCs w:val="24"/>
        </w:rPr>
        <w:t xml:space="preserve">men, A., </w:t>
      </w:r>
      <w:del w:id="210" w:author="user" w:date="2024-08-14T21:45:00Z" w16du:dateUtc="2024-08-14T18:45:00Z">
        <w:r w:rsidR="00A620B4" w:rsidRPr="0091231C" w:rsidDel="0091231C">
          <w:rPr>
            <w:rFonts w:ascii="Times New Roman" w:hAnsi="Times New Roman" w:cs="Times New Roman"/>
            <w:bCs/>
            <w:sz w:val="24"/>
            <w:szCs w:val="24"/>
          </w:rPr>
          <w:delText>Ozen</w:delText>
        </w:r>
      </w:del>
      <w:ins w:id="211" w:author="user" w:date="2024-08-14T21:45:00Z" w16du:dateUtc="2024-08-14T18:45:00Z">
        <w:r>
          <w:rPr>
            <w:rFonts w:ascii="Times New Roman" w:hAnsi="Times New Roman" w:cs="Times New Roman"/>
            <w:bCs/>
            <w:sz w:val="24"/>
            <w:szCs w:val="24"/>
          </w:rPr>
          <w:t>Ö</w:t>
        </w:r>
        <w:r w:rsidRPr="0091231C">
          <w:rPr>
            <w:rFonts w:ascii="Times New Roman" w:hAnsi="Times New Roman" w:cs="Times New Roman"/>
            <w:bCs/>
            <w:sz w:val="24"/>
            <w:szCs w:val="24"/>
          </w:rPr>
          <w:t>zen</w:t>
        </w:r>
      </w:ins>
      <w:r w:rsidR="00A620B4" w:rsidRPr="0091231C">
        <w:rPr>
          <w:rFonts w:ascii="Times New Roman" w:hAnsi="Times New Roman" w:cs="Times New Roman"/>
          <w:bCs/>
          <w:sz w:val="24"/>
          <w:szCs w:val="24"/>
        </w:rPr>
        <w:t xml:space="preserve">, </w:t>
      </w:r>
      <w:ins w:id="212" w:author="user" w:date="2024-08-14T21:47:00Z" w16du:dateUtc="2024-08-14T18:47:00Z">
        <w:r>
          <w:rPr>
            <w:rFonts w:ascii="Times New Roman" w:hAnsi="Times New Roman" w:cs="Times New Roman"/>
            <w:bCs/>
            <w:sz w:val="24"/>
            <w:szCs w:val="24"/>
          </w:rPr>
          <w:t>Ö</w:t>
        </w:r>
      </w:ins>
      <w:del w:id="213" w:author="user" w:date="2024-08-14T21:47:00Z" w16du:dateUtc="2024-08-14T18:47:00Z">
        <w:r w:rsidR="00A620B4" w:rsidRPr="0091231C" w:rsidDel="0091231C">
          <w:rPr>
            <w:rFonts w:ascii="Times New Roman" w:hAnsi="Times New Roman" w:cs="Times New Roman"/>
            <w:bCs/>
            <w:sz w:val="24"/>
            <w:szCs w:val="24"/>
          </w:rPr>
          <w:delText>O</w:delText>
        </w:r>
      </w:del>
      <w:r w:rsidR="00A620B4" w:rsidRPr="0091231C">
        <w:rPr>
          <w:rFonts w:ascii="Times New Roman" w:hAnsi="Times New Roman" w:cs="Times New Roman"/>
          <w:bCs/>
          <w:sz w:val="24"/>
          <w:szCs w:val="24"/>
        </w:rPr>
        <w:t>., Alt</w:t>
      </w:r>
      <w:ins w:id="214" w:author="user" w:date="2024-08-14T21:48:00Z" w16du:dateUtc="2024-08-14T18:48:00Z">
        <w:r>
          <w:rPr>
            <w:rFonts w:ascii="Times New Roman" w:hAnsi="Times New Roman" w:cs="Times New Roman"/>
            <w:bCs/>
            <w:sz w:val="24"/>
            <w:szCs w:val="24"/>
          </w:rPr>
          <w:t>ı</w:t>
        </w:r>
      </w:ins>
      <w:del w:id="215" w:author="user" w:date="2024-08-14T21:48:00Z" w16du:dateUtc="2024-08-14T18:48:00Z">
        <w:r w:rsidR="00A620B4" w:rsidRPr="0091231C" w:rsidDel="0091231C">
          <w:rPr>
            <w:rFonts w:ascii="Times New Roman" w:hAnsi="Times New Roman" w:cs="Times New Roman"/>
            <w:bCs/>
            <w:sz w:val="24"/>
            <w:szCs w:val="24"/>
          </w:rPr>
          <w:delText>i</w:delText>
        </w:r>
      </w:del>
      <w:r w:rsidR="00A620B4" w:rsidRPr="0091231C">
        <w:rPr>
          <w:rFonts w:ascii="Times New Roman" w:hAnsi="Times New Roman" w:cs="Times New Roman"/>
          <w:bCs/>
          <w:sz w:val="24"/>
          <w:szCs w:val="24"/>
        </w:rPr>
        <w:t>na</w:t>
      </w:r>
      <w:ins w:id="216" w:author="user" w:date="2024-08-14T21:48:00Z" w16du:dateUtc="2024-08-14T18:48:00Z">
        <w:r>
          <w:rPr>
            <w:rFonts w:ascii="Times New Roman" w:hAnsi="Times New Roman" w:cs="Times New Roman"/>
            <w:bCs/>
            <w:sz w:val="24"/>
            <w:szCs w:val="24"/>
          </w:rPr>
          <w:t>ğ</w:t>
        </w:r>
      </w:ins>
      <w:del w:id="217" w:author="user" w:date="2024-08-14T21:48:00Z" w16du:dateUtc="2024-08-14T18:48:00Z">
        <w:r w:rsidR="00A620B4" w:rsidRPr="0091231C" w:rsidDel="0091231C">
          <w:rPr>
            <w:rFonts w:ascii="Times New Roman" w:hAnsi="Times New Roman" w:cs="Times New Roman"/>
            <w:bCs/>
            <w:sz w:val="24"/>
            <w:szCs w:val="24"/>
          </w:rPr>
          <w:delText>g</w:delText>
        </w:r>
      </w:del>
      <w:r w:rsidR="00A620B4" w:rsidRPr="0091231C">
        <w:rPr>
          <w:rFonts w:ascii="Times New Roman" w:hAnsi="Times New Roman" w:cs="Times New Roman"/>
          <w:bCs/>
          <w:sz w:val="24"/>
          <w:szCs w:val="24"/>
        </w:rPr>
        <w:t>a</w:t>
      </w:r>
      <w:ins w:id="218" w:author="user" w:date="2024-08-14T21:48:00Z" w16du:dateUtc="2024-08-14T18:48:00Z">
        <w:r>
          <w:rPr>
            <w:rFonts w:ascii="Times New Roman" w:hAnsi="Times New Roman" w:cs="Times New Roman"/>
            <w:bCs/>
            <w:sz w:val="24"/>
            <w:szCs w:val="24"/>
          </w:rPr>
          <w:t>ç</w:t>
        </w:r>
      </w:ins>
      <w:del w:id="219" w:author="user" w:date="2024-08-14T21:48:00Z" w16du:dateUtc="2024-08-14T18:48:00Z">
        <w:r w:rsidR="00A620B4" w:rsidRPr="0091231C" w:rsidDel="0091231C">
          <w:rPr>
            <w:rFonts w:ascii="Times New Roman" w:hAnsi="Times New Roman" w:cs="Times New Roman"/>
            <w:bCs/>
            <w:sz w:val="24"/>
            <w:szCs w:val="24"/>
          </w:rPr>
          <w:delText>c</w:delText>
        </w:r>
      </w:del>
      <w:r w:rsidR="00A620B4" w:rsidRPr="0091231C">
        <w:rPr>
          <w:rFonts w:ascii="Times New Roman" w:hAnsi="Times New Roman" w:cs="Times New Roman"/>
          <w:bCs/>
          <w:sz w:val="24"/>
          <w:szCs w:val="24"/>
        </w:rPr>
        <w:t xml:space="preserve">, </w:t>
      </w:r>
      <w:ins w:id="220" w:author="user" w:date="2024-08-14T21:48:00Z" w16du:dateUtc="2024-08-14T18:48:00Z">
        <w:r>
          <w:rPr>
            <w:rFonts w:ascii="Times New Roman" w:hAnsi="Times New Roman" w:cs="Times New Roman"/>
            <w:bCs/>
            <w:sz w:val="24"/>
            <w:szCs w:val="24"/>
          </w:rPr>
          <w:t xml:space="preserve">U., </w:t>
        </w:r>
      </w:ins>
      <w:del w:id="221" w:author="user" w:date="2024-08-14T21:48:00Z" w16du:dateUtc="2024-08-14T18:48:00Z">
        <w:r w:rsidR="00A620B4" w:rsidRPr="0091231C" w:rsidDel="0091231C">
          <w:rPr>
            <w:rFonts w:ascii="Times New Roman" w:hAnsi="Times New Roman" w:cs="Times New Roman"/>
            <w:bCs/>
            <w:sz w:val="24"/>
            <w:szCs w:val="24"/>
          </w:rPr>
          <w:delText>O</w:delText>
        </w:r>
      </w:del>
      <w:ins w:id="222" w:author="user" w:date="2024-08-14T21:48:00Z" w16du:dateUtc="2024-08-14T18:48:00Z">
        <w:r>
          <w:rPr>
            <w:rFonts w:ascii="Times New Roman" w:hAnsi="Times New Roman" w:cs="Times New Roman"/>
            <w:bCs/>
            <w:sz w:val="24"/>
            <w:szCs w:val="24"/>
          </w:rPr>
          <w:t>Ö</w:t>
        </w:r>
      </w:ins>
      <w:r w:rsidR="00A620B4" w:rsidRPr="0091231C">
        <w:rPr>
          <w:rFonts w:ascii="Times New Roman" w:hAnsi="Times New Roman" w:cs="Times New Roman"/>
          <w:bCs/>
          <w:sz w:val="24"/>
          <w:szCs w:val="24"/>
        </w:rPr>
        <w:t xml:space="preserve">zekinci, U., </w:t>
      </w:r>
      <w:del w:id="223" w:author="user" w:date="2024-08-14T21:48:00Z" w16du:dateUtc="2024-08-14T18:48:00Z">
        <w:r w:rsidR="00A620B4" w:rsidRPr="0091231C" w:rsidDel="0091231C">
          <w:rPr>
            <w:rFonts w:ascii="Times New Roman" w:hAnsi="Times New Roman" w:cs="Times New Roman"/>
            <w:bCs/>
            <w:sz w:val="24"/>
            <w:szCs w:val="24"/>
          </w:rPr>
          <w:delText xml:space="preserve">&amp; </w:delText>
        </w:r>
      </w:del>
      <w:r w:rsidR="00A620B4" w:rsidRPr="0091231C">
        <w:rPr>
          <w:rFonts w:ascii="Times New Roman" w:hAnsi="Times New Roman" w:cs="Times New Roman"/>
          <w:bCs/>
          <w:sz w:val="24"/>
          <w:szCs w:val="24"/>
        </w:rPr>
        <w:t xml:space="preserve">Ayaz, A. (2007). Weight–length relationships of 63 fish species in Saros Bay, Turkey. </w:t>
      </w:r>
      <w:r w:rsidR="00A620B4" w:rsidRPr="0091231C">
        <w:rPr>
          <w:rFonts w:ascii="Times New Roman" w:hAnsi="Times New Roman" w:cs="Times New Roman"/>
          <w:bCs/>
          <w:i/>
          <w:sz w:val="24"/>
          <w:szCs w:val="24"/>
        </w:rPr>
        <w:t xml:space="preserve">Journal of </w:t>
      </w:r>
      <w:r w:rsidR="00AB1BFE" w:rsidRPr="0091231C">
        <w:rPr>
          <w:rFonts w:ascii="Times New Roman" w:hAnsi="Times New Roman" w:cs="Times New Roman"/>
          <w:bCs/>
          <w:i/>
          <w:sz w:val="24"/>
          <w:szCs w:val="24"/>
        </w:rPr>
        <w:t>A</w:t>
      </w:r>
      <w:r w:rsidR="00A620B4" w:rsidRPr="0091231C">
        <w:rPr>
          <w:rFonts w:ascii="Times New Roman" w:hAnsi="Times New Roman" w:cs="Times New Roman"/>
          <w:bCs/>
          <w:i/>
          <w:sz w:val="24"/>
          <w:szCs w:val="24"/>
        </w:rPr>
        <w:t xml:space="preserve">pplied </w:t>
      </w:r>
      <w:r w:rsidR="00AB1BFE" w:rsidRPr="0091231C">
        <w:rPr>
          <w:rFonts w:ascii="Times New Roman" w:hAnsi="Times New Roman" w:cs="Times New Roman"/>
          <w:bCs/>
          <w:i/>
          <w:sz w:val="24"/>
          <w:szCs w:val="24"/>
        </w:rPr>
        <w:t>I</w:t>
      </w:r>
      <w:r w:rsidR="00A620B4" w:rsidRPr="0091231C">
        <w:rPr>
          <w:rFonts w:ascii="Times New Roman" w:hAnsi="Times New Roman" w:cs="Times New Roman"/>
          <w:bCs/>
          <w:i/>
          <w:sz w:val="24"/>
          <w:szCs w:val="24"/>
        </w:rPr>
        <w:t>chthyology</w:t>
      </w:r>
      <w:r w:rsidR="00A620B4" w:rsidRPr="0091231C">
        <w:rPr>
          <w:rFonts w:ascii="Times New Roman" w:hAnsi="Times New Roman" w:cs="Times New Roman"/>
          <w:bCs/>
          <w:sz w:val="24"/>
          <w:szCs w:val="24"/>
        </w:rPr>
        <w:t>, 23(6), 707-708.</w:t>
      </w:r>
      <w:r w:rsidR="00461E5E" w:rsidRPr="0091231C">
        <w:rPr>
          <w:rFonts w:ascii="Times New Roman" w:hAnsi="Times New Roman" w:cs="Times New Roman"/>
          <w:bCs/>
          <w:sz w:val="24"/>
          <w:szCs w:val="24"/>
        </w:rPr>
        <w:t xml:space="preserve"> </w:t>
      </w:r>
      <w:del w:id="224" w:author="user" w:date="2024-08-14T21:48:00Z" w16du:dateUtc="2024-08-14T18:48: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10.1111/j.1439-0426.2007.00872.x</w:delText>
        </w:r>
      </w:del>
    </w:p>
    <w:p w14:paraId="1BD6BFB5" w14:textId="77777777" w:rsidR="0091231C" w:rsidRDefault="0091231C" w:rsidP="0091231C">
      <w:pPr>
        <w:spacing w:line="240" w:lineRule="auto"/>
        <w:ind w:left="708" w:hanging="708"/>
        <w:jc w:val="both"/>
        <w:rPr>
          <w:ins w:id="225" w:author="user" w:date="2024-08-14T21:48:00Z" w16du:dateUtc="2024-08-14T18:48:00Z"/>
          <w:rFonts w:ascii="Times New Roman" w:hAnsi="Times New Roman" w:cs="Times New Roman"/>
          <w:bCs/>
          <w:sz w:val="24"/>
          <w:szCs w:val="24"/>
        </w:rPr>
      </w:pPr>
    </w:p>
    <w:p w14:paraId="7F2F730C" w14:textId="76651C00" w:rsidR="00387E8F" w:rsidDel="0091231C" w:rsidRDefault="00387E8F" w:rsidP="0091231C">
      <w:pPr>
        <w:spacing w:line="240" w:lineRule="auto"/>
        <w:ind w:left="708" w:hanging="708"/>
        <w:jc w:val="both"/>
        <w:rPr>
          <w:del w:id="226" w:author="user" w:date="2024-08-14T21:48:00Z" w16du:dateUtc="2024-08-14T18:48:00Z"/>
          <w:rFonts w:ascii="Times New Roman" w:hAnsi="Times New Roman" w:cs="Times New Roman"/>
          <w:bCs/>
          <w:sz w:val="24"/>
          <w:szCs w:val="24"/>
        </w:rPr>
      </w:pPr>
      <w:r w:rsidRPr="0091231C">
        <w:rPr>
          <w:rFonts w:ascii="Times New Roman" w:hAnsi="Times New Roman" w:cs="Times New Roman"/>
          <w:bCs/>
          <w:sz w:val="24"/>
          <w:szCs w:val="24"/>
        </w:rPr>
        <w:t xml:space="preserve">Karampetsis, D., Gubili, C., Touloumis, K., Adamidou, A., Triantafillidis, S., Evangelopoulos, A., </w:t>
      </w:r>
      <w:commentRangeStart w:id="227"/>
      <w:r w:rsidRPr="0091231C">
        <w:rPr>
          <w:rFonts w:ascii="Times New Roman" w:hAnsi="Times New Roman" w:cs="Times New Roman"/>
          <w:bCs/>
          <w:sz w:val="24"/>
          <w:szCs w:val="24"/>
        </w:rPr>
        <w:t xml:space="preserve">... </w:t>
      </w:r>
      <w:commentRangeEnd w:id="227"/>
      <w:r w:rsidR="0091231C">
        <w:rPr>
          <w:rStyle w:val="AklamaBavurusu"/>
        </w:rPr>
        <w:commentReference w:id="227"/>
      </w:r>
      <w:del w:id="228" w:author="user" w:date="2024-08-14T21:48:00Z" w16du:dateUtc="2024-08-14T18:48:00Z">
        <w:r w:rsidRPr="0091231C" w:rsidDel="0091231C">
          <w:rPr>
            <w:rFonts w:ascii="Times New Roman" w:hAnsi="Times New Roman" w:cs="Times New Roman"/>
            <w:bCs/>
            <w:sz w:val="24"/>
            <w:szCs w:val="24"/>
          </w:rPr>
          <w:delText>&amp;</w:delText>
        </w:r>
      </w:del>
      <w:r w:rsidRPr="0091231C">
        <w:rPr>
          <w:rFonts w:ascii="Times New Roman" w:hAnsi="Times New Roman" w:cs="Times New Roman"/>
          <w:bCs/>
          <w:sz w:val="24"/>
          <w:szCs w:val="24"/>
        </w:rPr>
        <w:t xml:space="preserve"> Koutrakis, E. (2022). Biological parameters and spatial segregation patterns in sharks from the North Aegean Sea, Greece. </w:t>
      </w:r>
      <w:r w:rsidRPr="0091231C">
        <w:rPr>
          <w:rFonts w:ascii="Times New Roman" w:hAnsi="Times New Roman" w:cs="Times New Roman"/>
          <w:bCs/>
          <w:i/>
          <w:sz w:val="24"/>
          <w:szCs w:val="24"/>
        </w:rPr>
        <w:t>Marine and Freshwater Research,</w:t>
      </w:r>
      <w:r w:rsidRPr="0091231C">
        <w:rPr>
          <w:rFonts w:ascii="Times New Roman" w:hAnsi="Times New Roman" w:cs="Times New Roman"/>
          <w:bCs/>
          <w:sz w:val="24"/>
          <w:szCs w:val="24"/>
        </w:rPr>
        <w:t xml:space="preserve"> 73(11), 1378-1392.</w:t>
      </w:r>
      <w:r w:rsidR="00461E5E" w:rsidRPr="0091231C">
        <w:rPr>
          <w:rFonts w:ascii="Times New Roman" w:hAnsi="Times New Roman" w:cs="Times New Roman"/>
          <w:bCs/>
          <w:sz w:val="24"/>
          <w:szCs w:val="24"/>
        </w:rPr>
        <w:t xml:space="preserve"> </w:t>
      </w:r>
      <w:del w:id="229" w:author="user" w:date="2024-08-14T21:48:00Z" w16du:dateUtc="2024-08-14T18:48: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10.1071/mf22079</w:delText>
        </w:r>
      </w:del>
    </w:p>
    <w:p w14:paraId="34513CD0" w14:textId="77777777" w:rsidR="0091231C" w:rsidRPr="0091231C" w:rsidRDefault="0091231C">
      <w:pPr>
        <w:spacing w:line="240" w:lineRule="auto"/>
        <w:ind w:left="708" w:hanging="708"/>
        <w:jc w:val="both"/>
        <w:rPr>
          <w:ins w:id="230" w:author="user" w:date="2024-08-14T22:13:00Z" w16du:dateUtc="2024-08-14T19:13:00Z"/>
          <w:rFonts w:ascii="Times New Roman" w:hAnsi="Times New Roman" w:cs="Times New Roman"/>
          <w:bCs/>
          <w:sz w:val="24"/>
          <w:szCs w:val="24"/>
        </w:rPr>
        <w:pPrChange w:id="231" w:author="user" w:date="2024-08-14T21:48:00Z" w16du:dateUtc="2024-08-14T18:48:00Z">
          <w:pPr>
            <w:spacing w:line="240" w:lineRule="auto"/>
            <w:jc w:val="both"/>
          </w:pPr>
        </w:pPrChange>
      </w:pPr>
    </w:p>
    <w:p w14:paraId="3D637AF2" w14:textId="24DE527B" w:rsidR="0091231C" w:rsidRDefault="0091231C" w:rsidP="0091231C">
      <w:pPr>
        <w:spacing w:line="240" w:lineRule="auto"/>
        <w:ind w:left="708" w:hanging="708"/>
        <w:jc w:val="both"/>
        <w:rPr>
          <w:ins w:id="232" w:author="user" w:date="2024-08-14T21:48:00Z" w16du:dateUtc="2024-08-14T18:48:00Z"/>
          <w:rFonts w:ascii="Times New Roman" w:hAnsi="Times New Roman" w:cs="Times New Roman"/>
          <w:bCs/>
          <w:sz w:val="24"/>
          <w:szCs w:val="24"/>
        </w:rPr>
      </w:pPr>
      <w:ins w:id="233" w:author="user" w:date="2024-08-14T22:13:00Z" w16du:dateUtc="2024-08-14T19:13:00Z">
        <w:r w:rsidRPr="0091231C">
          <w:rPr>
            <w:rFonts w:ascii="Times New Roman" w:hAnsi="Times New Roman" w:cs="Times New Roman"/>
            <w:bCs/>
            <w:sz w:val="24"/>
            <w:szCs w:val="24"/>
          </w:rPr>
          <w:t>MEDITS Working Group</w:t>
        </w:r>
        <w:r>
          <w:rPr>
            <w:rFonts w:ascii="Times New Roman" w:hAnsi="Times New Roman" w:cs="Times New Roman"/>
            <w:bCs/>
            <w:sz w:val="24"/>
            <w:szCs w:val="24"/>
          </w:rPr>
          <w:t>,</w:t>
        </w:r>
        <w:r w:rsidRPr="0091231C">
          <w:rPr>
            <w:rFonts w:ascii="Times New Roman" w:hAnsi="Times New Roman" w:cs="Times New Roman"/>
            <w:bCs/>
            <w:sz w:val="24"/>
            <w:szCs w:val="24"/>
          </w:rPr>
          <w:t xml:space="preserve"> </w:t>
        </w:r>
        <w:r>
          <w:rPr>
            <w:rFonts w:ascii="Times New Roman" w:hAnsi="Times New Roman" w:cs="Times New Roman"/>
            <w:bCs/>
            <w:sz w:val="24"/>
            <w:szCs w:val="24"/>
          </w:rPr>
          <w:t>(</w:t>
        </w:r>
        <w:r w:rsidRPr="0091231C">
          <w:rPr>
            <w:rFonts w:ascii="Times New Roman" w:hAnsi="Times New Roman" w:cs="Times New Roman"/>
            <w:bCs/>
            <w:sz w:val="24"/>
            <w:szCs w:val="24"/>
          </w:rPr>
          <w:t>2017</w:t>
        </w:r>
        <w:r>
          <w:rPr>
            <w:rFonts w:ascii="Times New Roman" w:hAnsi="Times New Roman" w:cs="Times New Roman"/>
            <w:bCs/>
            <w:sz w:val="24"/>
            <w:szCs w:val="24"/>
          </w:rPr>
          <w:t>)</w:t>
        </w:r>
        <w:r w:rsidRPr="0091231C">
          <w:rPr>
            <w:rFonts w:ascii="Times New Roman" w:hAnsi="Times New Roman" w:cs="Times New Roman"/>
            <w:bCs/>
            <w:sz w:val="24"/>
            <w:szCs w:val="24"/>
          </w:rPr>
          <w:t>. MEDITS-Handbook, Version n. 9.</w:t>
        </w:r>
        <w:r>
          <w:rPr>
            <w:rFonts w:ascii="Times New Roman" w:hAnsi="Times New Roman" w:cs="Times New Roman"/>
            <w:bCs/>
            <w:sz w:val="24"/>
            <w:szCs w:val="24"/>
          </w:rPr>
          <w:t xml:space="preserve"> </w:t>
        </w:r>
        <w:r w:rsidRPr="0091231C">
          <w:rPr>
            <w:rFonts w:ascii="Times New Roman" w:hAnsi="Times New Roman" w:cs="Times New Roman"/>
            <w:bCs/>
            <w:sz w:val="24"/>
            <w:szCs w:val="24"/>
          </w:rPr>
          <w:t>MEDITS Working Group</w:t>
        </w:r>
        <w:r>
          <w:rPr>
            <w:rFonts w:ascii="Times New Roman" w:hAnsi="Times New Roman" w:cs="Times New Roman"/>
            <w:bCs/>
            <w:sz w:val="24"/>
            <w:szCs w:val="24"/>
          </w:rPr>
          <w:t>.</w:t>
        </w:r>
      </w:ins>
    </w:p>
    <w:p w14:paraId="54149D7C" w14:textId="29A5EE1F" w:rsidR="00C700B4" w:rsidRPr="0091231C" w:rsidDel="0091231C" w:rsidRDefault="00C700B4">
      <w:pPr>
        <w:spacing w:line="240" w:lineRule="auto"/>
        <w:ind w:left="708" w:hanging="708"/>
        <w:jc w:val="both"/>
        <w:rPr>
          <w:del w:id="234" w:author="user" w:date="2024-08-14T21:48:00Z" w16du:dateUtc="2024-08-14T18:48:00Z"/>
          <w:rFonts w:ascii="Times New Roman" w:hAnsi="Times New Roman" w:cs="Times New Roman"/>
          <w:bCs/>
          <w:sz w:val="24"/>
          <w:szCs w:val="24"/>
        </w:rPr>
        <w:pPrChange w:id="235" w:author="user" w:date="2024-08-14T21:48:00Z" w16du:dateUtc="2024-08-14T18:48:00Z">
          <w:pPr>
            <w:spacing w:line="240" w:lineRule="auto"/>
            <w:jc w:val="both"/>
          </w:pPr>
        </w:pPrChange>
      </w:pPr>
      <w:r w:rsidRPr="0091231C">
        <w:rPr>
          <w:rFonts w:ascii="Times New Roman" w:hAnsi="Times New Roman" w:cs="Times New Roman"/>
          <w:bCs/>
          <w:sz w:val="24"/>
          <w:szCs w:val="24"/>
        </w:rPr>
        <w:t xml:space="preserve">Metochis, C. P., Carmona-Antoñanzas, G., Kousteni, V., Damalas, D., </w:t>
      </w:r>
      <w:del w:id="236" w:author="user" w:date="2024-08-14T21:48:00Z" w16du:dateUtc="2024-08-14T18:48: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Megalofonou, P. (2018). Population structure and aspects of the reproductive biology of the blackmouth catshark,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Rafinesque, 1810 (Chondrichthyes: Scyliorhinidae) caught accidentally off the Greek coasts. </w:t>
      </w:r>
      <w:r w:rsidRPr="0091231C">
        <w:rPr>
          <w:rFonts w:ascii="Times New Roman" w:hAnsi="Times New Roman" w:cs="Times New Roman"/>
          <w:bCs/>
          <w:i/>
          <w:sz w:val="24"/>
          <w:szCs w:val="24"/>
        </w:rPr>
        <w:t>Journal of the Marine Biological Association of the United Kingdom,</w:t>
      </w:r>
      <w:r w:rsidRPr="0091231C">
        <w:rPr>
          <w:rFonts w:ascii="Times New Roman" w:hAnsi="Times New Roman" w:cs="Times New Roman"/>
          <w:bCs/>
          <w:sz w:val="24"/>
          <w:szCs w:val="24"/>
        </w:rPr>
        <w:t xml:space="preserve"> 98(4), 909-925.</w:t>
      </w:r>
      <w:r w:rsidR="00461E5E" w:rsidRPr="0091231C">
        <w:rPr>
          <w:rFonts w:ascii="Times New Roman" w:hAnsi="Times New Roman" w:cs="Times New Roman"/>
          <w:bCs/>
          <w:sz w:val="24"/>
          <w:szCs w:val="24"/>
        </w:rPr>
        <w:t xml:space="preserve"> </w:t>
      </w:r>
      <w:del w:id="237" w:author="user" w:date="2024-08-14T21:48:00Z" w16du:dateUtc="2024-08-14T18:48: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10.1017/s0025315416001764</w:delText>
        </w:r>
      </w:del>
    </w:p>
    <w:p w14:paraId="5DFC0E24" w14:textId="77777777" w:rsidR="0091231C" w:rsidRDefault="0091231C" w:rsidP="0091231C">
      <w:pPr>
        <w:spacing w:line="240" w:lineRule="auto"/>
        <w:ind w:left="708" w:hanging="708"/>
        <w:jc w:val="both"/>
        <w:rPr>
          <w:ins w:id="238" w:author="user" w:date="2024-08-14T21:48:00Z" w16du:dateUtc="2024-08-14T18:48:00Z"/>
          <w:rFonts w:ascii="Times New Roman" w:hAnsi="Times New Roman" w:cs="Times New Roman"/>
          <w:bCs/>
          <w:sz w:val="24"/>
          <w:szCs w:val="24"/>
        </w:rPr>
      </w:pPr>
    </w:p>
    <w:p w14:paraId="0822005A" w14:textId="0717047A" w:rsidR="00ED5D9A" w:rsidRPr="0091231C" w:rsidDel="0091231C" w:rsidRDefault="00ED5D9A">
      <w:pPr>
        <w:spacing w:line="240" w:lineRule="auto"/>
        <w:ind w:left="708" w:hanging="708"/>
        <w:jc w:val="both"/>
        <w:rPr>
          <w:del w:id="239" w:author="user" w:date="2024-08-14T21:48:00Z" w16du:dateUtc="2024-08-14T18:48:00Z"/>
          <w:rFonts w:ascii="Times New Roman" w:hAnsi="Times New Roman" w:cs="Times New Roman"/>
          <w:bCs/>
          <w:sz w:val="24"/>
          <w:szCs w:val="24"/>
        </w:rPr>
        <w:pPrChange w:id="240" w:author="user" w:date="2024-08-14T21:48:00Z" w16du:dateUtc="2024-08-14T18:48:00Z">
          <w:pPr>
            <w:spacing w:line="240" w:lineRule="auto"/>
            <w:jc w:val="both"/>
          </w:pPr>
        </w:pPrChange>
      </w:pPr>
      <w:r w:rsidRPr="0091231C">
        <w:rPr>
          <w:rFonts w:ascii="Times New Roman" w:hAnsi="Times New Roman" w:cs="Times New Roman"/>
          <w:bCs/>
          <w:sz w:val="24"/>
          <w:szCs w:val="24"/>
        </w:rPr>
        <w:t xml:space="preserve">Mohanraj, T., Rajathy, T. J., </w:t>
      </w:r>
      <w:del w:id="241" w:author="user" w:date="2024-08-14T21:48:00Z" w16du:dateUtc="2024-08-14T18:48: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Cross, S. S. (2024). Length-weight relationship, condition factor, and diet analysis of thresher sharks (Family: Alopiidae) along the southern coast of India. </w:t>
      </w:r>
      <w:r w:rsidRPr="0091231C">
        <w:rPr>
          <w:rFonts w:ascii="Times New Roman" w:hAnsi="Times New Roman" w:cs="Times New Roman"/>
          <w:bCs/>
          <w:i/>
          <w:sz w:val="24"/>
          <w:szCs w:val="24"/>
        </w:rPr>
        <w:t>Fisheries Research</w:t>
      </w:r>
      <w:r w:rsidRPr="0091231C">
        <w:rPr>
          <w:rFonts w:ascii="Times New Roman" w:hAnsi="Times New Roman" w:cs="Times New Roman"/>
          <w:bCs/>
          <w:sz w:val="24"/>
          <w:szCs w:val="24"/>
        </w:rPr>
        <w:t>, 277, 107067.</w:t>
      </w:r>
      <w:r w:rsidR="00461E5E" w:rsidRPr="0091231C">
        <w:rPr>
          <w:rFonts w:ascii="Times New Roman" w:hAnsi="Times New Roman" w:cs="Times New Roman"/>
          <w:bCs/>
          <w:sz w:val="24"/>
          <w:szCs w:val="24"/>
        </w:rPr>
        <w:t xml:space="preserve"> </w:t>
      </w:r>
      <w:del w:id="242" w:author="user" w:date="2024-08-14T21:48:00Z" w16du:dateUtc="2024-08-14T18:48: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10.1016/j.fishres.2024.107067</w:delText>
        </w:r>
      </w:del>
    </w:p>
    <w:p w14:paraId="7754F7EA" w14:textId="77777777" w:rsidR="0091231C" w:rsidRDefault="0091231C" w:rsidP="0091231C">
      <w:pPr>
        <w:spacing w:line="240" w:lineRule="auto"/>
        <w:ind w:left="708" w:hanging="708"/>
        <w:jc w:val="both"/>
        <w:rPr>
          <w:ins w:id="243" w:author="user" w:date="2024-08-14T21:48:00Z" w16du:dateUtc="2024-08-14T18:48:00Z"/>
          <w:rFonts w:ascii="Times New Roman" w:hAnsi="Times New Roman" w:cs="Times New Roman"/>
          <w:bCs/>
          <w:sz w:val="24"/>
          <w:szCs w:val="24"/>
        </w:rPr>
      </w:pPr>
    </w:p>
    <w:p w14:paraId="0977397B" w14:textId="7C425F86" w:rsidR="00387E8F" w:rsidRPr="0091231C" w:rsidDel="0091231C" w:rsidRDefault="00387E8F">
      <w:pPr>
        <w:spacing w:line="240" w:lineRule="auto"/>
        <w:ind w:left="708" w:hanging="708"/>
        <w:jc w:val="both"/>
        <w:rPr>
          <w:del w:id="244" w:author="user" w:date="2024-08-14T21:49:00Z" w16du:dateUtc="2024-08-14T18:49:00Z"/>
          <w:rFonts w:ascii="Times New Roman" w:hAnsi="Times New Roman" w:cs="Times New Roman"/>
          <w:bCs/>
          <w:sz w:val="24"/>
          <w:szCs w:val="24"/>
        </w:rPr>
        <w:pPrChange w:id="245" w:author="user" w:date="2024-08-14T21:48:00Z" w16du:dateUtc="2024-08-14T18:48:00Z">
          <w:pPr>
            <w:spacing w:line="240" w:lineRule="auto"/>
            <w:jc w:val="both"/>
          </w:pPr>
        </w:pPrChange>
      </w:pPr>
      <w:r w:rsidRPr="0091231C">
        <w:rPr>
          <w:rFonts w:ascii="Times New Roman" w:hAnsi="Times New Roman" w:cs="Times New Roman"/>
          <w:bCs/>
          <w:sz w:val="24"/>
          <w:szCs w:val="24"/>
        </w:rPr>
        <w:t xml:space="preserve">Mutlu, E., Deval, M. C., Miglietta, C., </w:t>
      </w:r>
      <w:del w:id="246" w:author="user" w:date="2024-08-14T21:49:00Z" w16du:dateUtc="2024-08-14T18:49: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Saygu, İ. (2022). Biometrical distribution of sharks in a low Elasmobranches-diversified shelf, the eastern Mediterranean Sea. </w:t>
      </w:r>
      <w:r w:rsidRPr="0091231C">
        <w:rPr>
          <w:rFonts w:ascii="Times New Roman" w:hAnsi="Times New Roman" w:cs="Times New Roman"/>
          <w:bCs/>
          <w:i/>
          <w:sz w:val="24"/>
          <w:szCs w:val="24"/>
        </w:rPr>
        <w:t>Acta Biologica Turcica,</w:t>
      </w:r>
      <w:r w:rsidRPr="0091231C">
        <w:rPr>
          <w:rFonts w:ascii="Times New Roman" w:hAnsi="Times New Roman" w:cs="Times New Roman"/>
          <w:bCs/>
          <w:sz w:val="24"/>
          <w:szCs w:val="24"/>
        </w:rPr>
        <w:t xml:space="preserve"> 35(2), 2-1.</w:t>
      </w:r>
      <w:r w:rsidR="00461E5E" w:rsidRPr="0091231C">
        <w:rPr>
          <w:rFonts w:ascii="Times New Roman" w:hAnsi="Times New Roman" w:cs="Times New Roman"/>
          <w:bCs/>
          <w:sz w:val="24"/>
          <w:szCs w:val="24"/>
        </w:rPr>
        <w:t xml:space="preserve"> </w:t>
      </w:r>
      <w:del w:id="247" w:author="user" w:date="2024-08-14T21:49:00Z" w16du:dateUtc="2024-08-14T18:49: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10.1007/s41208-021-00391-4</w:delText>
        </w:r>
      </w:del>
    </w:p>
    <w:p w14:paraId="51730F1C" w14:textId="77777777" w:rsidR="0091231C" w:rsidRDefault="0091231C" w:rsidP="0091231C">
      <w:pPr>
        <w:spacing w:line="240" w:lineRule="auto"/>
        <w:ind w:left="708" w:hanging="708"/>
        <w:jc w:val="both"/>
        <w:rPr>
          <w:ins w:id="248" w:author="user" w:date="2024-08-14T21:49:00Z" w16du:dateUtc="2024-08-14T18:49:00Z"/>
          <w:rFonts w:ascii="Times New Roman" w:hAnsi="Times New Roman" w:cs="Times New Roman"/>
          <w:bCs/>
          <w:sz w:val="24"/>
          <w:szCs w:val="24"/>
        </w:rPr>
      </w:pPr>
    </w:p>
    <w:p w14:paraId="5B4A402D" w14:textId="5169EA7F" w:rsidR="00106675" w:rsidRPr="0091231C" w:rsidDel="0091231C" w:rsidRDefault="00106675">
      <w:pPr>
        <w:spacing w:line="240" w:lineRule="auto"/>
        <w:ind w:left="708" w:hanging="708"/>
        <w:jc w:val="both"/>
        <w:rPr>
          <w:del w:id="249" w:author="user" w:date="2024-08-14T21:49:00Z" w16du:dateUtc="2024-08-14T18:49:00Z"/>
          <w:rFonts w:ascii="Times New Roman" w:hAnsi="Times New Roman" w:cs="Times New Roman"/>
          <w:bCs/>
          <w:sz w:val="24"/>
          <w:szCs w:val="24"/>
        </w:rPr>
        <w:pPrChange w:id="250" w:author="user" w:date="2024-08-14T21:49:00Z" w16du:dateUtc="2024-08-14T18:49:00Z">
          <w:pPr>
            <w:spacing w:line="240" w:lineRule="auto"/>
            <w:jc w:val="both"/>
          </w:pPr>
        </w:pPrChange>
      </w:pPr>
      <w:r w:rsidRPr="0091231C">
        <w:rPr>
          <w:rFonts w:ascii="Times New Roman" w:hAnsi="Times New Roman" w:cs="Times New Roman"/>
          <w:bCs/>
          <w:sz w:val="24"/>
          <w:szCs w:val="24"/>
        </w:rPr>
        <w:t xml:space="preserve">Özütemiz, Ş., Kaya, M., </w:t>
      </w:r>
      <w:del w:id="251" w:author="user" w:date="2024-08-14T21:49:00Z" w16du:dateUtc="2024-08-14T18:49: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Özaydın, O. (2009). Growth and Feeding Characteristics of Two Sharks Species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Rafinesque, 1810 and </w:t>
      </w:r>
      <w:r w:rsidRPr="0091231C">
        <w:rPr>
          <w:rFonts w:ascii="Times New Roman" w:hAnsi="Times New Roman" w:cs="Times New Roman"/>
          <w:bCs/>
          <w:i/>
          <w:sz w:val="24"/>
          <w:szCs w:val="24"/>
        </w:rPr>
        <w:t>Squalus blainvillei</w:t>
      </w:r>
      <w:r w:rsidRPr="0091231C">
        <w:rPr>
          <w:rFonts w:ascii="Times New Roman" w:hAnsi="Times New Roman" w:cs="Times New Roman"/>
          <w:bCs/>
          <w:sz w:val="24"/>
          <w:szCs w:val="24"/>
        </w:rPr>
        <w:t xml:space="preserve"> (Risso, 1826)] from Sığacık Bay (Aegean Sea). </w:t>
      </w:r>
      <w:r w:rsidRPr="0091231C">
        <w:rPr>
          <w:rFonts w:ascii="Times New Roman" w:hAnsi="Times New Roman" w:cs="Times New Roman"/>
          <w:bCs/>
          <w:i/>
          <w:sz w:val="24"/>
          <w:szCs w:val="24"/>
        </w:rPr>
        <w:t>Ege Journal of Fisheries and Aquatic Sciences</w:t>
      </w:r>
      <w:r w:rsidRPr="0091231C">
        <w:rPr>
          <w:rFonts w:ascii="Times New Roman" w:hAnsi="Times New Roman" w:cs="Times New Roman"/>
          <w:bCs/>
          <w:sz w:val="24"/>
          <w:szCs w:val="24"/>
        </w:rPr>
        <w:t>, 26(3).</w:t>
      </w:r>
      <w:r w:rsidR="00461E5E" w:rsidRPr="0091231C">
        <w:rPr>
          <w:rFonts w:ascii="Times New Roman" w:hAnsi="Times New Roman" w:cs="Times New Roman"/>
          <w:bCs/>
          <w:sz w:val="24"/>
          <w:szCs w:val="24"/>
        </w:rPr>
        <w:t xml:space="preserve"> </w:t>
      </w:r>
      <w:del w:id="252" w:author="user" w:date="2024-08-14T21:49:00Z" w16du:dateUtc="2024-08-14T18:49: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10.12714/egejfas.2014.31.3.01</w:delText>
        </w:r>
      </w:del>
    </w:p>
    <w:p w14:paraId="3EDC293F" w14:textId="77777777" w:rsidR="0091231C" w:rsidRDefault="0091231C" w:rsidP="0091231C">
      <w:pPr>
        <w:spacing w:line="240" w:lineRule="auto"/>
        <w:ind w:left="708" w:hanging="708"/>
        <w:jc w:val="both"/>
        <w:rPr>
          <w:ins w:id="253" w:author="user" w:date="2024-08-14T21:49:00Z" w16du:dateUtc="2024-08-14T18:49:00Z"/>
          <w:rFonts w:ascii="Times New Roman" w:hAnsi="Times New Roman" w:cs="Times New Roman"/>
          <w:bCs/>
          <w:sz w:val="24"/>
          <w:szCs w:val="24"/>
        </w:rPr>
      </w:pPr>
    </w:p>
    <w:p w14:paraId="0A6A76C7" w14:textId="4CE94E4E" w:rsidR="0077619A" w:rsidRPr="0091231C" w:rsidDel="0091231C" w:rsidRDefault="0077619A">
      <w:pPr>
        <w:spacing w:line="240" w:lineRule="auto"/>
        <w:ind w:left="708" w:hanging="708"/>
        <w:jc w:val="both"/>
        <w:rPr>
          <w:del w:id="254" w:author="user" w:date="2024-08-14T21:49:00Z" w16du:dateUtc="2024-08-14T18:49:00Z"/>
          <w:rFonts w:ascii="Times New Roman" w:hAnsi="Times New Roman" w:cs="Times New Roman"/>
          <w:bCs/>
          <w:sz w:val="24"/>
          <w:szCs w:val="24"/>
        </w:rPr>
        <w:pPrChange w:id="255" w:author="user" w:date="2024-08-14T21:49:00Z" w16du:dateUtc="2024-08-14T18:49:00Z">
          <w:pPr>
            <w:spacing w:line="240" w:lineRule="auto"/>
            <w:jc w:val="both"/>
          </w:pPr>
        </w:pPrChange>
      </w:pPr>
      <w:r w:rsidRPr="0091231C">
        <w:rPr>
          <w:rFonts w:ascii="Times New Roman" w:hAnsi="Times New Roman" w:cs="Times New Roman"/>
          <w:bCs/>
          <w:sz w:val="24"/>
          <w:szCs w:val="24"/>
        </w:rPr>
        <w:t xml:space="preserve">Pacoureau, N., Rigby, C. L., Kyne, P. M., Sherley, R. B., Winker, H., Carlson, J. K., </w:t>
      </w:r>
      <w:commentRangeStart w:id="256"/>
      <w:r w:rsidRPr="0091231C">
        <w:rPr>
          <w:rFonts w:ascii="Times New Roman" w:hAnsi="Times New Roman" w:cs="Times New Roman"/>
          <w:bCs/>
          <w:sz w:val="24"/>
          <w:szCs w:val="24"/>
        </w:rPr>
        <w:t xml:space="preserve">... </w:t>
      </w:r>
      <w:commentRangeEnd w:id="256"/>
      <w:r w:rsidR="0091231C">
        <w:rPr>
          <w:rStyle w:val="AklamaBavurusu"/>
        </w:rPr>
        <w:commentReference w:id="256"/>
      </w:r>
      <w:del w:id="257" w:author="user" w:date="2024-08-14T21:49:00Z" w16du:dateUtc="2024-08-14T18:49:00Z">
        <w:r w:rsidRPr="0091231C" w:rsidDel="0091231C">
          <w:rPr>
            <w:rFonts w:ascii="Times New Roman" w:hAnsi="Times New Roman" w:cs="Times New Roman"/>
            <w:bCs/>
            <w:sz w:val="24"/>
            <w:szCs w:val="24"/>
          </w:rPr>
          <w:delText>&amp;</w:delText>
        </w:r>
      </w:del>
      <w:r w:rsidRPr="0091231C">
        <w:rPr>
          <w:rFonts w:ascii="Times New Roman" w:hAnsi="Times New Roman" w:cs="Times New Roman"/>
          <w:bCs/>
          <w:sz w:val="24"/>
          <w:szCs w:val="24"/>
        </w:rPr>
        <w:t xml:space="preserve"> Dulvy, N. K. (2021). Half a century of global decline in oceanic sharks and rays. Nature, 589(7843), 567-571.</w:t>
      </w:r>
      <w:del w:id="258" w:author="user" w:date="2024-08-14T21:49:00Z" w16du:dateUtc="2024-08-14T18:49: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10.1038/s41586-020-03173-9</w:delText>
        </w:r>
      </w:del>
    </w:p>
    <w:p w14:paraId="202109C4" w14:textId="77777777" w:rsidR="0091231C" w:rsidRDefault="0091231C" w:rsidP="0091231C">
      <w:pPr>
        <w:spacing w:line="240" w:lineRule="auto"/>
        <w:ind w:left="708" w:hanging="708"/>
        <w:jc w:val="both"/>
        <w:rPr>
          <w:ins w:id="259" w:author="user" w:date="2024-08-14T21:49:00Z" w16du:dateUtc="2024-08-14T18:49:00Z"/>
          <w:rFonts w:ascii="Times New Roman" w:hAnsi="Times New Roman" w:cs="Times New Roman"/>
          <w:bCs/>
          <w:sz w:val="24"/>
          <w:szCs w:val="24"/>
        </w:rPr>
      </w:pPr>
    </w:p>
    <w:p w14:paraId="0B920A9E" w14:textId="551FF5D2" w:rsidR="000C79B3" w:rsidRPr="0091231C" w:rsidDel="0091231C" w:rsidRDefault="000C79B3">
      <w:pPr>
        <w:spacing w:line="240" w:lineRule="auto"/>
        <w:ind w:left="708" w:hanging="708"/>
        <w:jc w:val="both"/>
        <w:rPr>
          <w:del w:id="260" w:author="user" w:date="2024-08-14T21:49:00Z" w16du:dateUtc="2024-08-14T18:49:00Z"/>
          <w:rFonts w:ascii="Times New Roman" w:hAnsi="Times New Roman" w:cs="Times New Roman"/>
          <w:bCs/>
          <w:sz w:val="24"/>
          <w:szCs w:val="24"/>
        </w:rPr>
        <w:pPrChange w:id="261" w:author="user" w:date="2024-08-14T21:49:00Z" w16du:dateUtc="2024-08-14T18:49:00Z">
          <w:pPr>
            <w:spacing w:line="240" w:lineRule="auto"/>
            <w:jc w:val="both"/>
          </w:pPr>
        </w:pPrChange>
      </w:pPr>
      <w:r w:rsidRPr="0091231C">
        <w:rPr>
          <w:rFonts w:ascii="Times New Roman" w:hAnsi="Times New Roman" w:cs="Times New Roman"/>
          <w:bCs/>
          <w:sz w:val="24"/>
          <w:szCs w:val="24"/>
        </w:rPr>
        <w:t xml:space="preserve">Ragonese, S., Nardone, G., Ottonello, D., Gancitano, S., Giusto, G. B., </w:t>
      </w:r>
      <w:del w:id="262" w:author="user" w:date="2024-08-14T21:49:00Z" w16du:dateUtc="2024-08-14T18:49: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Sinacori, G. (2009). Distribution and biology of the Blackmouth catshark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in the Strait of Sicily (Central Mediterranean Sea). </w:t>
      </w:r>
      <w:r w:rsidRPr="0091231C">
        <w:rPr>
          <w:rFonts w:ascii="Times New Roman" w:hAnsi="Times New Roman" w:cs="Times New Roman"/>
          <w:bCs/>
          <w:i/>
          <w:sz w:val="24"/>
          <w:szCs w:val="24"/>
        </w:rPr>
        <w:t>Mediterranean Marine Science</w:t>
      </w:r>
      <w:r w:rsidRPr="0091231C">
        <w:rPr>
          <w:rFonts w:ascii="Times New Roman" w:hAnsi="Times New Roman" w:cs="Times New Roman"/>
          <w:bCs/>
          <w:sz w:val="24"/>
          <w:szCs w:val="24"/>
        </w:rPr>
        <w:t>, 10(1), 55-72.</w:t>
      </w:r>
      <w:r w:rsidR="00461E5E" w:rsidRPr="0091231C">
        <w:rPr>
          <w:rFonts w:ascii="Times New Roman" w:hAnsi="Times New Roman" w:cs="Times New Roman"/>
          <w:bCs/>
          <w:sz w:val="24"/>
          <w:szCs w:val="24"/>
        </w:rPr>
        <w:t xml:space="preserve"> </w:t>
      </w:r>
      <w:del w:id="263" w:author="user" w:date="2024-08-14T21:49:00Z" w16du:dateUtc="2024-08-14T18:49: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10.12681/mms.122</w:delText>
        </w:r>
      </w:del>
    </w:p>
    <w:p w14:paraId="56B93116" w14:textId="77777777" w:rsidR="0091231C" w:rsidRDefault="0091231C" w:rsidP="0091231C">
      <w:pPr>
        <w:spacing w:line="240" w:lineRule="auto"/>
        <w:ind w:left="708" w:hanging="708"/>
        <w:jc w:val="both"/>
        <w:rPr>
          <w:ins w:id="264" w:author="user" w:date="2024-08-14T21:49:00Z" w16du:dateUtc="2024-08-14T18:49:00Z"/>
          <w:rFonts w:ascii="Times New Roman" w:hAnsi="Times New Roman" w:cs="Times New Roman"/>
          <w:bCs/>
          <w:sz w:val="24"/>
          <w:szCs w:val="24"/>
        </w:rPr>
      </w:pPr>
    </w:p>
    <w:p w14:paraId="7C118E18" w14:textId="1B58F483" w:rsidR="0010224D" w:rsidRPr="0091231C" w:rsidDel="0091231C" w:rsidRDefault="0010224D">
      <w:pPr>
        <w:spacing w:line="240" w:lineRule="auto"/>
        <w:ind w:left="708" w:hanging="708"/>
        <w:jc w:val="both"/>
        <w:rPr>
          <w:del w:id="265" w:author="user" w:date="2024-08-14T21:49:00Z" w16du:dateUtc="2024-08-14T18:49:00Z"/>
          <w:rFonts w:ascii="Times New Roman" w:hAnsi="Times New Roman" w:cs="Times New Roman"/>
          <w:bCs/>
          <w:sz w:val="24"/>
          <w:szCs w:val="24"/>
        </w:rPr>
        <w:pPrChange w:id="266" w:author="user" w:date="2024-08-14T21:49:00Z" w16du:dateUtc="2024-08-14T18:49:00Z">
          <w:pPr>
            <w:spacing w:line="240" w:lineRule="auto"/>
            <w:jc w:val="both"/>
          </w:pPr>
        </w:pPrChange>
      </w:pPr>
      <w:r w:rsidRPr="0091231C">
        <w:rPr>
          <w:rFonts w:ascii="Times New Roman" w:hAnsi="Times New Roman" w:cs="Times New Roman"/>
          <w:bCs/>
          <w:sz w:val="24"/>
          <w:szCs w:val="24"/>
        </w:rPr>
        <w:lastRenderedPageBreak/>
        <w:t xml:space="preserve">Ricker, W. E. (1973). Linear regressions in fishery research. </w:t>
      </w:r>
      <w:r w:rsidRPr="0091231C">
        <w:rPr>
          <w:rFonts w:ascii="Times New Roman" w:hAnsi="Times New Roman" w:cs="Times New Roman"/>
          <w:bCs/>
          <w:i/>
          <w:sz w:val="24"/>
          <w:szCs w:val="24"/>
        </w:rPr>
        <w:t>Journal of the Fisheries Board of Canada,</w:t>
      </w:r>
      <w:r w:rsidRPr="0091231C">
        <w:rPr>
          <w:rFonts w:ascii="Times New Roman" w:hAnsi="Times New Roman" w:cs="Times New Roman"/>
          <w:bCs/>
          <w:sz w:val="24"/>
          <w:szCs w:val="24"/>
        </w:rPr>
        <w:t xml:space="preserve"> 30(3), 409-434.</w:t>
      </w:r>
      <w:r w:rsidR="00461E5E" w:rsidRPr="0091231C">
        <w:rPr>
          <w:rFonts w:ascii="Times New Roman" w:hAnsi="Times New Roman" w:cs="Times New Roman"/>
          <w:bCs/>
          <w:sz w:val="24"/>
          <w:szCs w:val="24"/>
        </w:rPr>
        <w:t xml:space="preserve"> </w:t>
      </w:r>
      <w:del w:id="267" w:author="user" w:date="2024-08-14T21:49:00Z" w16du:dateUtc="2024-08-14T18:49: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10.1139/f73-072</w:delText>
        </w:r>
      </w:del>
    </w:p>
    <w:p w14:paraId="618B3DC9" w14:textId="77777777" w:rsidR="0091231C" w:rsidRDefault="0091231C" w:rsidP="0091231C">
      <w:pPr>
        <w:spacing w:line="240" w:lineRule="auto"/>
        <w:ind w:left="708" w:hanging="708"/>
        <w:jc w:val="both"/>
        <w:rPr>
          <w:ins w:id="268" w:author="user" w:date="2024-08-14T21:49:00Z" w16du:dateUtc="2024-08-14T18:49:00Z"/>
          <w:rFonts w:ascii="Times New Roman" w:hAnsi="Times New Roman" w:cs="Times New Roman"/>
          <w:bCs/>
          <w:sz w:val="24"/>
          <w:szCs w:val="24"/>
        </w:rPr>
      </w:pPr>
    </w:p>
    <w:p w14:paraId="5B60B222" w14:textId="3D2AC881" w:rsidR="00FC6681" w:rsidRPr="00B55442" w:rsidDel="0091231C" w:rsidRDefault="00A620B4">
      <w:pPr>
        <w:spacing w:line="240" w:lineRule="auto"/>
        <w:ind w:left="708" w:hanging="708"/>
        <w:jc w:val="both"/>
        <w:rPr>
          <w:del w:id="269" w:author="user" w:date="2024-08-14T21:50:00Z" w16du:dateUtc="2024-08-14T18:50:00Z"/>
          <w:rFonts w:ascii="Times New Roman" w:hAnsi="Times New Roman" w:cs="Times New Roman"/>
          <w:bCs/>
          <w:sz w:val="24"/>
          <w:szCs w:val="24"/>
          <w:lang w:val="es-ES"/>
        </w:rPr>
        <w:pPrChange w:id="270" w:author="user" w:date="2024-08-14T21:49:00Z" w16du:dateUtc="2024-08-14T18:49:00Z">
          <w:pPr>
            <w:spacing w:line="240" w:lineRule="auto"/>
            <w:jc w:val="both"/>
          </w:pPr>
        </w:pPrChange>
      </w:pPr>
      <w:r w:rsidRPr="0091231C">
        <w:rPr>
          <w:rFonts w:ascii="Times New Roman" w:hAnsi="Times New Roman" w:cs="Times New Roman"/>
          <w:bCs/>
          <w:sz w:val="24"/>
          <w:szCs w:val="24"/>
        </w:rPr>
        <w:t xml:space="preserve">Rinelli, P., Bottari, T., Florio, G., Romeo, T., Giordano, D., </w:t>
      </w:r>
      <w:del w:id="271" w:author="user" w:date="2024-08-14T21:49:00Z" w16du:dateUtc="2024-08-14T18:49: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 xml:space="preserve">Greco, S. (2005). Observations on distribution and biology of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(Chondrichthyes, Scyliorhinidae) in the southern Tyrrhenian Sea (central Mediterranean). </w:t>
      </w:r>
      <w:r w:rsidRPr="00B55442">
        <w:rPr>
          <w:rFonts w:ascii="Times New Roman" w:hAnsi="Times New Roman" w:cs="Times New Roman"/>
          <w:bCs/>
          <w:i/>
          <w:sz w:val="24"/>
          <w:szCs w:val="24"/>
          <w:lang w:val="es-ES"/>
        </w:rPr>
        <w:t>Cybium</w:t>
      </w:r>
      <w:r w:rsidRPr="00B55442">
        <w:rPr>
          <w:rFonts w:ascii="Times New Roman" w:hAnsi="Times New Roman" w:cs="Times New Roman"/>
          <w:bCs/>
          <w:sz w:val="24"/>
          <w:szCs w:val="24"/>
          <w:lang w:val="es-ES"/>
        </w:rPr>
        <w:t>, 29(1), 41-46.</w:t>
      </w:r>
      <w:r w:rsidR="00461E5E" w:rsidRPr="00B55442">
        <w:rPr>
          <w:rFonts w:ascii="Times New Roman" w:hAnsi="Times New Roman" w:cs="Times New Roman"/>
          <w:bCs/>
          <w:sz w:val="24"/>
          <w:szCs w:val="24"/>
          <w:lang w:val="es-ES"/>
        </w:rPr>
        <w:t xml:space="preserve"> </w:t>
      </w:r>
      <w:del w:id="272" w:author="user" w:date="2024-08-14T21:50:00Z" w16du:dateUtc="2024-08-14T18:50:00Z">
        <w:r w:rsidR="00461E5E" w:rsidRPr="00B55442" w:rsidDel="0091231C">
          <w:rPr>
            <w:rFonts w:ascii="Times New Roman" w:hAnsi="Times New Roman" w:cs="Times New Roman"/>
            <w:bCs/>
            <w:sz w:val="24"/>
            <w:szCs w:val="24"/>
            <w:lang w:val="es-ES"/>
          </w:rPr>
          <w:delText>DOİ:</w:delText>
        </w:r>
        <w:r w:rsidR="00461E5E" w:rsidRPr="00B55442" w:rsidDel="0091231C">
          <w:rPr>
            <w:lang w:val="es-ES"/>
          </w:rPr>
          <w:delText xml:space="preserve"> </w:delText>
        </w:r>
        <w:r w:rsidR="00461E5E" w:rsidRPr="00B55442" w:rsidDel="0091231C">
          <w:rPr>
            <w:rFonts w:ascii="Times New Roman" w:hAnsi="Times New Roman" w:cs="Times New Roman"/>
            <w:bCs/>
            <w:sz w:val="24"/>
            <w:szCs w:val="24"/>
            <w:lang w:val="es-ES"/>
          </w:rPr>
          <w:delText>10.1016/j.ejar.2016.10.003</w:delText>
        </w:r>
      </w:del>
    </w:p>
    <w:p w14:paraId="51D8C2FC" w14:textId="77777777" w:rsidR="0091231C" w:rsidRPr="00B55442" w:rsidRDefault="0091231C" w:rsidP="0091231C">
      <w:pPr>
        <w:spacing w:line="240" w:lineRule="auto"/>
        <w:ind w:left="708" w:hanging="708"/>
        <w:jc w:val="both"/>
        <w:rPr>
          <w:ins w:id="273" w:author="user" w:date="2024-08-14T21:50:00Z" w16du:dateUtc="2024-08-14T18:50:00Z"/>
          <w:rFonts w:ascii="Times New Roman" w:hAnsi="Times New Roman" w:cs="Times New Roman"/>
          <w:bCs/>
          <w:sz w:val="24"/>
          <w:szCs w:val="24"/>
          <w:lang w:val="es-ES"/>
        </w:rPr>
      </w:pPr>
    </w:p>
    <w:p w14:paraId="4108D3ED" w14:textId="45D5974D" w:rsidR="00387E8F" w:rsidRPr="0091231C" w:rsidDel="0091231C" w:rsidRDefault="00D34FD1">
      <w:pPr>
        <w:spacing w:line="240" w:lineRule="auto"/>
        <w:ind w:left="708" w:hanging="708"/>
        <w:jc w:val="both"/>
        <w:rPr>
          <w:del w:id="274" w:author="user" w:date="2024-08-14T21:51:00Z" w16du:dateUtc="2024-08-14T18:51:00Z"/>
          <w:rFonts w:ascii="Times New Roman" w:hAnsi="Times New Roman" w:cs="Times New Roman"/>
          <w:bCs/>
          <w:sz w:val="24"/>
          <w:szCs w:val="24"/>
        </w:rPr>
        <w:pPrChange w:id="275" w:author="user" w:date="2024-08-14T21:50:00Z" w16du:dateUtc="2024-08-14T18:50:00Z">
          <w:pPr>
            <w:spacing w:line="240" w:lineRule="auto"/>
            <w:jc w:val="both"/>
          </w:pPr>
        </w:pPrChange>
      </w:pPr>
      <w:r w:rsidRPr="00B55442">
        <w:rPr>
          <w:rFonts w:ascii="Times New Roman" w:hAnsi="Times New Roman" w:cs="Times New Roman"/>
          <w:bCs/>
          <w:sz w:val="24"/>
          <w:szCs w:val="24"/>
          <w:lang w:val="es-ES"/>
        </w:rPr>
        <w:t xml:space="preserve">Triay Portella, R., González Pérez, J. A., Lorenzo Nespereira, J. M., </w:t>
      </w:r>
      <w:del w:id="276" w:author="user" w:date="2024-08-14T21:50:00Z" w16du:dateUtc="2024-08-14T18:50:00Z">
        <w:r w:rsidRPr="00B55442" w:rsidDel="0091231C">
          <w:rPr>
            <w:rFonts w:ascii="Times New Roman" w:hAnsi="Times New Roman" w:cs="Times New Roman"/>
            <w:bCs/>
            <w:sz w:val="24"/>
            <w:szCs w:val="24"/>
            <w:lang w:val="es-ES"/>
          </w:rPr>
          <w:delText xml:space="preserve">&amp; </w:delText>
        </w:r>
      </w:del>
      <w:r w:rsidRPr="00B55442">
        <w:rPr>
          <w:rFonts w:ascii="Times New Roman" w:hAnsi="Times New Roman" w:cs="Times New Roman"/>
          <w:bCs/>
          <w:sz w:val="24"/>
          <w:szCs w:val="24"/>
          <w:lang w:val="es-ES"/>
        </w:rPr>
        <w:t xml:space="preserve">González Pajuelo, J. M. (2023). </w:t>
      </w:r>
      <w:r w:rsidRPr="0091231C">
        <w:rPr>
          <w:rFonts w:ascii="Times New Roman" w:hAnsi="Times New Roman" w:cs="Times New Roman"/>
          <w:bCs/>
          <w:sz w:val="24"/>
          <w:szCs w:val="24"/>
        </w:rPr>
        <w:t xml:space="preserve">Length-weight relationship of 15 species of deep-water chondrichthyans in the Canary Islands (eastern-central Atlantic). </w:t>
      </w:r>
      <w:r w:rsidRPr="0091231C">
        <w:rPr>
          <w:rFonts w:ascii="Times New Roman" w:hAnsi="Times New Roman" w:cs="Times New Roman"/>
          <w:bCs/>
          <w:i/>
          <w:iCs/>
          <w:sz w:val="24"/>
          <w:szCs w:val="24"/>
          <w:rPrChange w:id="277" w:author="user" w:date="2024-08-14T21:51:00Z" w16du:dateUtc="2024-08-14T18:51:00Z">
            <w:rPr>
              <w:rFonts w:ascii="Times New Roman" w:hAnsi="Times New Roman" w:cs="Times New Roman"/>
              <w:bCs/>
              <w:sz w:val="24"/>
              <w:szCs w:val="24"/>
            </w:rPr>
          </w:rPrChange>
        </w:rPr>
        <w:t>Cybium</w:t>
      </w:r>
      <w:ins w:id="278" w:author="user" w:date="2024-08-14T21:51:00Z" w16du:dateUtc="2024-08-14T18:51:00Z">
        <w:r w:rsidR="0091231C">
          <w:rPr>
            <w:rFonts w:ascii="Times New Roman" w:hAnsi="Times New Roman" w:cs="Times New Roman"/>
            <w:bCs/>
            <w:sz w:val="24"/>
            <w:szCs w:val="24"/>
          </w:rPr>
          <w:t xml:space="preserve">, </w:t>
        </w:r>
        <w:r w:rsidR="0091231C" w:rsidRPr="0091231C">
          <w:rPr>
            <w:rFonts w:ascii="Times New Roman" w:hAnsi="Times New Roman" w:cs="Times New Roman"/>
            <w:bCs/>
            <w:sz w:val="24"/>
            <w:szCs w:val="24"/>
          </w:rPr>
          <w:t>47(2)</w:t>
        </w:r>
        <w:r w:rsidR="0091231C">
          <w:rPr>
            <w:rFonts w:ascii="Times New Roman" w:hAnsi="Times New Roman" w:cs="Times New Roman"/>
            <w:bCs/>
            <w:sz w:val="24"/>
            <w:szCs w:val="24"/>
          </w:rPr>
          <w:t>,</w:t>
        </w:r>
        <w:r w:rsidR="0091231C" w:rsidRPr="0091231C">
          <w:rPr>
            <w:rFonts w:ascii="Times New Roman" w:hAnsi="Times New Roman" w:cs="Times New Roman"/>
            <w:bCs/>
            <w:sz w:val="24"/>
            <w:szCs w:val="24"/>
          </w:rPr>
          <w:t xml:space="preserve"> 167-171</w:t>
        </w:r>
        <w:r w:rsidR="0091231C">
          <w:rPr>
            <w:rFonts w:ascii="Times New Roman" w:hAnsi="Times New Roman" w:cs="Times New Roman"/>
            <w:bCs/>
            <w:sz w:val="24"/>
            <w:szCs w:val="24"/>
          </w:rPr>
          <w:t>.</w:t>
        </w:r>
      </w:ins>
      <w:del w:id="279" w:author="user" w:date="2024-08-14T21:51:00Z" w16du:dateUtc="2024-08-14T18:51:00Z">
        <w:r w:rsidRPr="0091231C" w:rsidDel="0091231C">
          <w:rPr>
            <w:rFonts w:ascii="Times New Roman" w:hAnsi="Times New Roman" w:cs="Times New Roman"/>
            <w:bCs/>
            <w:sz w:val="24"/>
            <w:szCs w:val="24"/>
          </w:rPr>
          <w:delText>.</w:delText>
        </w:r>
        <w:r w:rsidR="00461E5E" w:rsidRPr="0091231C" w:rsidDel="0091231C">
          <w:rPr>
            <w:rFonts w:ascii="Times New Roman" w:hAnsi="Times New Roman" w:cs="Times New Roman"/>
            <w:bCs/>
            <w:sz w:val="24"/>
            <w:szCs w:val="24"/>
          </w:rPr>
          <w:delText xml:space="preserve"> </w:delText>
        </w:r>
      </w:del>
      <w:del w:id="280" w:author="user" w:date="2024-08-14T21:50:00Z" w16du:dateUtc="2024-08-14T18:50: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10.1111/jai.14149</w:delText>
        </w:r>
      </w:del>
    </w:p>
    <w:p w14:paraId="751643B6" w14:textId="77777777" w:rsidR="0091231C" w:rsidRDefault="0091231C" w:rsidP="0091231C">
      <w:pPr>
        <w:spacing w:line="240" w:lineRule="auto"/>
        <w:ind w:left="708" w:hanging="708"/>
        <w:jc w:val="both"/>
        <w:rPr>
          <w:ins w:id="281" w:author="user" w:date="2024-08-14T21:51:00Z" w16du:dateUtc="2024-08-14T18:51:00Z"/>
          <w:rFonts w:ascii="Times New Roman" w:hAnsi="Times New Roman" w:cs="Times New Roman"/>
          <w:bCs/>
          <w:sz w:val="24"/>
          <w:szCs w:val="24"/>
        </w:rPr>
      </w:pPr>
    </w:p>
    <w:p w14:paraId="6CC0B642" w14:textId="696953E2" w:rsidR="00387E8F" w:rsidRPr="0091231C" w:rsidDel="0091231C" w:rsidRDefault="004E6262">
      <w:pPr>
        <w:spacing w:line="240" w:lineRule="auto"/>
        <w:ind w:left="708" w:hanging="708"/>
        <w:jc w:val="both"/>
        <w:rPr>
          <w:del w:id="282" w:author="user" w:date="2024-08-14T21:51:00Z" w16du:dateUtc="2024-08-14T18:51:00Z"/>
          <w:rFonts w:ascii="Times New Roman" w:hAnsi="Times New Roman" w:cs="Times New Roman"/>
          <w:bCs/>
          <w:sz w:val="24"/>
          <w:szCs w:val="24"/>
        </w:rPr>
        <w:pPrChange w:id="283" w:author="user" w:date="2024-08-14T21:51:00Z" w16du:dateUtc="2024-08-14T18:51:00Z">
          <w:pPr>
            <w:spacing w:line="240" w:lineRule="auto"/>
            <w:jc w:val="both"/>
          </w:pPr>
        </w:pPrChange>
      </w:pPr>
      <w:r w:rsidRPr="0091231C">
        <w:rPr>
          <w:rFonts w:ascii="Times New Roman" w:hAnsi="Times New Roman" w:cs="Times New Roman"/>
          <w:bCs/>
          <w:sz w:val="24"/>
          <w:szCs w:val="24"/>
        </w:rPr>
        <w:t xml:space="preserve">Tursi, A. R., </w:t>
      </w:r>
      <w:del w:id="284" w:author="user" w:date="2024-08-14T21:51:00Z" w16du:dateUtc="2024-08-14T18:51:00Z">
        <w:r w:rsidRPr="0091231C" w:rsidDel="0091231C">
          <w:rPr>
            <w:rFonts w:ascii="Times New Roman" w:hAnsi="Times New Roman" w:cs="Times New Roman"/>
            <w:bCs/>
            <w:sz w:val="24"/>
            <w:szCs w:val="24"/>
          </w:rPr>
          <w:delText xml:space="preserve">&amp; </w:delText>
        </w:r>
      </w:del>
      <w:r w:rsidRPr="0091231C">
        <w:rPr>
          <w:rFonts w:ascii="Times New Roman" w:hAnsi="Times New Roman" w:cs="Times New Roman"/>
          <w:bCs/>
          <w:sz w:val="24"/>
          <w:szCs w:val="24"/>
        </w:rPr>
        <w:t>D</w:t>
      </w:r>
      <w:ins w:id="285" w:author="user" w:date="2024-08-14T21:58:00Z" w16du:dateUtc="2024-08-14T18:58:00Z">
        <w:r w:rsidR="0091231C">
          <w:rPr>
            <w:rFonts w:ascii="Times New Roman" w:hAnsi="Times New Roman" w:cs="Times New Roman"/>
            <w:bCs/>
            <w:sz w:val="24"/>
            <w:szCs w:val="24"/>
          </w:rPr>
          <w:t>’</w:t>
        </w:r>
      </w:ins>
      <w:del w:id="286" w:author="user" w:date="2024-08-14T21:58:00Z" w16du:dateUtc="2024-08-14T18:58:00Z">
        <w:r w:rsidRPr="0091231C" w:rsidDel="0091231C">
          <w:rPr>
            <w:rFonts w:ascii="Times New Roman" w:hAnsi="Times New Roman" w:cs="Times New Roman"/>
            <w:bCs/>
            <w:sz w:val="24"/>
            <w:szCs w:val="24"/>
          </w:rPr>
          <w:delText>'</w:delText>
        </w:r>
      </w:del>
      <w:r w:rsidRPr="0091231C">
        <w:rPr>
          <w:rFonts w:ascii="Times New Roman" w:hAnsi="Times New Roman" w:cs="Times New Roman"/>
          <w:bCs/>
          <w:sz w:val="24"/>
          <w:szCs w:val="24"/>
        </w:rPr>
        <w:t xml:space="preserve">Onghia, G. (1993). Observations on population biology of catshark </w:t>
      </w:r>
      <w:r w:rsidRPr="0091231C">
        <w:rPr>
          <w:rFonts w:ascii="Times New Roman" w:hAnsi="Times New Roman" w:cs="Times New Roman"/>
          <w:bCs/>
          <w:i/>
          <w:sz w:val="24"/>
          <w:szCs w:val="24"/>
        </w:rPr>
        <w:t>Galeus melastomus</w:t>
      </w:r>
      <w:r w:rsidRPr="0091231C">
        <w:rPr>
          <w:rFonts w:ascii="Times New Roman" w:hAnsi="Times New Roman" w:cs="Times New Roman"/>
          <w:bCs/>
          <w:sz w:val="24"/>
          <w:szCs w:val="24"/>
        </w:rPr>
        <w:t xml:space="preserve"> (Chondrichthyes, Scyliorhinidae) in the Ionian Sea. </w:t>
      </w:r>
      <w:r w:rsidRPr="0091231C">
        <w:rPr>
          <w:rFonts w:ascii="Times New Roman" w:hAnsi="Times New Roman" w:cs="Times New Roman"/>
          <w:bCs/>
          <w:i/>
          <w:iCs/>
          <w:sz w:val="24"/>
          <w:szCs w:val="24"/>
          <w:rPrChange w:id="287" w:author="user" w:date="2024-08-14T21:52:00Z" w16du:dateUtc="2024-08-14T18:52:00Z">
            <w:rPr>
              <w:rFonts w:ascii="Times New Roman" w:hAnsi="Times New Roman" w:cs="Times New Roman"/>
              <w:bCs/>
              <w:sz w:val="24"/>
              <w:szCs w:val="24"/>
            </w:rPr>
          </w:rPrChange>
        </w:rPr>
        <w:t>Cybium</w:t>
      </w:r>
      <w:r w:rsidRPr="0091231C">
        <w:rPr>
          <w:rFonts w:ascii="Times New Roman" w:hAnsi="Times New Roman" w:cs="Times New Roman"/>
          <w:bCs/>
          <w:sz w:val="24"/>
          <w:szCs w:val="24"/>
        </w:rPr>
        <w:t>, 17(3), 187-196.</w:t>
      </w:r>
      <w:r w:rsidR="00461E5E" w:rsidRPr="0091231C">
        <w:rPr>
          <w:rFonts w:ascii="Times New Roman" w:hAnsi="Times New Roman" w:cs="Times New Roman"/>
          <w:bCs/>
          <w:sz w:val="24"/>
          <w:szCs w:val="24"/>
        </w:rPr>
        <w:t xml:space="preserve"> </w:t>
      </w:r>
      <w:del w:id="288" w:author="user" w:date="2024-08-14T21:51:00Z" w16du:dateUtc="2024-08-14T18:51:00Z">
        <w:r w:rsidR="00461E5E" w:rsidRPr="0091231C" w:rsidDel="0091231C">
          <w:rPr>
            <w:rFonts w:ascii="Times New Roman" w:hAnsi="Times New Roman" w:cs="Times New Roman"/>
            <w:bCs/>
            <w:sz w:val="24"/>
            <w:szCs w:val="24"/>
          </w:rPr>
          <w:delText>DOİ:</w:delText>
        </w:r>
        <w:r w:rsidR="00461E5E" w:rsidRPr="0091231C" w:rsidDel="0091231C">
          <w:delText xml:space="preserve"> </w:delText>
        </w:r>
        <w:r w:rsidR="00461E5E" w:rsidRPr="0091231C" w:rsidDel="0091231C">
          <w:rPr>
            <w:rFonts w:ascii="Times New Roman" w:hAnsi="Times New Roman" w:cs="Times New Roman"/>
            <w:bCs/>
            <w:sz w:val="24"/>
            <w:szCs w:val="24"/>
          </w:rPr>
          <w:delText>10.31396/biodiv.jour.2018.9.4.357.368</w:delText>
        </w:r>
      </w:del>
    </w:p>
    <w:p w14:paraId="79841097" w14:textId="0EF6F15C" w:rsidR="003B3850" w:rsidRPr="0091231C" w:rsidRDefault="003B3850">
      <w:pPr>
        <w:spacing w:line="240" w:lineRule="auto"/>
        <w:ind w:left="708" w:hanging="708"/>
        <w:jc w:val="both"/>
        <w:rPr>
          <w:rFonts w:ascii="Times New Roman" w:hAnsi="Times New Roman" w:cs="Times New Roman"/>
          <w:bCs/>
          <w:sz w:val="24"/>
          <w:szCs w:val="24"/>
        </w:rPr>
        <w:pPrChange w:id="289" w:author="user" w:date="2024-08-14T21:51:00Z" w16du:dateUtc="2024-08-14T18:51:00Z">
          <w:pPr>
            <w:spacing w:line="240" w:lineRule="auto"/>
            <w:jc w:val="both"/>
          </w:pPr>
        </w:pPrChange>
      </w:pPr>
    </w:p>
    <w:p w14:paraId="17A9922B" w14:textId="5F594799" w:rsidR="003B3850" w:rsidRPr="0091231C" w:rsidRDefault="003B3850" w:rsidP="0070678D">
      <w:pPr>
        <w:spacing w:line="240" w:lineRule="auto"/>
        <w:jc w:val="both"/>
        <w:rPr>
          <w:rFonts w:ascii="Times New Roman" w:hAnsi="Times New Roman" w:cs="Times New Roman"/>
          <w:bCs/>
          <w:sz w:val="24"/>
          <w:szCs w:val="24"/>
        </w:rPr>
      </w:pPr>
    </w:p>
    <w:p w14:paraId="7F1C9976" w14:textId="07383EC1" w:rsidR="003B3850" w:rsidRPr="0091231C" w:rsidRDefault="003B3850" w:rsidP="0070678D">
      <w:pPr>
        <w:spacing w:line="240" w:lineRule="auto"/>
        <w:jc w:val="both"/>
        <w:rPr>
          <w:rFonts w:ascii="Times New Roman" w:hAnsi="Times New Roman" w:cs="Times New Roman"/>
          <w:bCs/>
          <w:sz w:val="24"/>
          <w:szCs w:val="24"/>
        </w:rPr>
      </w:pPr>
    </w:p>
    <w:p w14:paraId="13CC2165" w14:textId="1929EAC6" w:rsidR="003B3850" w:rsidRPr="0091231C" w:rsidRDefault="003B3850" w:rsidP="0070678D">
      <w:pPr>
        <w:spacing w:line="240" w:lineRule="auto"/>
        <w:jc w:val="both"/>
        <w:rPr>
          <w:rFonts w:ascii="Times New Roman" w:hAnsi="Times New Roman" w:cs="Times New Roman"/>
          <w:bCs/>
          <w:sz w:val="24"/>
          <w:szCs w:val="24"/>
        </w:rPr>
      </w:pPr>
    </w:p>
    <w:p w14:paraId="7820618D" w14:textId="0D4B6433" w:rsidR="003B3850" w:rsidRPr="0091231C" w:rsidRDefault="003B3850" w:rsidP="0070678D">
      <w:pPr>
        <w:spacing w:line="240" w:lineRule="auto"/>
        <w:jc w:val="both"/>
        <w:rPr>
          <w:rFonts w:ascii="Times New Roman" w:hAnsi="Times New Roman" w:cs="Times New Roman"/>
          <w:bCs/>
          <w:sz w:val="24"/>
          <w:szCs w:val="24"/>
        </w:rPr>
      </w:pPr>
    </w:p>
    <w:p w14:paraId="204FA350" w14:textId="2A39030A" w:rsidR="003B3850" w:rsidRPr="0091231C" w:rsidRDefault="003B3850" w:rsidP="0070678D">
      <w:pPr>
        <w:spacing w:line="240" w:lineRule="auto"/>
        <w:jc w:val="both"/>
        <w:rPr>
          <w:rFonts w:ascii="Times New Roman" w:hAnsi="Times New Roman" w:cs="Times New Roman"/>
          <w:bCs/>
          <w:sz w:val="24"/>
          <w:szCs w:val="24"/>
        </w:rPr>
      </w:pPr>
    </w:p>
    <w:p w14:paraId="68365B57" w14:textId="085B081A" w:rsidR="003B3850" w:rsidRPr="0091231C" w:rsidRDefault="003B3850" w:rsidP="0070678D">
      <w:pPr>
        <w:spacing w:line="240" w:lineRule="auto"/>
        <w:jc w:val="both"/>
        <w:rPr>
          <w:rFonts w:ascii="Times New Roman" w:hAnsi="Times New Roman" w:cs="Times New Roman"/>
          <w:bCs/>
          <w:sz w:val="24"/>
          <w:szCs w:val="24"/>
        </w:rPr>
      </w:pPr>
    </w:p>
    <w:p w14:paraId="27528BB6" w14:textId="24C69CC9" w:rsidR="003B3850" w:rsidRPr="0091231C" w:rsidRDefault="003B3850" w:rsidP="0070678D">
      <w:pPr>
        <w:spacing w:line="240" w:lineRule="auto"/>
        <w:jc w:val="both"/>
        <w:rPr>
          <w:rFonts w:ascii="Times New Roman" w:hAnsi="Times New Roman" w:cs="Times New Roman"/>
          <w:bCs/>
          <w:sz w:val="24"/>
          <w:szCs w:val="24"/>
        </w:rPr>
      </w:pPr>
    </w:p>
    <w:p w14:paraId="7279926C" w14:textId="3CF33D69" w:rsidR="003B3850" w:rsidRPr="0091231C" w:rsidRDefault="003B3850" w:rsidP="0070678D">
      <w:pPr>
        <w:spacing w:line="240" w:lineRule="auto"/>
        <w:jc w:val="both"/>
        <w:rPr>
          <w:rFonts w:ascii="Times New Roman" w:hAnsi="Times New Roman" w:cs="Times New Roman"/>
          <w:bCs/>
          <w:sz w:val="24"/>
          <w:szCs w:val="24"/>
        </w:rPr>
      </w:pPr>
    </w:p>
    <w:p w14:paraId="5A87A881" w14:textId="21584205" w:rsidR="003B3850" w:rsidRPr="0091231C" w:rsidRDefault="003B3850" w:rsidP="0070678D">
      <w:pPr>
        <w:spacing w:line="240" w:lineRule="auto"/>
        <w:jc w:val="both"/>
        <w:rPr>
          <w:rFonts w:ascii="Times New Roman" w:hAnsi="Times New Roman" w:cs="Times New Roman"/>
          <w:bCs/>
          <w:sz w:val="24"/>
          <w:szCs w:val="24"/>
        </w:rPr>
      </w:pPr>
    </w:p>
    <w:p w14:paraId="51E97589" w14:textId="044ED9B2" w:rsidR="003B3850" w:rsidRPr="0091231C" w:rsidRDefault="003B3850" w:rsidP="0070678D">
      <w:pPr>
        <w:spacing w:line="240" w:lineRule="auto"/>
        <w:jc w:val="both"/>
        <w:rPr>
          <w:rFonts w:ascii="Times New Roman" w:hAnsi="Times New Roman" w:cs="Times New Roman"/>
          <w:bCs/>
          <w:sz w:val="24"/>
          <w:szCs w:val="24"/>
        </w:rPr>
      </w:pPr>
    </w:p>
    <w:p w14:paraId="60023BBB" w14:textId="50BA6C5E" w:rsidR="003B3850" w:rsidRPr="0091231C" w:rsidRDefault="003B3850" w:rsidP="0070678D">
      <w:pPr>
        <w:spacing w:line="240" w:lineRule="auto"/>
        <w:jc w:val="both"/>
        <w:rPr>
          <w:rFonts w:ascii="Times New Roman" w:hAnsi="Times New Roman" w:cs="Times New Roman"/>
          <w:bCs/>
          <w:sz w:val="24"/>
          <w:szCs w:val="24"/>
        </w:rPr>
      </w:pPr>
    </w:p>
    <w:p w14:paraId="1ADC4085" w14:textId="0EA3F726" w:rsidR="003B3850" w:rsidRPr="0091231C" w:rsidRDefault="003B3850" w:rsidP="0070678D">
      <w:pPr>
        <w:spacing w:line="240" w:lineRule="auto"/>
        <w:jc w:val="both"/>
        <w:rPr>
          <w:rFonts w:ascii="Times New Roman" w:hAnsi="Times New Roman" w:cs="Times New Roman"/>
          <w:bCs/>
          <w:sz w:val="24"/>
          <w:szCs w:val="24"/>
        </w:rPr>
      </w:pPr>
    </w:p>
    <w:p w14:paraId="434D358F" w14:textId="4643C090" w:rsidR="003B3850" w:rsidRPr="0091231C" w:rsidRDefault="00586B6F" w:rsidP="0070678D">
      <w:pPr>
        <w:spacing w:line="240" w:lineRule="auto"/>
        <w:jc w:val="both"/>
        <w:rPr>
          <w:rFonts w:ascii="Times New Roman" w:hAnsi="Times New Roman" w:cs="Times New Roman"/>
          <w:bCs/>
          <w:sz w:val="24"/>
          <w:szCs w:val="24"/>
        </w:rPr>
      </w:pP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p>
    <w:p w14:paraId="1CA86226" w14:textId="4F562498" w:rsidR="003B3850" w:rsidRPr="0091231C" w:rsidRDefault="003B3850" w:rsidP="0070678D">
      <w:pPr>
        <w:spacing w:line="240" w:lineRule="auto"/>
        <w:jc w:val="both"/>
        <w:rPr>
          <w:rFonts w:ascii="Times New Roman" w:hAnsi="Times New Roman" w:cs="Times New Roman"/>
          <w:bCs/>
          <w:sz w:val="24"/>
          <w:szCs w:val="24"/>
        </w:rPr>
      </w:pPr>
    </w:p>
    <w:p w14:paraId="19E8E39E" w14:textId="1670D675" w:rsidR="003B3850" w:rsidRPr="0091231C" w:rsidRDefault="003B3850" w:rsidP="0070678D">
      <w:pPr>
        <w:spacing w:line="240" w:lineRule="auto"/>
        <w:jc w:val="both"/>
        <w:rPr>
          <w:rFonts w:ascii="Times New Roman" w:hAnsi="Times New Roman" w:cs="Times New Roman"/>
          <w:bCs/>
          <w:sz w:val="24"/>
          <w:szCs w:val="24"/>
        </w:rPr>
      </w:pPr>
    </w:p>
    <w:p w14:paraId="01DFF783" w14:textId="08270820" w:rsidR="003B3850" w:rsidRPr="0091231C" w:rsidRDefault="003B3850" w:rsidP="0070678D">
      <w:pPr>
        <w:spacing w:line="240" w:lineRule="auto"/>
        <w:jc w:val="both"/>
        <w:rPr>
          <w:rFonts w:ascii="Times New Roman" w:hAnsi="Times New Roman" w:cs="Times New Roman"/>
          <w:bCs/>
          <w:sz w:val="24"/>
          <w:szCs w:val="24"/>
        </w:rPr>
      </w:pPr>
    </w:p>
    <w:p w14:paraId="5C6F7B8F" w14:textId="3BE3F5CE" w:rsidR="003B3850" w:rsidRPr="0091231C" w:rsidRDefault="003B3850" w:rsidP="0070678D">
      <w:pPr>
        <w:spacing w:line="240" w:lineRule="auto"/>
        <w:jc w:val="both"/>
        <w:rPr>
          <w:rFonts w:ascii="Times New Roman" w:hAnsi="Times New Roman" w:cs="Times New Roman"/>
          <w:bCs/>
          <w:sz w:val="24"/>
          <w:szCs w:val="24"/>
        </w:rPr>
      </w:pPr>
    </w:p>
    <w:p w14:paraId="3359BABA" w14:textId="5AC950B1" w:rsidR="003B3850" w:rsidRPr="0091231C" w:rsidRDefault="001066CE" w:rsidP="0070678D">
      <w:pPr>
        <w:spacing w:line="240" w:lineRule="auto"/>
        <w:jc w:val="both"/>
        <w:rPr>
          <w:rFonts w:ascii="Times New Roman" w:hAnsi="Times New Roman" w:cs="Times New Roman"/>
          <w:bCs/>
          <w:sz w:val="24"/>
          <w:szCs w:val="24"/>
        </w:rPr>
      </w:pPr>
      <w:r w:rsidRPr="0091231C">
        <w:rPr>
          <w:rFonts w:ascii="Times New Roman" w:hAnsi="Times New Roman" w:cs="Times New Roman"/>
          <w:bCs/>
          <w:sz w:val="24"/>
          <w:szCs w:val="24"/>
        </w:rPr>
        <w:lastRenderedPageBreak/>
        <w:t xml:space="preserve">Table 1. Descriptive statistics of the blackmouth catshark specimens </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10"/>
        <w:gridCol w:w="1527"/>
        <w:gridCol w:w="698"/>
        <w:gridCol w:w="595"/>
        <w:gridCol w:w="1001"/>
        <w:gridCol w:w="1001"/>
        <w:gridCol w:w="862"/>
        <w:gridCol w:w="894"/>
        <w:gridCol w:w="769"/>
        <w:gridCol w:w="813"/>
      </w:tblGrid>
      <w:tr w:rsidR="001317D5" w:rsidRPr="009B40A6" w14:paraId="57B780B0" w14:textId="77777777" w:rsidTr="001066CE">
        <w:tc>
          <w:tcPr>
            <w:tcW w:w="501" w:type="pct"/>
            <w:tcBorders>
              <w:top w:val="single" w:sz="4" w:space="0" w:color="auto"/>
              <w:bottom w:val="single" w:sz="4" w:space="0" w:color="auto"/>
            </w:tcBorders>
            <w:vAlign w:val="center"/>
          </w:tcPr>
          <w:p w14:paraId="40926059" w14:textId="77777777" w:rsidR="001317D5" w:rsidRPr="009B40A6" w:rsidRDefault="001317D5" w:rsidP="001066CE">
            <w:pPr>
              <w:spacing w:line="240" w:lineRule="auto"/>
              <w:jc w:val="both"/>
              <w:rPr>
                <w:rFonts w:ascii="Times New Roman" w:eastAsia="Times New Roman" w:hAnsi="Times New Roman" w:cs="Times New Roman"/>
                <w:sz w:val="18"/>
                <w:szCs w:val="18"/>
                <w:lang w:eastAsia="tr-TR"/>
                <w:rPrChange w:id="290" w:author="user" w:date="2024-08-15T17:10:00Z" w16du:dateUtc="2024-08-15T14:10:00Z">
                  <w:rPr>
                    <w:rFonts w:ascii="Times New Roman" w:eastAsia="Times New Roman" w:hAnsi="Times New Roman" w:cs="Times New Roman"/>
                    <w:sz w:val="20"/>
                    <w:szCs w:val="20"/>
                    <w:lang w:eastAsia="tr-TR"/>
                  </w:rPr>
                </w:rPrChange>
              </w:rPr>
            </w:pPr>
          </w:p>
        </w:tc>
        <w:tc>
          <w:tcPr>
            <w:tcW w:w="842" w:type="pct"/>
            <w:tcBorders>
              <w:top w:val="single" w:sz="4" w:space="0" w:color="auto"/>
              <w:bottom w:val="single" w:sz="4" w:space="0" w:color="auto"/>
            </w:tcBorders>
            <w:vAlign w:val="center"/>
            <w:hideMark/>
          </w:tcPr>
          <w:p w14:paraId="6E0EBEC8" w14:textId="122C179B"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291" w:author="user" w:date="2024-08-15T17:10:00Z" w16du:dateUtc="2024-08-15T14:10:00Z">
                  <w:rPr>
                    <w:rFonts w:ascii="Times New Roman" w:eastAsia="Times New Roman" w:hAnsi="Times New Roman" w:cs="Times New Roman"/>
                    <w:sz w:val="20"/>
                    <w:szCs w:val="20"/>
                    <w:lang w:eastAsia="tr-TR"/>
                  </w:rPr>
                </w:rPrChange>
              </w:rPr>
            </w:pPr>
          </w:p>
        </w:tc>
        <w:tc>
          <w:tcPr>
            <w:tcW w:w="385"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68"/>
            </w:tblGrid>
            <w:tr w:rsidR="001317D5" w:rsidRPr="009B40A6" w14:paraId="66AFC40C" w14:textId="77777777">
              <w:tc>
                <w:tcPr>
                  <w:tcW w:w="0" w:type="auto"/>
                  <w:tcBorders>
                    <w:top w:val="nil"/>
                    <w:left w:val="nil"/>
                    <w:bottom w:val="nil"/>
                    <w:right w:val="nil"/>
                  </w:tcBorders>
                  <w:noWrap/>
                  <w:hideMark/>
                </w:tcPr>
                <w:p w14:paraId="46B9F318"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292"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b/>
                      <w:bCs/>
                      <w:color w:val="000000"/>
                      <w:sz w:val="18"/>
                      <w:szCs w:val="18"/>
                      <w:lang w:eastAsia="tr-TR"/>
                      <w:rPrChange w:id="293" w:author="user" w:date="2024-08-15T17:10:00Z" w16du:dateUtc="2024-08-15T14:10:00Z">
                        <w:rPr>
                          <w:rFonts w:ascii="Times New Roman" w:eastAsia="Times New Roman" w:hAnsi="Times New Roman" w:cs="Times New Roman"/>
                          <w:color w:val="000000"/>
                          <w:sz w:val="20"/>
                          <w:szCs w:val="20"/>
                          <w:lang w:eastAsia="tr-TR"/>
                        </w:rPr>
                      </w:rPrChange>
                    </w:rPr>
                    <w:t>Valid N</w:t>
                  </w:r>
                </w:p>
              </w:tc>
            </w:tr>
          </w:tbl>
          <w:p w14:paraId="0000E285"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294" w:author="user" w:date="2024-08-15T17:10:00Z" w16du:dateUtc="2024-08-15T14:10:00Z">
                  <w:rPr>
                    <w:rFonts w:ascii="Times New Roman" w:eastAsia="Times New Roman" w:hAnsi="Times New Roman" w:cs="Times New Roman"/>
                    <w:sz w:val="20"/>
                    <w:szCs w:val="20"/>
                    <w:lang w:eastAsia="tr-TR"/>
                  </w:rPr>
                </w:rPrChange>
              </w:rPr>
            </w:pPr>
          </w:p>
        </w:tc>
        <w:tc>
          <w:tcPr>
            <w:tcW w:w="328"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65"/>
            </w:tblGrid>
            <w:tr w:rsidR="001317D5" w:rsidRPr="009B40A6" w14:paraId="132C6FC9" w14:textId="77777777">
              <w:tc>
                <w:tcPr>
                  <w:tcW w:w="0" w:type="auto"/>
                  <w:tcBorders>
                    <w:top w:val="nil"/>
                    <w:left w:val="nil"/>
                    <w:bottom w:val="nil"/>
                    <w:right w:val="nil"/>
                  </w:tcBorders>
                  <w:noWrap/>
                  <w:hideMark/>
                </w:tcPr>
                <w:p w14:paraId="3CFEB9D8"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295"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b/>
                      <w:bCs/>
                      <w:color w:val="000000"/>
                      <w:sz w:val="18"/>
                      <w:szCs w:val="18"/>
                      <w:lang w:eastAsia="tr-TR"/>
                      <w:rPrChange w:id="296" w:author="user" w:date="2024-08-15T17:10:00Z" w16du:dateUtc="2024-08-15T14:10:00Z">
                        <w:rPr>
                          <w:rFonts w:ascii="Times New Roman" w:eastAsia="Times New Roman" w:hAnsi="Times New Roman" w:cs="Times New Roman"/>
                          <w:color w:val="000000"/>
                          <w:sz w:val="20"/>
                          <w:szCs w:val="20"/>
                          <w:lang w:eastAsia="tr-TR"/>
                        </w:rPr>
                      </w:rPrChange>
                    </w:rPr>
                    <w:t>Mean</w:t>
                  </w:r>
                </w:p>
              </w:tc>
            </w:tr>
          </w:tbl>
          <w:p w14:paraId="2AC92AE4"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297" w:author="user" w:date="2024-08-15T17:10:00Z" w16du:dateUtc="2024-08-15T14:10:00Z">
                  <w:rPr>
                    <w:rFonts w:ascii="Times New Roman" w:eastAsia="Times New Roman" w:hAnsi="Times New Roman" w:cs="Times New Roman"/>
                    <w:sz w:val="20"/>
                    <w:szCs w:val="20"/>
                    <w:lang w:eastAsia="tr-TR"/>
                  </w:rPr>
                </w:rPrChange>
              </w:rPr>
            </w:pPr>
          </w:p>
        </w:tc>
        <w:tc>
          <w:tcPr>
            <w:tcW w:w="552"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71"/>
            </w:tblGrid>
            <w:tr w:rsidR="001317D5" w:rsidRPr="001868BE" w14:paraId="670088B7" w14:textId="77777777">
              <w:tc>
                <w:tcPr>
                  <w:tcW w:w="0" w:type="auto"/>
                  <w:tcBorders>
                    <w:top w:val="nil"/>
                    <w:left w:val="nil"/>
                    <w:bottom w:val="nil"/>
                    <w:right w:val="nil"/>
                  </w:tcBorders>
                  <w:noWrap/>
                  <w:hideMark/>
                </w:tcPr>
                <w:p w14:paraId="0D276844" w14:textId="5D064618" w:rsidR="00F12ACD" w:rsidRPr="001868BE" w:rsidRDefault="001317D5" w:rsidP="001317D5">
                  <w:pPr>
                    <w:spacing w:after="0" w:line="240" w:lineRule="auto"/>
                    <w:jc w:val="center"/>
                    <w:rPr>
                      <w:rFonts w:ascii="Times New Roman" w:eastAsia="Times New Roman" w:hAnsi="Times New Roman" w:cs="Times New Roman"/>
                      <w:b/>
                      <w:bCs/>
                      <w:color w:val="000000"/>
                      <w:sz w:val="18"/>
                      <w:szCs w:val="18"/>
                      <w:highlight w:val="yellow"/>
                      <w:lang w:eastAsia="tr-TR"/>
                      <w:rPrChange w:id="298"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b/>
                      <w:bCs/>
                      <w:color w:val="000000"/>
                      <w:sz w:val="18"/>
                      <w:szCs w:val="18"/>
                      <w:highlight w:val="yellow"/>
                      <w:lang w:eastAsia="tr-TR"/>
                      <w:rPrChange w:id="299" w:author="user" w:date="2024-08-15T17:12:00Z" w16du:dateUtc="2024-08-15T14:12:00Z">
                        <w:rPr>
                          <w:rFonts w:ascii="Times New Roman" w:eastAsia="Times New Roman" w:hAnsi="Times New Roman" w:cs="Times New Roman"/>
                          <w:color w:val="000000"/>
                          <w:sz w:val="20"/>
                          <w:szCs w:val="20"/>
                          <w:lang w:eastAsia="tr-TR"/>
                        </w:rPr>
                      </w:rPrChange>
                    </w:rPr>
                    <w:t>Confidence</w:t>
                  </w:r>
                </w:p>
                <w:p w14:paraId="54BBFE9A" w14:textId="49E69B4A" w:rsidR="00F12ACD" w:rsidRPr="001868BE" w:rsidRDefault="00F12ACD" w:rsidP="001317D5">
                  <w:pPr>
                    <w:spacing w:after="0" w:line="240" w:lineRule="auto"/>
                    <w:jc w:val="center"/>
                    <w:rPr>
                      <w:rFonts w:ascii="Times New Roman" w:eastAsia="Times New Roman" w:hAnsi="Times New Roman" w:cs="Times New Roman"/>
                      <w:b/>
                      <w:bCs/>
                      <w:color w:val="000000"/>
                      <w:sz w:val="18"/>
                      <w:szCs w:val="18"/>
                      <w:highlight w:val="yellow"/>
                      <w:lang w:eastAsia="tr-TR"/>
                      <w:rPrChange w:id="300"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b/>
                      <w:bCs/>
                      <w:color w:val="000000"/>
                      <w:sz w:val="18"/>
                      <w:szCs w:val="18"/>
                      <w:highlight w:val="yellow"/>
                      <w:lang w:eastAsia="tr-TR"/>
                      <w:rPrChange w:id="301" w:author="user" w:date="2024-08-15T17:12:00Z" w16du:dateUtc="2024-08-15T14:12:00Z">
                        <w:rPr>
                          <w:rFonts w:ascii="Times New Roman" w:eastAsia="Times New Roman" w:hAnsi="Times New Roman" w:cs="Times New Roman"/>
                          <w:color w:val="000000"/>
                          <w:sz w:val="20"/>
                          <w:szCs w:val="20"/>
                          <w:lang w:eastAsia="tr-TR"/>
                        </w:rPr>
                      </w:rPrChange>
                    </w:rPr>
                    <w:t>Interval</w:t>
                  </w:r>
                </w:p>
                <w:p w14:paraId="027F4180" w14:textId="6CA48C71" w:rsidR="001317D5" w:rsidRPr="001868BE" w:rsidRDefault="001317D5" w:rsidP="00F12ACD">
                  <w:pPr>
                    <w:spacing w:after="0" w:line="240" w:lineRule="auto"/>
                    <w:jc w:val="center"/>
                    <w:rPr>
                      <w:rFonts w:ascii="Times New Roman" w:eastAsia="Times New Roman" w:hAnsi="Times New Roman" w:cs="Times New Roman"/>
                      <w:b/>
                      <w:bCs/>
                      <w:sz w:val="18"/>
                      <w:szCs w:val="18"/>
                      <w:highlight w:val="yellow"/>
                      <w:lang w:eastAsia="tr-TR"/>
                      <w:rPrChange w:id="302" w:author="user" w:date="2024-08-15T17:12:00Z" w16du:dateUtc="2024-08-15T14:12:00Z">
                        <w:rPr>
                          <w:rFonts w:ascii="Times New Roman" w:eastAsia="Times New Roman" w:hAnsi="Times New Roman" w:cs="Times New Roman"/>
                          <w:sz w:val="20"/>
                          <w:szCs w:val="20"/>
                          <w:lang w:eastAsia="tr-TR"/>
                        </w:rPr>
                      </w:rPrChange>
                    </w:rPr>
                  </w:pPr>
                  <w:r w:rsidRPr="001868BE">
                    <w:rPr>
                      <w:rFonts w:ascii="Times New Roman" w:eastAsia="Times New Roman" w:hAnsi="Times New Roman" w:cs="Times New Roman"/>
                      <w:b/>
                      <w:bCs/>
                      <w:color w:val="000000"/>
                      <w:sz w:val="18"/>
                      <w:szCs w:val="18"/>
                      <w:highlight w:val="yellow"/>
                      <w:lang w:eastAsia="tr-TR"/>
                      <w:rPrChange w:id="303" w:author="user" w:date="2024-08-15T17:12:00Z" w16du:dateUtc="2024-08-15T14:12:00Z">
                        <w:rPr>
                          <w:rFonts w:ascii="Times New Roman" w:eastAsia="Times New Roman" w:hAnsi="Times New Roman" w:cs="Times New Roman"/>
                          <w:color w:val="000000"/>
                          <w:sz w:val="20"/>
                          <w:szCs w:val="20"/>
                          <w:lang w:eastAsia="tr-TR"/>
                        </w:rPr>
                      </w:rPrChange>
                    </w:rPr>
                    <w:t>-95%</w:t>
                  </w:r>
                </w:p>
              </w:tc>
            </w:tr>
          </w:tbl>
          <w:p w14:paraId="1A89BDAF" w14:textId="77777777" w:rsidR="001317D5" w:rsidRPr="001868BE" w:rsidRDefault="001317D5" w:rsidP="001317D5">
            <w:pPr>
              <w:spacing w:after="0" w:line="240" w:lineRule="auto"/>
              <w:jc w:val="center"/>
              <w:rPr>
                <w:rFonts w:ascii="Times New Roman" w:eastAsia="Times New Roman" w:hAnsi="Times New Roman" w:cs="Times New Roman"/>
                <w:b/>
                <w:bCs/>
                <w:sz w:val="18"/>
                <w:szCs w:val="18"/>
                <w:highlight w:val="yellow"/>
                <w:lang w:eastAsia="tr-TR"/>
                <w:rPrChange w:id="304" w:author="user" w:date="2024-08-15T17:12:00Z" w16du:dateUtc="2024-08-15T14:12:00Z">
                  <w:rPr>
                    <w:rFonts w:ascii="Times New Roman" w:eastAsia="Times New Roman" w:hAnsi="Times New Roman" w:cs="Times New Roman"/>
                    <w:sz w:val="20"/>
                    <w:szCs w:val="20"/>
                    <w:lang w:eastAsia="tr-TR"/>
                  </w:rPr>
                </w:rPrChange>
              </w:rPr>
            </w:pPr>
          </w:p>
        </w:tc>
        <w:tc>
          <w:tcPr>
            <w:tcW w:w="552"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71"/>
            </w:tblGrid>
            <w:tr w:rsidR="001317D5" w:rsidRPr="001868BE" w14:paraId="4CA43924" w14:textId="77777777">
              <w:tc>
                <w:tcPr>
                  <w:tcW w:w="0" w:type="auto"/>
                  <w:tcBorders>
                    <w:top w:val="nil"/>
                    <w:left w:val="nil"/>
                    <w:bottom w:val="nil"/>
                    <w:right w:val="nil"/>
                  </w:tcBorders>
                  <w:noWrap/>
                  <w:hideMark/>
                </w:tcPr>
                <w:p w14:paraId="66BE1943" w14:textId="77777777" w:rsidR="00F12ACD" w:rsidRPr="001868BE" w:rsidRDefault="001317D5" w:rsidP="00F12ACD">
                  <w:pPr>
                    <w:spacing w:after="0" w:line="240" w:lineRule="auto"/>
                    <w:jc w:val="center"/>
                    <w:rPr>
                      <w:rFonts w:ascii="Times New Roman" w:eastAsia="Times New Roman" w:hAnsi="Times New Roman" w:cs="Times New Roman"/>
                      <w:b/>
                      <w:bCs/>
                      <w:color w:val="000000"/>
                      <w:sz w:val="18"/>
                      <w:szCs w:val="18"/>
                      <w:highlight w:val="yellow"/>
                      <w:lang w:eastAsia="tr-TR"/>
                      <w:rPrChange w:id="305"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b/>
                      <w:bCs/>
                      <w:color w:val="000000"/>
                      <w:sz w:val="18"/>
                      <w:szCs w:val="18"/>
                      <w:highlight w:val="yellow"/>
                      <w:lang w:eastAsia="tr-TR"/>
                      <w:rPrChange w:id="306" w:author="user" w:date="2024-08-15T17:12:00Z" w16du:dateUtc="2024-08-15T14:12:00Z">
                        <w:rPr>
                          <w:rFonts w:ascii="Times New Roman" w:eastAsia="Times New Roman" w:hAnsi="Times New Roman" w:cs="Times New Roman"/>
                          <w:color w:val="000000"/>
                          <w:sz w:val="20"/>
                          <w:szCs w:val="20"/>
                          <w:lang w:eastAsia="tr-TR"/>
                        </w:rPr>
                      </w:rPrChange>
                    </w:rPr>
                    <w:t>Confidence</w:t>
                  </w:r>
                </w:p>
                <w:p w14:paraId="313EADF4" w14:textId="4BBD6B01" w:rsidR="001317D5" w:rsidRPr="001868BE" w:rsidRDefault="00F12ACD" w:rsidP="00F12ACD">
                  <w:pPr>
                    <w:spacing w:after="0" w:line="240" w:lineRule="auto"/>
                    <w:jc w:val="center"/>
                    <w:rPr>
                      <w:rFonts w:ascii="Times New Roman" w:eastAsia="Times New Roman" w:hAnsi="Times New Roman" w:cs="Times New Roman"/>
                      <w:b/>
                      <w:bCs/>
                      <w:sz w:val="18"/>
                      <w:szCs w:val="18"/>
                      <w:highlight w:val="yellow"/>
                      <w:lang w:eastAsia="tr-TR"/>
                      <w:rPrChange w:id="307" w:author="user" w:date="2024-08-15T17:12:00Z" w16du:dateUtc="2024-08-15T14:12:00Z">
                        <w:rPr>
                          <w:rFonts w:ascii="Times New Roman" w:eastAsia="Times New Roman" w:hAnsi="Times New Roman" w:cs="Times New Roman"/>
                          <w:sz w:val="20"/>
                          <w:szCs w:val="20"/>
                          <w:lang w:eastAsia="tr-TR"/>
                        </w:rPr>
                      </w:rPrChange>
                    </w:rPr>
                  </w:pPr>
                  <w:r w:rsidRPr="001868BE">
                    <w:rPr>
                      <w:rFonts w:ascii="Times New Roman" w:eastAsia="Times New Roman" w:hAnsi="Times New Roman" w:cs="Times New Roman"/>
                      <w:b/>
                      <w:bCs/>
                      <w:color w:val="000000"/>
                      <w:sz w:val="18"/>
                      <w:szCs w:val="18"/>
                      <w:highlight w:val="yellow"/>
                      <w:lang w:eastAsia="tr-TR"/>
                      <w:rPrChange w:id="308" w:author="user" w:date="2024-08-15T17:12:00Z" w16du:dateUtc="2024-08-15T14:12:00Z">
                        <w:rPr>
                          <w:rFonts w:ascii="Times New Roman" w:eastAsia="Times New Roman" w:hAnsi="Times New Roman" w:cs="Times New Roman"/>
                          <w:color w:val="000000"/>
                          <w:sz w:val="20"/>
                          <w:szCs w:val="20"/>
                          <w:lang w:eastAsia="tr-TR"/>
                        </w:rPr>
                      </w:rPrChange>
                    </w:rPr>
                    <w:t>Interval</w:t>
                  </w:r>
                  <w:r w:rsidR="001317D5" w:rsidRPr="001868BE">
                    <w:rPr>
                      <w:rFonts w:ascii="Times New Roman" w:eastAsia="Times New Roman" w:hAnsi="Times New Roman" w:cs="Times New Roman"/>
                      <w:b/>
                      <w:bCs/>
                      <w:sz w:val="18"/>
                      <w:szCs w:val="18"/>
                      <w:highlight w:val="yellow"/>
                      <w:lang w:eastAsia="tr-TR"/>
                      <w:rPrChange w:id="309" w:author="user" w:date="2024-08-15T17:12:00Z" w16du:dateUtc="2024-08-15T14:12:00Z">
                        <w:rPr>
                          <w:rFonts w:ascii="Times New Roman" w:eastAsia="Times New Roman" w:hAnsi="Times New Roman" w:cs="Times New Roman"/>
                          <w:sz w:val="20"/>
                          <w:szCs w:val="20"/>
                          <w:lang w:eastAsia="tr-TR"/>
                        </w:rPr>
                      </w:rPrChange>
                    </w:rPr>
                    <w:br/>
                  </w:r>
                  <w:r w:rsidR="001317D5" w:rsidRPr="001868BE">
                    <w:rPr>
                      <w:rFonts w:ascii="Times New Roman" w:eastAsia="Times New Roman" w:hAnsi="Times New Roman" w:cs="Times New Roman"/>
                      <w:b/>
                      <w:bCs/>
                      <w:color w:val="000000"/>
                      <w:sz w:val="18"/>
                      <w:szCs w:val="18"/>
                      <w:highlight w:val="yellow"/>
                      <w:lang w:eastAsia="tr-TR"/>
                      <w:rPrChange w:id="310" w:author="user" w:date="2024-08-15T17:12:00Z" w16du:dateUtc="2024-08-15T14:12:00Z">
                        <w:rPr>
                          <w:rFonts w:ascii="Times New Roman" w:eastAsia="Times New Roman" w:hAnsi="Times New Roman" w:cs="Times New Roman"/>
                          <w:color w:val="000000"/>
                          <w:sz w:val="20"/>
                          <w:szCs w:val="20"/>
                          <w:lang w:eastAsia="tr-TR"/>
                        </w:rPr>
                      </w:rPrChange>
                    </w:rPr>
                    <w:t>95%</w:t>
                  </w:r>
                </w:p>
              </w:tc>
            </w:tr>
          </w:tbl>
          <w:p w14:paraId="5330E934" w14:textId="77777777" w:rsidR="001317D5" w:rsidRPr="001868BE" w:rsidRDefault="001317D5" w:rsidP="001317D5">
            <w:pPr>
              <w:spacing w:after="0" w:line="240" w:lineRule="auto"/>
              <w:jc w:val="center"/>
              <w:rPr>
                <w:rFonts w:ascii="Times New Roman" w:eastAsia="Times New Roman" w:hAnsi="Times New Roman" w:cs="Times New Roman"/>
                <w:b/>
                <w:bCs/>
                <w:sz w:val="18"/>
                <w:szCs w:val="18"/>
                <w:highlight w:val="yellow"/>
                <w:lang w:eastAsia="tr-TR"/>
                <w:rPrChange w:id="311" w:author="user" w:date="2024-08-15T17:12:00Z" w16du:dateUtc="2024-08-15T14:12:00Z">
                  <w:rPr>
                    <w:rFonts w:ascii="Times New Roman" w:eastAsia="Times New Roman" w:hAnsi="Times New Roman" w:cs="Times New Roman"/>
                    <w:sz w:val="20"/>
                    <w:szCs w:val="20"/>
                    <w:lang w:eastAsia="tr-TR"/>
                  </w:rPr>
                </w:rPrChange>
              </w:rPr>
            </w:pPr>
          </w:p>
        </w:tc>
        <w:tc>
          <w:tcPr>
            <w:tcW w:w="475"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32"/>
            </w:tblGrid>
            <w:tr w:rsidR="001317D5" w:rsidRPr="009B40A6" w14:paraId="45586905" w14:textId="77777777">
              <w:tc>
                <w:tcPr>
                  <w:tcW w:w="0" w:type="auto"/>
                  <w:tcBorders>
                    <w:top w:val="nil"/>
                    <w:left w:val="nil"/>
                    <w:bottom w:val="nil"/>
                    <w:right w:val="nil"/>
                  </w:tcBorders>
                  <w:noWrap/>
                  <w:hideMark/>
                </w:tcPr>
                <w:p w14:paraId="166F428A"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312"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b/>
                      <w:bCs/>
                      <w:color w:val="000000"/>
                      <w:sz w:val="18"/>
                      <w:szCs w:val="18"/>
                      <w:lang w:eastAsia="tr-TR"/>
                      <w:rPrChange w:id="313" w:author="user" w:date="2024-08-15T17:10:00Z" w16du:dateUtc="2024-08-15T14:10:00Z">
                        <w:rPr>
                          <w:rFonts w:ascii="Times New Roman" w:eastAsia="Times New Roman" w:hAnsi="Times New Roman" w:cs="Times New Roman"/>
                          <w:color w:val="000000"/>
                          <w:sz w:val="20"/>
                          <w:szCs w:val="20"/>
                          <w:lang w:eastAsia="tr-TR"/>
                        </w:rPr>
                      </w:rPrChange>
                    </w:rPr>
                    <w:t>Minimum</w:t>
                  </w:r>
                </w:p>
              </w:tc>
            </w:tr>
          </w:tbl>
          <w:p w14:paraId="6BC1CA31"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314" w:author="user" w:date="2024-08-15T17:10:00Z" w16du:dateUtc="2024-08-15T14:10:00Z">
                  <w:rPr>
                    <w:rFonts w:ascii="Times New Roman" w:eastAsia="Times New Roman" w:hAnsi="Times New Roman" w:cs="Times New Roman"/>
                    <w:sz w:val="20"/>
                    <w:szCs w:val="20"/>
                    <w:lang w:eastAsia="tr-TR"/>
                  </w:rPr>
                </w:rPrChange>
              </w:rPr>
            </w:pPr>
          </w:p>
        </w:tc>
        <w:tc>
          <w:tcPr>
            <w:tcW w:w="493"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64"/>
            </w:tblGrid>
            <w:tr w:rsidR="001317D5" w:rsidRPr="009B40A6" w14:paraId="5868F9F1" w14:textId="77777777">
              <w:tc>
                <w:tcPr>
                  <w:tcW w:w="0" w:type="auto"/>
                  <w:tcBorders>
                    <w:top w:val="nil"/>
                    <w:left w:val="nil"/>
                    <w:bottom w:val="nil"/>
                    <w:right w:val="nil"/>
                  </w:tcBorders>
                  <w:noWrap/>
                  <w:hideMark/>
                </w:tcPr>
                <w:p w14:paraId="0476B0CA"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315"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b/>
                      <w:bCs/>
                      <w:color w:val="000000"/>
                      <w:sz w:val="18"/>
                      <w:szCs w:val="18"/>
                      <w:lang w:eastAsia="tr-TR"/>
                      <w:rPrChange w:id="316" w:author="user" w:date="2024-08-15T17:10:00Z" w16du:dateUtc="2024-08-15T14:10:00Z">
                        <w:rPr>
                          <w:rFonts w:ascii="Times New Roman" w:eastAsia="Times New Roman" w:hAnsi="Times New Roman" w:cs="Times New Roman"/>
                          <w:color w:val="000000"/>
                          <w:sz w:val="20"/>
                          <w:szCs w:val="20"/>
                          <w:lang w:eastAsia="tr-TR"/>
                        </w:rPr>
                      </w:rPrChange>
                    </w:rPr>
                    <w:t>Maximum</w:t>
                  </w:r>
                </w:p>
              </w:tc>
            </w:tr>
          </w:tbl>
          <w:p w14:paraId="4E49741B"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317" w:author="user" w:date="2024-08-15T17:10:00Z" w16du:dateUtc="2024-08-15T14:10:00Z">
                  <w:rPr>
                    <w:rFonts w:ascii="Times New Roman" w:eastAsia="Times New Roman" w:hAnsi="Times New Roman" w:cs="Times New Roman"/>
                    <w:sz w:val="20"/>
                    <w:szCs w:val="20"/>
                    <w:lang w:eastAsia="tr-TR"/>
                  </w:rPr>
                </w:rPrChange>
              </w:rPr>
            </w:pPr>
          </w:p>
        </w:tc>
        <w:tc>
          <w:tcPr>
            <w:tcW w:w="424"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39"/>
            </w:tblGrid>
            <w:tr w:rsidR="001317D5" w:rsidRPr="009B40A6" w14:paraId="33711621" w14:textId="77777777">
              <w:tc>
                <w:tcPr>
                  <w:tcW w:w="0" w:type="auto"/>
                  <w:tcBorders>
                    <w:top w:val="nil"/>
                    <w:left w:val="nil"/>
                    <w:bottom w:val="nil"/>
                    <w:right w:val="nil"/>
                  </w:tcBorders>
                  <w:noWrap/>
                  <w:hideMark/>
                </w:tcPr>
                <w:p w14:paraId="72F81CAD"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318"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b/>
                      <w:bCs/>
                      <w:color w:val="000000"/>
                      <w:sz w:val="18"/>
                      <w:szCs w:val="18"/>
                      <w:lang w:eastAsia="tr-TR"/>
                      <w:rPrChange w:id="319" w:author="user" w:date="2024-08-15T17:10:00Z" w16du:dateUtc="2024-08-15T14:10:00Z">
                        <w:rPr>
                          <w:rFonts w:ascii="Times New Roman" w:eastAsia="Times New Roman" w:hAnsi="Times New Roman" w:cs="Times New Roman"/>
                          <w:color w:val="000000"/>
                          <w:sz w:val="20"/>
                          <w:szCs w:val="20"/>
                          <w:lang w:eastAsia="tr-TR"/>
                        </w:rPr>
                      </w:rPrChange>
                    </w:rPr>
                    <w:t>Std.Dev.</w:t>
                  </w:r>
                </w:p>
              </w:tc>
            </w:tr>
          </w:tbl>
          <w:p w14:paraId="146ABE71"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320" w:author="user" w:date="2024-08-15T17:10:00Z" w16du:dateUtc="2024-08-15T14:10:00Z">
                  <w:rPr>
                    <w:rFonts w:ascii="Times New Roman" w:eastAsia="Times New Roman" w:hAnsi="Times New Roman" w:cs="Times New Roman"/>
                    <w:sz w:val="20"/>
                    <w:szCs w:val="20"/>
                    <w:lang w:eastAsia="tr-TR"/>
                  </w:rPr>
                </w:rPrChange>
              </w:rPr>
            </w:pPr>
          </w:p>
        </w:tc>
        <w:tc>
          <w:tcPr>
            <w:tcW w:w="448"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83"/>
            </w:tblGrid>
            <w:tr w:rsidR="001317D5" w:rsidRPr="009B40A6" w14:paraId="740BA8F1" w14:textId="77777777">
              <w:tc>
                <w:tcPr>
                  <w:tcW w:w="0" w:type="auto"/>
                  <w:tcBorders>
                    <w:top w:val="nil"/>
                    <w:left w:val="nil"/>
                    <w:bottom w:val="nil"/>
                    <w:right w:val="nil"/>
                  </w:tcBorders>
                  <w:noWrap/>
                  <w:hideMark/>
                </w:tcPr>
                <w:p w14:paraId="5E18AF58"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321"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b/>
                      <w:bCs/>
                      <w:color w:val="000000"/>
                      <w:sz w:val="18"/>
                      <w:szCs w:val="18"/>
                      <w:lang w:eastAsia="tr-TR"/>
                      <w:rPrChange w:id="322" w:author="user" w:date="2024-08-15T17:10:00Z" w16du:dateUtc="2024-08-15T14:10:00Z">
                        <w:rPr>
                          <w:rFonts w:ascii="Times New Roman" w:eastAsia="Times New Roman" w:hAnsi="Times New Roman" w:cs="Times New Roman"/>
                          <w:color w:val="000000"/>
                          <w:sz w:val="20"/>
                          <w:szCs w:val="20"/>
                          <w:lang w:eastAsia="tr-TR"/>
                        </w:rPr>
                      </w:rPrChange>
                    </w:rPr>
                    <w:t>Standard</w:t>
                  </w:r>
                  <w:r w:rsidRPr="009B40A6">
                    <w:rPr>
                      <w:rFonts w:ascii="Times New Roman" w:eastAsia="Times New Roman" w:hAnsi="Times New Roman" w:cs="Times New Roman"/>
                      <w:b/>
                      <w:bCs/>
                      <w:sz w:val="18"/>
                      <w:szCs w:val="18"/>
                      <w:lang w:eastAsia="tr-TR"/>
                      <w:rPrChange w:id="323" w:author="user" w:date="2024-08-15T17:10:00Z" w16du:dateUtc="2024-08-15T14:10:00Z">
                        <w:rPr>
                          <w:rFonts w:ascii="Times New Roman" w:eastAsia="Times New Roman" w:hAnsi="Times New Roman" w:cs="Times New Roman"/>
                          <w:sz w:val="20"/>
                          <w:szCs w:val="20"/>
                          <w:lang w:eastAsia="tr-TR"/>
                        </w:rPr>
                      </w:rPrChange>
                    </w:rPr>
                    <w:br/>
                  </w:r>
                  <w:r w:rsidRPr="009B40A6">
                    <w:rPr>
                      <w:rFonts w:ascii="Times New Roman" w:eastAsia="Times New Roman" w:hAnsi="Times New Roman" w:cs="Times New Roman"/>
                      <w:b/>
                      <w:bCs/>
                      <w:color w:val="000000"/>
                      <w:sz w:val="18"/>
                      <w:szCs w:val="18"/>
                      <w:lang w:eastAsia="tr-TR"/>
                      <w:rPrChange w:id="324" w:author="user" w:date="2024-08-15T17:10:00Z" w16du:dateUtc="2024-08-15T14:10:00Z">
                        <w:rPr>
                          <w:rFonts w:ascii="Times New Roman" w:eastAsia="Times New Roman" w:hAnsi="Times New Roman" w:cs="Times New Roman"/>
                          <w:color w:val="000000"/>
                          <w:sz w:val="20"/>
                          <w:szCs w:val="20"/>
                          <w:lang w:eastAsia="tr-TR"/>
                        </w:rPr>
                      </w:rPrChange>
                    </w:rPr>
                    <w:t>Error</w:t>
                  </w:r>
                </w:p>
              </w:tc>
            </w:tr>
          </w:tbl>
          <w:p w14:paraId="7E5D2DEB" w14:textId="77777777" w:rsidR="001317D5" w:rsidRPr="009B40A6" w:rsidRDefault="001317D5" w:rsidP="001317D5">
            <w:pPr>
              <w:spacing w:after="0" w:line="240" w:lineRule="auto"/>
              <w:jc w:val="center"/>
              <w:rPr>
                <w:rFonts w:ascii="Times New Roman" w:eastAsia="Times New Roman" w:hAnsi="Times New Roman" w:cs="Times New Roman"/>
                <w:b/>
                <w:bCs/>
                <w:sz w:val="18"/>
                <w:szCs w:val="18"/>
                <w:lang w:eastAsia="tr-TR"/>
                <w:rPrChange w:id="325" w:author="user" w:date="2024-08-15T17:10:00Z" w16du:dateUtc="2024-08-15T14:10:00Z">
                  <w:rPr>
                    <w:rFonts w:ascii="Times New Roman" w:eastAsia="Times New Roman" w:hAnsi="Times New Roman" w:cs="Times New Roman"/>
                    <w:sz w:val="20"/>
                    <w:szCs w:val="20"/>
                    <w:lang w:eastAsia="tr-TR"/>
                  </w:rPr>
                </w:rPrChange>
              </w:rPr>
            </w:pPr>
          </w:p>
        </w:tc>
      </w:tr>
      <w:tr w:rsidR="001317D5" w:rsidRPr="009B40A6" w14:paraId="7273972A" w14:textId="77777777" w:rsidTr="001066CE">
        <w:tc>
          <w:tcPr>
            <w:tcW w:w="501" w:type="pct"/>
            <w:vMerge w:val="restart"/>
            <w:tcBorders>
              <w:top w:val="single" w:sz="4" w:space="0" w:color="auto"/>
            </w:tcBorders>
            <w:vAlign w:val="center"/>
          </w:tcPr>
          <w:p w14:paraId="3CE42E57" w14:textId="1901E970" w:rsidR="001317D5" w:rsidRPr="009B40A6" w:rsidRDefault="001317D5" w:rsidP="001317D5">
            <w:pPr>
              <w:spacing w:after="0" w:line="240" w:lineRule="auto"/>
              <w:jc w:val="center"/>
              <w:rPr>
                <w:rFonts w:ascii="Times New Roman" w:eastAsia="Times New Roman" w:hAnsi="Times New Roman" w:cs="Times New Roman"/>
                <w:b/>
                <w:bCs/>
                <w:color w:val="000000"/>
                <w:sz w:val="18"/>
                <w:szCs w:val="18"/>
                <w:lang w:eastAsia="tr-TR"/>
                <w:rPrChange w:id="326"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b/>
                <w:bCs/>
                <w:color w:val="000000"/>
                <w:sz w:val="18"/>
                <w:szCs w:val="18"/>
                <w:lang w:eastAsia="tr-TR"/>
                <w:rPrChange w:id="327" w:author="user" w:date="2024-08-15T17:10:00Z" w16du:dateUtc="2024-08-15T14:10:00Z">
                  <w:rPr>
                    <w:rFonts w:ascii="Times New Roman" w:eastAsia="Times New Roman" w:hAnsi="Times New Roman" w:cs="Times New Roman"/>
                    <w:color w:val="000000"/>
                    <w:sz w:val="20"/>
                    <w:szCs w:val="20"/>
                    <w:lang w:eastAsia="tr-TR"/>
                  </w:rPr>
                </w:rPrChange>
              </w:rPr>
              <w:t>Male</w:t>
            </w:r>
          </w:p>
        </w:tc>
        <w:tc>
          <w:tcPr>
            <w:tcW w:w="842" w:type="pct"/>
            <w:tcBorders>
              <w:top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9B40A6" w14:paraId="2511C658" w14:textId="77777777">
              <w:tc>
                <w:tcPr>
                  <w:tcW w:w="0" w:type="auto"/>
                  <w:tcBorders>
                    <w:top w:val="nil"/>
                    <w:left w:val="nil"/>
                    <w:bottom w:val="nil"/>
                    <w:right w:val="nil"/>
                  </w:tcBorders>
                  <w:noWrap/>
                  <w:vAlign w:val="center"/>
                  <w:hideMark/>
                </w:tcPr>
                <w:p w14:paraId="35D0C491" w14:textId="4A872005"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28"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29" w:author="user" w:date="2024-08-15T17:10:00Z" w16du:dateUtc="2024-08-15T14:10:00Z">
                        <w:rPr>
                          <w:rFonts w:ascii="Times New Roman" w:eastAsia="Times New Roman" w:hAnsi="Times New Roman" w:cs="Times New Roman"/>
                          <w:color w:val="000000"/>
                          <w:sz w:val="20"/>
                          <w:szCs w:val="20"/>
                          <w:lang w:eastAsia="tr-TR"/>
                        </w:rPr>
                      </w:rPrChange>
                    </w:rPr>
                    <w:t>Total Length (cm)</w:t>
                  </w:r>
                </w:p>
              </w:tc>
            </w:tr>
          </w:tbl>
          <w:p w14:paraId="35F2E560" w14:textId="7777777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30" w:author="user" w:date="2024-08-15T17:10:00Z" w16du:dateUtc="2024-08-15T14:10:00Z">
                  <w:rPr>
                    <w:rFonts w:ascii="Times New Roman" w:eastAsia="Times New Roman" w:hAnsi="Times New Roman" w:cs="Times New Roman"/>
                    <w:sz w:val="20"/>
                    <w:szCs w:val="20"/>
                    <w:lang w:eastAsia="tr-TR"/>
                  </w:rPr>
                </w:rPrChange>
              </w:rPr>
            </w:pPr>
          </w:p>
        </w:tc>
        <w:tc>
          <w:tcPr>
            <w:tcW w:w="385" w:type="pct"/>
            <w:tcBorders>
              <w:top w:val="single" w:sz="4" w:space="0" w:color="auto"/>
            </w:tcBorders>
            <w:shd w:val="clear" w:color="auto" w:fill="FFFFFF"/>
            <w:noWrap/>
            <w:vAlign w:val="center"/>
            <w:hideMark/>
          </w:tcPr>
          <w:p w14:paraId="425671AF" w14:textId="7777777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31"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32" w:author="user" w:date="2024-08-15T17:10:00Z" w16du:dateUtc="2024-08-15T14:10:00Z">
                  <w:rPr>
                    <w:rFonts w:ascii="Times New Roman" w:eastAsia="Times New Roman" w:hAnsi="Times New Roman" w:cs="Times New Roman"/>
                    <w:color w:val="000000"/>
                    <w:sz w:val="20"/>
                    <w:szCs w:val="20"/>
                    <w:lang w:eastAsia="tr-TR"/>
                  </w:rPr>
                </w:rPrChange>
              </w:rPr>
              <w:t>230</w:t>
            </w:r>
          </w:p>
        </w:tc>
        <w:tc>
          <w:tcPr>
            <w:tcW w:w="328" w:type="pct"/>
            <w:tcBorders>
              <w:top w:val="single" w:sz="4" w:space="0" w:color="auto"/>
            </w:tcBorders>
            <w:shd w:val="clear" w:color="auto" w:fill="FFFFFF"/>
            <w:noWrap/>
            <w:vAlign w:val="center"/>
            <w:hideMark/>
          </w:tcPr>
          <w:p w14:paraId="0954304D" w14:textId="42B7A8A4"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33"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34" w:author="user" w:date="2024-08-15T17:10:00Z" w16du:dateUtc="2024-08-15T14:10:00Z">
                  <w:rPr>
                    <w:rFonts w:ascii="Times New Roman" w:eastAsia="Times New Roman" w:hAnsi="Times New Roman" w:cs="Times New Roman"/>
                    <w:color w:val="000000"/>
                    <w:sz w:val="20"/>
                    <w:szCs w:val="20"/>
                    <w:lang w:eastAsia="tr-TR"/>
                  </w:rPr>
                </w:rPrChange>
              </w:rPr>
              <w:t>36.96</w:t>
            </w:r>
          </w:p>
        </w:tc>
        <w:tc>
          <w:tcPr>
            <w:tcW w:w="552" w:type="pct"/>
            <w:tcBorders>
              <w:top w:val="single" w:sz="4" w:space="0" w:color="auto"/>
            </w:tcBorders>
            <w:shd w:val="clear" w:color="auto" w:fill="FFFFFF"/>
            <w:noWrap/>
            <w:vAlign w:val="center"/>
            <w:hideMark/>
          </w:tcPr>
          <w:p w14:paraId="7DCDB8C2" w14:textId="1D1557D9" w:rsidR="001317D5" w:rsidRPr="001868BE" w:rsidRDefault="001317D5" w:rsidP="001317D5">
            <w:pPr>
              <w:spacing w:after="0" w:line="240" w:lineRule="auto"/>
              <w:jc w:val="center"/>
              <w:rPr>
                <w:rFonts w:ascii="Times New Roman" w:eastAsia="Times New Roman" w:hAnsi="Times New Roman" w:cs="Times New Roman"/>
                <w:sz w:val="18"/>
                <w:szCs w:val="18"/>
                <w:highlight w:val="yellow"/>
                <w:lang w:eastAsia="tr-TR"/>
                <w:rPrChange w:id="335" w:author="user" w:date="2024-08-15T17:12:00Z" w16du:dateUtc="2024-08-15T14:12:00Z">
                  <w:rPr>
                    <w:rFonts w:ascii="Times New Roman" w:eastAsia="Times New Roman" w:hAnsi="Times New Roman" w:cs="Times New Roman"/>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336" w:author="user" w:date="2024-08-15T17:12:00Z" w16du:dateUtc="2024-08-15T14:12:00Z">
                  <w:rPr>
                    <w:rFonts w:ascii="Times New Roman" w:eastAsia="Times New Roman" w:hAnsi="Times New Roman" w:cs="Times New Roman"/>
                    <w:color w:val="000000"/>
                    <w:sz w:val="20"/>
                    <w:szCs w:val="20"/>
                    <w:lang w:eastAsia="tr-TR"/>
                  </w:rPr>
                </w:rPrChange>
              </w:rPr>
              <w:t>35.69</w:t>
            </w:r>
          </w:p>
        </w:tc>
        <w:tc>
          <w:tcPr>
            <w:tcW w:w="552" w:type="pct"/>
            <w:tcBorders>
              <w:top w:val="single" w:sz="4" w:space="0" w:color="auto"/>
            </w:tcBorders>
            <w:shd w:val="clear" w:color="auto" w:fill="FFFFFF"/>
            <w:noWrap/>
            <w:vAlign w:val="center"/>
            <w:hideMark/>
          </w:tcPr>
          <w:p w14:paraId="5835F2EB" w14:textId="4C65B1C8" w:rsidR="001317D5" w:rsidRPr="001868BE" w:rsidRDefault="001317D5" w:rsidP="001317D5">
            <w:pPr>
              <w:spacing w:after="0" w:line="240" w:lineRule="auto"/>
              <w:jc w:val="center"/>
              <w:rPr>
                <w:rFonts w:ascii="Times New Roman" w:eastAsia="Times New Roman" w:hAnsi="Times New Roman" w:cs="Times New Roman"/>
                <w:sz w:val="18"/>
                <w:szCs w:val="18"/>
                <w:highlight w:val="yellow"/>
                <w:lang w:eastAsia="tr-TR"/>
                <w:rPrChange w:id="337" w:author="user" w:date="2024-08-15T17:12:00Z" w16du:dateUtc="2024-08-15T14:12:00Z">
                  <w:rPr>
                    <w:rFonts w:ascii="Times New Roman" w:eastAsia="Times New Roman" w:hAnsi="Times New Roman" w:cs="Times New Roman"/>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338" w:author="user" w:date="2024-08-15T17:12:00Z" w16du:dateUtc="2024-08-15T14:12:00Z">
                  <w:rPr>
                    <w:rFonts w:ascii="Times New Roman" w:eastAsia="Times New Roman" w:hAnsi="Times New Roman" w:cs="Times New Roman"/>
                    <w:color w:val="000000"/>
                    <w:sz w:val="20"/>
                    <w:szCs w:val="20"/>
                    <w:lang w:eastAsia="tr-TR"/>
                  </w:rPr>
                </w:rPrChange>
              </w:rPr>
              <w:t>38.22</w:t>
            </w:r>
          </w:p>
        </w:tc>
        <w:tc>
          <w:tcPr>
            <w:tcW w:w="475" w:type="pct"/>
            <w:tcBorders>
              <w:top w:val="single" w:sz="4" w:space="0" w:color="auto"/>
            </w:tcBorders>
            <w:shd w:val="clear" w:color="auto" w:fill="FFFFFF"/>
            <w:noWrap/>
            <w:vAlign w:val="center"/>
            <w:hideMark/>
          </w:tcPr>
          <w:p w14:paraId="28B518BC" w14:textId="79492AA0"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39"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40" w:author="user" w:date="2024-08-15T17:10:00Z" w16du:dateUtc="2024-08-15T14:10:00Z">
                  <w:rPr>
                    <w:rFonts w:ascii="Times New Roman" w:eastAsia="Times New Roman" w:hAnsi="Times New Roman" w:cs="Times New Roman"/>
                    <w:color w:val="000000"/>
                    <w:sz w:val="20"/>
                    <w:szCs w:val="20"/>
                    <w:lang w:eastAsia="tr-TR"/>
                  </w:rPr>
                </w:rPrChange>
              </w:rPr>
              <w:t>16.10</w:t>
            </w:r>
          </w:p>
        </w:tc>
        <w:tc>
          <w:tcPr>
            <w:tcW w:w="493" w:type="pct"/>
            <w:tcBorders>
              <w:top w:val="single" w:sz="4" w:space="0" w:color="auto"/>
            </w:tcBorders>
            <w:shd w:val="clear" w:color="auto" w:fill="FFFFFF"/>
            <w:noWrap/>
            <w:vAlign w:val="center"/>
            <w:hideMark/>
          </w:tcPr>
          <w:p w14:paraId="4682A556" w14:textId="49D6E8FD"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41"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42" w:author="user" w:date="2024-08-15T17:10:00Z" w16du:dateUtc="2024-08-15T14:10:00Z">
                  <w:rPr>
                    <w:rFonts w:ascii="Times New Roman" w:eastAsia="Times New Roman" w:hAnsi="Times New Roman" w:cs="Times New Roman"/>
                    <w:color w:val="000000"/>
                    <w:sz w:val="20"/>
                    <w:szCs w:val="20"/>
                    <w:lang w:eastAsia="tr-TR"/>
                  </w:rPr>
                </w:rPrChange>
              </w:rPr>
              <w:t>50.70</w:t>
            </w:r>
          </w:p>
        </w:tc>
        <w:tc>
          <w:tcPr>
            <w:tcW w:w="424" w:type="pct"/>
            <w:tcBorders>
              <w:top w:val="single" w:sz="4" w:space="0" w:color="auto"/>
            </w:tcBorders>
            <w:shd w:val="clear" w:color="auto" w:fill="FFFFFF"/>
            <w:noWrap/>
            <w:vAlign w:val="center"/>
            <w:hideMark/>
          </w:tcPr>
          <w:p w14:paraId="1D0DA132" w14:textId="7AAEA53E"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43"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44" w:author="user" w:date="2024-08-15T17:10:00Z" w16du:dateUtc="2024-08-15T14:10:00Z">
                  <w:rPr>
                    <w:rFonts w:ascii="Times New Roman" w:eastAsia="Times New Roman" w:hAnsi="Times New Roman" w:cs="Times New Roman"/>
                    <w:color w:val="000000"/>
                    <w:sz w:val="20"/>
                    <w:szCs w:val="20"/>
                    <w:lang w:eastAsia="tr-TR"/>
                  </w:rPr>
                </w:rPrChange>
              </w:rPr>
              <w:t>9.74</w:t>
            </w:r>
          </w:p>
        </w:tc>
        <w:tc>
          <w:tcPr>
            <w:tcW w:w="448" w:type="pct"/>
            <w:tcBorders>
              <w:top w:val="single" w:sz="4" w:space="0" w:color="auto"/>
            </w:tcBorders>
            <w:shd w:val="clear" w:color="auto" w:fill="FFFFFF"/>
            <w:noWrap/>
            <w:vAlign w:val="center"/>
            <w:hideMark/>
          </w:tcPr>
          <w:p w14:paraId="2EEDC38C" w14:textId="66B0E0F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45"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46" w:author="user" w:date="2024-08-15T17:10:00Z" w16du:dateUtc="2024-08-15T14:10:00Z">
                  <w:rPr>
                    <w:rFonts w:ascii="Times New Roman" w:eastAsia="Times New Roman" w:hAnsi="Times New Roman" w:cs="Times New Roman"/>
                    <w:color w:val="000000"/>
                    <w:sz w:val="20"/>
                    <w:szCs w:val="20"/>
                    <w:lang w:eastAsia="tr-TR"/>
                  </w:rPr>
                </w:rPrChange>
              </w:rPr>
              <w:t>0.64</w:t>
            </w:r>
          </w:p>
        </w:tc>
      </w:tr>
      <w:tr w:rsidR="001317D5" w:rsidRPr="009B40A6" w14:paraId="6A97FA89" w14:textId="77777777" w:rsidTr="001066CE">
        <w:tc>
          <w:tcPr>
            <w:tcW w:w="501" w:type="pct"/>
            <w:vMerge/>
            <w:vAlign w:val="center"/>
          </w:tcPr>
          <w:p w14:paraId="6466644A" w14:textId="77777777" w:rsidR="001317D5" w:rsidRPr="009B40A6" w:rsidRDefault="001317D5" w:rsidP="001317D5">
            <w:pPr>
              <w:spacing w:after="0" w:line="240" w:lineRule="auto"/>
              <w:jc w:val="center"/>
              <w:rPr>
                <w:rFonts w:ascii="Times New Roman" w:eastAsia="Times New Roman" w:hAnsi="Times New Roman" w:cs="Times New Roman"/>
                <w:b/>
                <w:bCs/>
                <w:color w:val="000000"/>
                <w:sz w:val="18"/>
                <w:szCs w:val="18"/>
                <w:lang w:eastAsia="tr-TR"/>
                <w:rPrChange w:id="347" w:author="user" w:date="2024-08-15T17:10:00Z" w16du:dateUtc="2024-08-15T14:10:00Z">
                  <w:rPr>
                    <w:rFonts w:ascii="Times New Roman" w:eastAsia="Times New Roman" w:hAnsi="Times New Roman" w:cs="Times New Roman"/>
                    <w:color w:val="000000"/>
                    <w:sz w:val="20"/>
                    <w:szCs w:val="20"/>
                    <w:lang w:eastAsia="tr-TR"/>
                  </w:rPr>
                </w:rPrChange>
              </w:rPr>
            </w:pPr>
          </w:p>
        </w:tc>
        <w:tc>
          <w:tcPr>
            <w:tcW w:w="842" w:type="pct"/>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9B40A6" w14:paraId="2A992D60" w14:textId="77777777">
              <w:tc>
                <w:tcPr>
                  <w:tcW w:w="0" w:type="auto"/>
                  <w:tcBorders>
                    <w:top w:val="nil"/>
                    <w:left w:val="nil"/>
                    <w:bottom w:val="nil"/>
                    <w:right w:val="nil"/>
                  </w:tcBorders>
                  <w:noWrap/>
                  <w:vAlign w:val="center"/>
                  <w:hideMark/>
                </w:tcPr>
                <w:p w14:paraId="577B2722" w14:textId="18D2A73C"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48"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49" w:author="user" w:date="2024-08-15T17:10:00Z" w16du:dateUtc="2024-08-15T14:10:00Z">
                        <w:rPr>
                          <w:rFonts w:ascii="Times New Roman" w:eastAsia="Times New Roman" w:hAnsi="Times New Roman" w:cs="Times New Roman"/>
                          <w:color w:val="000000"/>
                          <w:sz w:val="20"/>
                          <w:szCs w:val="20"/>
                          <w:lang w:eastAsia="tr-TR"/>
                        </w:rPr>
                      </w:rPrChange>
                    </w:rPr>
                    <w:t>Body Weight (g)</w:t>
                  </w:r>
                </w:p>
              </w:tc>
            </w:tr>
          </w:tbl>
          <w:p w14:paraId="516E968A" w14:textId="7777777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50" w:author="user" w:date="2024-08-15T17:10:00Z" w16du:dateUtc="2024-08-15T14:10:00Z">
                  <w:rPr>
                    <w:rFonts w:ascii="Times New Roman" w:eastAsia="Times New Roman" w:hAnsi="Times New Roman" w:cs="Times New Roman"/>
                    <w:sz w:val="20"/>
                    <w:szCs w:val="20"/>
                    <w:lang w:eastAsia="tr-TR"/>
                  </w:rPr>
                </w:rPrChange>
              </w:rPr>
            </w:pPr>
          </w:p>
        </w:tc>
        <w:tc>
          <w:tcPr>
            <w:tcW w:w="385" w:type="pct"/>
            <w:shd w:val="clear" w:color="auto" w:fill="FFFFFF"/>
            <w:noWrap/>
            <w:vAlign w:val="center"/>
            <w:hideMark/>
          </w:tcPr>
          <w:p w14:paraId="1A91FDBB" w14:textId="7777777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51"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52" w:author="user" w:date="2024-08-15T17:10:00Z" w16du:dateUtc="2024-08-15T14:10:00Z">
                  <w:rPr>
                    <w:rFonts w:ascii="Times New Roman" w:eastAsia="Times New Roman" w:hAnsi="Times New Roman" w:cs="Times New Roman"/>
                    <w:color w:val="000000"/>
                    <w:sz w:val="20"/>
                    <w:szCs w:val="20"/>
                    <w:lang w:eastAsia="tr-TR"/>
                  </w:rPr>
                </w:rPrChange>
              </w:rPr>
              <w:t>230</w:t>
            </w:r>
          </w:p>
        </w:tc>
        <w:tc>
          <w:tcPr>
            <w:tcW w:w="328" w:type="pct"/>
            <w:shd w:val="clear" w:color="auto" w:fill="FFFFFF"/>
            <w:noWrap/>
            <w:vAlign w:val="center"/>
            <w:hideMark/>
          </w:tcPr>
          <w:p w14:paraId="6DBFC15A" w14:textId="5435DD0A"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53"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54" w:author="user" w:date="2024-08-15T17:10:00Z" w16du:dateUtc="2024-08-15T14:10:00Z">
                  <w:rPr>
                    <w:rFonts w:ascii="Times New Roman" w:eastAsia="Times New Roman" w:hAnsi="Times New Roman" w:cs="Times New Roman"/>
                    <w:color w:val="000000"/>
                    <w:sz w:val="20"/>
                    <w:szCs w:val="20"/>
                    <w:lang w:eastAsia="tr-TR"/>
                  </w:rPr>
                </w:rPrChange>
              </w:rPr>
              <w:t>169.43</w:t>
            </w:r>
          </w:p>
        </w:tc>
        <w:tc>
          <w:tcPr>
            <w:tcW w:w="552" w:type="pct"/>
            <w:shd w:val="clear" w:color="auto" w:fill="FFFFFF"/>
            <w:noWrap/>
            <w:vAlign w:val="center"/>
            <w:hideMark/>
          </w:tcPr>
          <w:p w14:paraId="70699267" w14:textId="33CEECF9" w:rsidR="001317D5" w:rsidRPr="001868BE" w:rsidRDefault="001317D5" w:rsidP="001317D5">
            <w:pPr>
              <w:spacing w:after="0" w:line="240" w:lineRule="auto"/>
              <w:jc w:val="center"/>
              <w:rPr>
                <w:rFonts w:ascii="Times New Roman" w:eastAsia="Times New Roman" w:hAnsi="Times New Roman" w:cs="Times New Roman"/>
                <w:sz w:val="18"/>
                <w:szCs w:val="18"/>
                <w:highlight w:val="yellow"/>
                <w:lang w:eastAsia="tr-TR"/>
                <w:rPrChange w:id="355" w:author="user" w:date="2024-08-15T17:12:00Z" w16du:dateUtc="2024-08-15T14:12:00Z">
                  <w:rPr>
                    <w:rFonts w:ascii="Times New Roman" w:eastAsia="Times New Roman" w:hAnsi="Times New Roman" w:cs="Times New Roman"/>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356" w:author="user" w:date="2024-08-15T17:12:00Z" w16du:dateUtc="2024-08-15T14:12:00Z">
                  <w:rPr>
                    <w:rFonts w:ascii="Times New Roman" w:eastAsia="Times New Roman" w:hAnsi="Times New Roman" w:cs="Times New Roman"/>
                    <w:color w:val="000000"/>
                    <w:sz w:val="20"/>
                    <w:szCs w:val="20"/>
                    <w:lang w:eastAsia="tr-TR"/>
                  </w:rPr>
                </w:rPrChange>
              </w:rPr>
              <w:t>155.22</w:t>
            </w:r>
          </w:p>
        </w:tc>
        <w:tc>
          <w:tcPr>
            <w:tcW w:w="552" w:type="pct"/>
            <w:shd w:val="clear" w:color="auto" w:fill="FFFFFF"/>
            <w:noWrap/>
            <w:vAlign w:val="center"/>
            <w:hideMark/>
          </w:tcPr>
          <w:p w14:paraId="1D226B3D" w14:textId="71C57F46" w:rsidR="001317D5" w:rsidRPr="001868BE" w:rsidRDefault="001317D5" w:rsidP="001317D5">
            <w:pPr>
              <w:spacing w:after="0" w:line="240" w:lineRule="auto"/>
              <w:jc w:val="center"/>
              <w:rPr>
                <w:rFonts w:ascii="Times New Roman" w:eastAsia="Times New Roman" w:hAnsi="Times New Roman" w:cs="Times New Roman"/>
                <w:sz w:val="18"/>
                <w:szCs w:val="18"/>
                <w:highlight w:val="yellow"/>
                <w:lang w:eastAsia="tr-TR"/>
                <w:rPrChange w:id="357" w:author="user" w:date="2024-08-15T17:12:00Z" w16du:dateUtc="2024-08-15T14:12:00Z">
                  <w:rPr>
                    <w:rFonts w:ascii="Times New Roman" w:eastAsia="Times New Roman" w:hAnsi="Times New Roman" w:cs="Times New Roman"/>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358" w:author="user" w:date="2024-08-15T17:12:00Z" w16du:dateUtc="2024-08-15T14:12:00Z">
                  <w:rPr>
                    <w:rFonts w:ascii="Times New Roman" w:eastAsia="Times New Roman" w:hAnsi="Times New Roman" w:cs="Times New Roman"/>
                    <w:color w:val="000000"/>
                    <w:sz w:val="20"/>
                    <w:szCs w:val="20"/>
                    <w:lang w:eastAsia="tr-TR"/>
                  </w:rPr>
                </w:rPrChange>
              </w:rPr>
              <w:t>183.64</w:t>
            </w:r>
          </w:p>
        </w:tc>
        <w:tc>
          <w:tcPr>
            <w:tcW w:w="475" w:type="pct"/>
            <w:shd w:val="clear" w:color="auto" w:fill="FFFFFF"/>
            <w:noWrap/>
            <w:vAlign w:val="center"/>
            <w:hideMark/>
          </w:tcPr>
          <w:p w14:paraId="4C78B357" w14:textId="7B3F99F4"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59"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60" w:author="user" w:date="2024-08-15T17:10:00Z" w16du:dateUtc="2024-08-15T14:10:00Z">
                  <w:rPr>
                    <w:rFonts w:ascii="Times New Roman" w:eastAsia="Times New Roman" w:hAnsi="Times New Roman" w:cs="Times New Roman"/>
                    <w:color w:val="000000"/>
                    <w:sz w:val="20"/>
                    <w:szCs w:val="20"/>
                    <w:lang w:eastAsia="tr-TR"/>
                  </w:rPr>
                </w:rPrChange>
              </w:rPr>
              <w:t>13.00</w:t>
            </w:r>
          </w:p>
        </w:tc>
        <w:tc>
          <w:tcPr>
            <w:tcW w:w="493" w:type="pct"/>
            <w:shd w:val="clear" w:color="auto" w:fill="FFFFFF"/>
            <w:noWrap/>
            <w:vAlign w:val="center"/>
            <w:hideMark/>
          </w:tcPr>
          <w:p w14:paraId="4D84E294" w14:textId="4373552F"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61"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62" w:author="user" w:date="2024-08-15T17:10:00Z" w16du:dateUtc="2024-08-15T14:10:00Z">
                  <w:rPr>
                    <w:rFonts w:ascii="Times New Roman" w:eastAsia="Times New Roman" w:hAnsi="Times New Roman" w:cs="Times New Roman"/>
                    <w:color w:val="000000"/>
                    <w:sz w:val="20"/>
                    <w:szCs w:val="20"/>
                    <w:lang w:eastAsia="tr-TR"/>
                  </w:rPr>
                </w:rPrChange>
              </w:rPr>
              <w:t>426.00</w:t>
            </w:r>
          </w:p>
        </w:tc>
        <w:tc>
          <w:tcPr>
            <w:tcW w:w="424" w:type="pct"/>
            <w:shd w:val="clear" w:color="auto" w:fill="FFFFFF"/>
            <w:noWrap/>
            <w:vAlign w:val="center"/>
            <w:hideMark/>
          </w:tcPr>
          <w:p w14:paraId="7DF516A9" w14:textId="20B22EEF"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63"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64" w:author="user" w:date="2024-08-15T17:10:00Z" w16du:dateUtc="2024-08-15T14:10:00Z">
                  <w:rPr>
                    <w:rFonts w:ascii="Times New Roman" w:eastAsia="Times New Roman" w:hAnsi="Times New Roman" w:cs="Times New Roman"/>
                    <w:color w:val="000000"/>
                    <w:sz w:val="20"/>
                    <w:szCs w:val="20"/>
                    <w:lang w:eastAsia="tr-TR"/>
                  </w:rPr>
                </w:rPrChange>
              </w:rPr>
              <w:t>109.37</w:t>
            </w:r>
          </w:p>
        </w:tc>
        <w:tc>
          <w:tcPr>
            <w:tcW w:w="448" w:type="pct"/>
            <w:shd w:val="clear" w:color="auto" w:fill="FFFFFF"/>
            <w:noWrap/>
            <w:vAlign w:val="center"/>
            <w:hideMark/>
          </w:tcPr>
          <w:p w14:paraId="3E735BDD" w14:textId="7D0B31BC"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65"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66" w:author="user" w:date="2024-08-15T17:10:00Z" w16du:dateUtc="2024-08-15T14:10:00Z">
                  <w:rPr>
                    <w:rFonts w:ascii="Times New Roman" w:eastAsia="Times New Roman" w:hAnsi="Times New Roman" w:cs="Times New Roman"/>
                    <w:color w:val="000000"/>
                    <w:sz w:val="20"/>
                    <w:szCs w:val="20"/>
                    <w:lang w:eastAsia="tr-TR"/>
                  </w:rPr>
                </w:rPrChange>
              </w:rPr>
              <w:t>7.21</w:t>
            </w:r>
          </w:p>
        </w:tc>
      </w:tr>
      <w:tr w:rsidR="001317D5" w:rsidRPr="009B40A6" w14:paraId="3EF31B2A" w14:textId="77777777" w:rsidTr="001066CE">
        <w:tc>
          <w:tcPr>
            <w:tcW w:w="501" w:type="pct"/>
            <w:vMerge w:val="restart"/>
            <w:vAlign w:val="center"/>
          </w:tcPr>
          <w:p w14:paraId="09FAF024" w14:textId="6BBCB794" w:rsidR="001317D5" w:rsidRPr="009B40A6" w:rsidRDefault="001317D5" w:rsidP="001317D5">
            <w:pPr>
              <w:spacing w:after="0" w:line="240" w:lineRule="auto"/>
              <w:jc w:val="center"/>
              <w:rPr>
                <w:rFonts w:ascii="Times New Roman" w:eastAsia="Times New Roman" w:hAnsi="Times New Roman" w:cs="Times New Roman"/>
                <w:b/>
                <w:bCs/>
                <w:color w:val="000000"/>
                <w:sz w:val="18"/>
                <w:szCs w:val="18"/>
                <w:lang w:eastAsia="tr-TR"/>
                <w:rPrChange w:id="367"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b/>
                <w:bCs/>
                <w:color w:val="000000"/>
                <w:sz w:val="18"/>
                <w:szCs w:val="18"/>
                <w:lang w:eastAsia="tr-TR"/>
                <w:rPrChange w:id="368" w:author="user" w:date="2024-08-15T17:10:00Z" w16du:dateUtc="2024-08-15T14:10:00Z">
                  <w:rPr>
                    <w:rFonts w:ascii="Times New Roman" w:eastAsia="Times New Roman" w:hAnsi="Times New Roman" w:cs="Times New Roman"/>
                    <w:color w:val="000000"/>
                    <w:sz w:val="20"/>
                    <w:szCs w:val="20"/>
                    <w:lang w:eastAsia="tr-TR"/>
                  </w:rPr>
                </w:rPrChange>
              </w:rPr>
              <w:t>Female</w:t>
            </w:r>
          </w:p>
        </w:tc>
        <w:tc>
          <w:tcPr>
            <w:tcW w:w="842" w:type="pct"/>
            <w:noWrap/>
            <w:vAlign w:val="center"/>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9B40A6" w14:paraId="406388F8" w14:textId="77777777" w:rsidTr="00790124">
              <w:tc>
                <w:tcPr>
                  <w:tcW w:w="0" w:type="auto"/>
                  <w:tcBorders>
                    <w:top w:val="nil"/>
                    <w:left w:val="nil"/>
                    <w:bottom w:val="nil"/>
                    <w:right w:val="nil"/>
                  </w:tcBorders>
                  <w:noWrap/>
                  <w:vAlign w:val="center"/>
                  <w:hideMark/>
                </w:tcPr>
                <w:p w14:paraId="2EB3BCEC" w14:textId="7777777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69"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70" w:author="user" w:date="2024-08-15T17:10:00Z" w16du:dateUtc="2024-08-15T14:10:00Z">
                        <w:rPr>
                          <w:rFonts w:ascii="Times New Roman" w:eastAsia="Times New Roman" w:hAnsi="Times New Roman" w:cs="Times New Roman"/>
                          <w:color w:val="000000"/>
                          <w:sz w:val="20"/>
                          <w:szCs w:val="20"/>
                          <w:lang w:eastAsia="tr-TR"/>
                        </w:rPr>
                      </w:rPrChange>
                    </w:rPr>
                    <w:t>Total Length (cm)</w:t>
                  </w:r>
                </w:p>
              </w:tc>
            </w:tr>
          </w:tbl>
          <w:p w14:paraId="7787C7C5" w14:textId="47224D43"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71" w:author="user" w:date="2024-08-15T17:10:00Z" w16du:dateUtc="2024-08-15T14:10:00Z">
                  <w:rPr>
                    <w:rFonts w:ascii="Times New Roman" w:eastAsia="Times New Roman" w:hAnsi="Times New Roman" w:cs="Times New Roman"/>
                    <w:color w:val="000000"/>
                    <w:sz w:val="20"/>
                    <w:szCs w:val="20"/>
                    <w:lang w:eastAsia="tr-TR"/>
                  </w:rPr>
                </w:rPrChange>
              </w:rPr>
            </w:pPr>
          </w:p>
        </w:tc>
        <w:tc>
          <w:tcPr>
            <w:tcW w:w="385" w:type="pct"/>
            <w:shd w:val="clear" w:color="auto" w:fill="FFFFFF"/>
            <w:noWrap/>
            <w:vAlign w:val="center"/>
          </w:tcPr>
          <w:p w14:paraId="2F07C5AE" w14:textId="728A24E0"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72"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373" w:author="user" w:date="2024-08-15T17:10:00Z" w16du:dateUtc="2024-08-15T14:10:00Z">
                  <w:rPr>
                    <w:rFonts w:ascii="Times New Roman" w:eastAsia="Times New Roman" w:hAnsi="Times New Roman" w:cs="Times New Roman"/>
                    <w:color w:val="000000"/>
                    <w:sz w:val="20"/>
                    <w:szCs w:val="20"/>
                    <w:lang w:eastAsia="tr-TR"/>
                  </w:rPr>
                </w:rPrChange>
              </w:rPr>
              <w:t>106</w:t>
            </w:r>
          </w:p>
        </w:tc>
        <w:tc>
          <w:tcPr>
            <w:tcW w:w="328" w:type="pct"/>
            <w:shd w:val="clear" w:color="auto" w:fill="FFFFFF"/>
            <w:noWrap/>
            <w:vAlign w:val="center"/>
          </w:tcPr>
          <w:p w14:paraId="58377A74" w14:textId="54E7FA2C"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74"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375" w:author="user" w:date="2024-08-15T17:10:00Z" w16du:dateUtc="2024-08-15T14:10:00Z">
                  <w:rPr>
                    <w:rFonts w:ascii="Times New Roman" w:eastAsia="Times New Roman" w:hAnsi="Times New Roman" w:cs="Times New Roman"/>
                    <w:color w:val="000000"/>
                    <w:sz w:val="20"/>
                    <w:szCs w:val="20"/>
                    <w:lang w:eastAsia="tr-TR"/>
                  </w:rPr>
                </w:rPrChange>
              </w:rPr>
              <w:t>32.32</w:t>
            </w:r>
          </w:p>
        </w:tc>
        <w:tc>
          <w:tcPr>
            <w:tcW w:w="552" w:type="pct"/>
            <w:shd w:val="clear" w:color="auto" w:fill="FFFFFF"/>
            <w:noWrap/>
            <w:vAlign w:val="center"/>
          </w:tcPr>
          <w:p w14:paraId="6361909A" w14:textId="2465CFD2" w:rsidR="001317D5" w:rsidRPr="001868BE" w:rsidRDefault="001317D5" w:rsidP="001317D5">
            <w:pPr>
              <w:spacing w:after="0" w:line="240" w:lineRule="auto"/>
              <w:jc w:val="center"/>
              <w:rPr>
                <w:rFonts w:ascii="Times New Roman" w:eastAsia="Times New Roman" w:hAnsi="Times New Roman" w:cs="Times New Roman"/>
                <w:color w:val="000000"/>
                <w:sz w:val="18"/>
                <w:szCs w:val="18"/>
                <w:highlight w:val="yellow"/>
                <w:lang w:eastAsia="tr-TR"/>
                <w:rPrChange w:id="376"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377" w:author="user" w:date="2024-08-15T17:12:00Z" w16du:dateUtc="2024-08-15T14:12:00Z">
                  <w:rPr>
                    <w:rFonts w:ascii="Times New Roman" w:eastAsia="Times New Roman" w:hAnsi="Times New Roman" w:cs="Times New Roman"/>
                    <w:color w:val="000000"/>
                    <w:sz w:val="20"/>
                    <w:szCs w:val="20"/>
                    <w:lang w:eastAsia="tr-TR"/>
                  </w:rPr>
                </w:rPrChange>
              </w:rPr>
              <w:t>30.217</w:t>
            </w:r>
          </w:p>
        </w:tc>
        <w:tc>
          <w:tcPr>
            <w:tcW w:w="552" w:type="pct"/>
            <w:shd w:val="clear" w:color="auto" w:fill="FFFFFF"/>
            <w:noWrap/>
            <w:vAlign w:val="center"/>
          </w:tcPr>
          <w:p w14:paraId="30F54355" w14:textId="4F8E60F3" w:rsidR="001317D5" w:rsidRPr="001868BE" w:rsidRDefault="001317D5" w:rsidP="001317D5">
            <w:pPr>
              <w:spacing w:after="0" w:line="240" w:lineRule="auto"/>
              <w:jc w:val="center"/>
              <w:rPr>
                <w:rFonts w:ascii="Times New Roman" w:eastAsia="Times New Roman" w:hAnsi="Times New Roman" w:cs="Times New Roman"/>
                <w:color w:val="000000"/>
                <w:sz w:val="18"/>
                <w:szCs w:val="18"/>
                <w:highlight w:val="yellow"/>
                <w:lang w:eastAsia="tr-TR"/>
                <w:rPrChange w:id="378"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379" w:author="user" w:date="2024-08-15T17:12:00Z" w16du:dateUtc="2024-08-15T14:12:00Z">
                  <w:rPr>
                    <w:rFonts w:ascii="Times New Roman" w:eastAsia="Times New Roman" w:hAnsi="Times New Roman" w:cs="Times New Roman"/>
                    <w:color w:val="000000"/>
                    <w:sz w:val="20"/>
                    <w:szCs w:val="20"/>
                    <w:lang w:eastAsia="tr-TR"/>
                  </w:rPr>
                </w:rPrChange>
              </w:rPr>
              <w:t>34.43</w:t>
            </w:r>
          </w:p>
        </w:tc>
        <w:tc>
          <w:tcPr>
            <w:tcW w:w="475" w:type="pct"/>
            <w:shd w:val="clear" w:color="auto" w:fill="FFFFFF"/>
            <w:noWrap/>
            <w:vAlign w:val="center"/>
          </w:tcPr>
          <w:p w14:paraId="4C24D01F" w14:textId="0AC42DFE"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80"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381" w:author="user" w:date="2024-08-15T17:10:00Z" w16du:dateUtc="2024-08-15T14:10:00Z">
                  <w:rPr>
                    <w:rFonts w:ascii="Times New Roman" w:eastAsia="Times New Roman" w:hAnsi="Times New Roman" w:cs="Times New Roman"/>
                    <w:color w:val="000000"/>
                    <w:sz w:val="20"/>
                    <w:szCs w:val="20"/>
                    <w:lang w:eastAsia="tr-TR"/>
                  </w:rPr>
                </w:rPrChange>
              </w:rPr>
              <w:t>17.60</w:t>
            </w:r>
          </w:p>
        </w:tc>
        <w:tc>
          <w:tcPr>
            <w:tcW w:w="493" w:type="pct"/>
            <w:shd w:val="clear" w:color="auto" w:fill="FFFFFF"/>
            <w:noWrap/>
            <w:vAlign w:val="center"/>
          </w:tcPr>
          <w:p w14:paraId="3B51109A" w14:textId="6DC0FA75"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82"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383" w:author="user" w:date="2024-08-15T17:10:00Z" w16du:dateUtc="2024-08-15T14:10:00Z">
                  <w:rPr>
                    <w:rFonts w:ascii="Times New Roman" w:eastAsia="Times New Roman" w:hAnsi="Times New Roman" w:cs="Times New Roman"/>
                    <w:color w:val="000000"/>
                    <w:sz w:val="20"/>
                    <w:szCs w:val="20"/>
                    <w:lang w:eastAsia="tr-TR"/>
                  </w:rPr>
                </w:rPrChange>
              </w:rPr>
              <w:t>54.20</w:t>
            </w:r>
          </w:p>
        </w:tc>
        <w:tc>
          <w:tcPr>
            <w:tcW w:w="424" w:type="pct"/>
            <w:shd w:val="clear" w:color="auto" w:fill="FFFFFF"/>
            <w:noWrap/>
            <w:vAlign w:val="center"/>
          </w:tcPr>
          <w:p w14:paraId="2FF6A788" w14:textId="3E0ED563"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84"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385" w:author="user" w:date="2024-08-15T17:10:00Z" w16du:dateUtc="2024-08-15T14:10:00Z">
                  <w:rPr>
                    <w:rFonts w:ascii="Times New Roman" w:eastAsia="Times New Roman" w:hAnsi="Times New Roman" w:cs="Times New Roman"/>
                    <w:color w:val="000000"/>
                    <w:sz w:val="20"/>
                    <w:szCs w:val="20"/>
                    <w:lang w:eastAsia="tr-TR"/>
                  </w:rPr>
                </w:rPrChange>
              </w:rPr>
              <w:t>10.94</w:t>
            </w:r>
          </w:p>
        </w:tc>
        <w:tc>
          <w:tcPr>
            <w:tcW w:w="448" w:type="pct"/>
            <w:shd w:val="clear" w:color="auto" w:fill="FFFFFF"/>
            <w:noWrap/>
            <w:vAlign w:val="center"/>
          </w:tcPr>
          <w:p w14:paraId="2485E01A" w14:textId="0A51B1AF"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86"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387" w:author="user" w:date="2024-08-15T17:10:00Z" w16du:dateUtc="2024-08-15T14:10:00Z">
                  <w:rPr>
                    <w:rFonts w:ascii="Times New Roman" w:eastAsia="Times New Roman" w:hAnsi="Times New Roman" w:cs="Times New Roman"/>
                    <w:color w:val="000000"/>
                    <w:sz w:val="20"/>
                    <w:szCs w:val="20"/>
                    <w:lang w:eastAsia="tr-TR"/>
                  </w:rPr>
                </w:rPrChange>
              </w:rPr>
              <w:t>1.06</w:t>
            </w:r>
          </w:p>
        </w:tc>
      </w:tr>
      <w:tr w:rsidR="001317D5" w:rsidRPr="009B40A6" w14:paraId="44CA5319" w14:textId="77777777" w:rsidTr="001066CE">
        <w:tc>
          <w:tcPr>
            <w:tcW w:w="501" w:type="pct"/>
            <w:vMerge/>
            <w:vAlign w:val="center"/>
          </w:tcPr>
          <w:p w14:paraId="47FFD254" w14:textId="77777777" w:rsidR="001317D5" w:rsidRPr="009B40A6" w:rsidRDefault="001317D5" w:rsidP="001317D5">
            <w:pPr>
              <w:spacing w:after="0" w:line="240" w:lineRule="auto"/>
              <w:jc w:val="center"/>
              <w:rPr>
                <w:rFonts w:ascii="Times New Roman" w:eastAsia="Times New Roman" w:hAnsi="Times New Roman" w:cs="Times New Roman"/>
                <w:b/>
                <w:bCs/>
                <w:color w:val="000000"/>
                <w:sz w:val="18"/>
                <w:szCs w:val="18"/>
                <w:lang w:eastAsia="tr-TR"/>
                <w:rPrChange w:id="388" w:author="user" w:date="2024-08-15T17:10:00Z" w16du:dateUtc="2024-08-15T14:10:00Z">
                  <w:rPr>
                    <w:rFonts w:ascii="Times New Roman" w:eastAsia="Times New Roman" w:hAnsi="Times New Roman" w:cs="Times New Roman"/>
                    <w:color w:val="000000"/>
                    <w:sz w:val="20"/>
                    <w:szCs w:val="20"/>
                    <w:lang w:eastAsia="tr-TR"/>
                  </w:rPr>
                </w:rPrChange>
              </w:rPr>
            </w:pPr>
          </w:p>
        </w:tc>
        <w:tc>
          <w:tcPr>
            <w:tcW w:w="842" w:type="pct"/>
            <w:noWrap/>
            <w:vAlign w:val="center"/>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9B40A6" w14:paraId="69952A6B" w14:textId="77777777" w:rsidTr="00790124">
              <w:tc>
                <w:tcPr>
                  <w:tcW w:w="0" w:type="auto"/>
                  <w:tcBorders>
                    <w:top w:val="nil"/>
                    <w:left w:val="nil"/>
                    <w:bottom w:val="nil"/>
                    <w:right w:val="nil"/>
                  </w:tcBorders>
                  <w:noWrap/>
                  <w:vAlign w:val="center"/>
                  <w:hideMark/>
                </w:tcPr>
                <w:p w14:paraId="458A66C3" w14:textId="7777777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389"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390" w:author="user" w:date="2024-08-15T17:10:00Z" w16du:dateUtc="2024-08-15T14:10:00Z">
                        <w:rPr>
                          <w:rFonts w:ascii="Times New Roman" w:eastAsia="Times New Roman" w:hAnsi="Times New Roman" w:cs="Times New Roman"/>
                          <w:color w:val="000000"/>
                          <w:sz w:val="20"/>
                          <w:szCs w:val="20"/>
                          <w:lang w:eastAsia="tr-TR"/>
                        </w:rPr>
                      </w:rPrChange>
                    </w:rPr>
                    <w:t>Body Weight (g)</w:t>
                  </w:r>
                </w:p>
              </w:tc>
            </w:tr>
          </w:tbl>
          <w:p w14:paraId="0F65EC4F" w14:textId="7ADB3EA9"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91" w:author="user" w:date="2024-08-15T17:10:00Z" w16du:dateUtc="2024-08-15T14:10:00Z">
                  <w:rPr>
                    <w:rFonts w:ascii="Times New Roman" w:eastAsia="Times New Roman" w:hAnsi="Times New Roman" w:cs="Times New Roman"/>
                    <w:color w:val="000000"/>
                    <w:sz w:val="20"/>
                    <w:szCs w:val="20"/>
                    <w:lang w:eastAsia="tr-TR"/>
                  </w:rPr>
                </w:rPrChange>
              </w:rPr>
            </w:pPr>
          </w:p>
        </w:tc>
        <w:tc>
          <w:tcPr>
            <w:tcW w:w="385" w:type="pct"/>
            <w:shd w:val="clear" w:color="auto" w:fill="FFFFFF"/>
            <w:noWrap/>
            <w:vAlign w:val="center"/>
          </w:tcPr>
          <w:p w14:paraId="54274234" w14:textId="63014FAA"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92"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393" w:author="user" w:date="2024-08-15T17:10:00Z" w16du:dateUtc="2024-08-15T14:10:00Z">
                  <w:rPr>
                    <w:rFonts w:ascii="Times New Roman" w:eastAsia="Times New Roman" w:hAnsi="Times New Roman" w:cs="Times New Roman"/>
                    <w:color w:val="000000"/>
                    <w:sz w:val="20"/>
                    <w:szCs w:val="20"/>
                    <w:lang w:eastAsia="tr-TR"/>
                  </w:rPr>
                </w:rPrChange>
              </w:rPr>
              <w:t>106</w:t>
            </w:r>
          </w:p>
        </w:tc>
        <w:tc>
          <w:tcPr>
            <w:tcW w:w="328" w:type="pct"/>
            <w:shd w:val="clear" w:color="auto" w:fill="FFFFFF"/>
            <w:noWrap/>
            <w:vAlign w:val="center"/>
          </w:tcPr>
          <w:p w14:paraId="0123A4E1" w14:textId="4A108C4B"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394"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395" w:author="user" w:date="2024-08-15T17:10:00Z" w16du:dateUtc="2024-08-15T14:10:00Z">
                  <w:rPr>
                    <w:rFonts w:ascii="Times New Roman" w:eastAsia="Times New Roman" w:hAnsi="Times New Roman" w:cs="Times New Roman"/>
                    <w:color w:val="000000"/>
                    <w:sz w:val="20"/>
                    <w:szCs w:val="20"/>
                    <w:lang w:eastAsia="tr-TR"/>
                  </w:rPr>
                </w:rPrChange>
              </w:rPr>
              <w:t>145.33</w:t>
            </w:r>
          </w:p>
        </w:tc>
        <w:tc>
          <w:tcPr>
            <w:tcW w:w="552" w:type="pct"/>
            <w:shd w:val="clear" w:color="auto" w:fill="FFFFFF"/>
            <w:noWrap/>
            <w:vAlign w:val="center"/>
          </w:tcPr>
          <w:p w14:paraId="4F78F300" w14:textId="390C6359" w:rsidR="001317D5" w:rsidRPr="001868BE" w:rsidRDefault="001317D5" w:rsidP="001317D5">
            <w:pPr>
              <w:spacing w:after="0" w:line="240" w:lineRule="auto"/>
              <w:jc w:val="center"/>
              <w:rPr>
                <w:rFonts w:ascii="Times New Roman" w:eastAsia="Times New Roman" w:hAnsi="Times New Roman" w:cs="Times New Roman"/>
                <w:color w:val="000000"/>
                <w:sz w:val="18"/>
                <w:szCs w:val="18"/>
                <w:highlight w:val="yellow"/>
                <w:lang w:eastAsia="tr-TR"/>
                <w:rPrChange w:id="396"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397" w:author="user" w:date="2024-08-15T17:12:00Z" w16du:dateUtc="2024-08-15T14:12:00Z">
                  <w:rPr>
                    <w:rFonts w:ascii="Times New Roman" w:eastAsia="Times New Roman" w:hAnsi="Times New Roman" w:cs="Times New Roman"/>
                    <w:color w:val="000000"/>
                    <w:sz w:val="20"/>
                    <w:szCs w:val="20"/>
                    <w:lang w:eastAsia="tr-TR"/>
                  </w:rPr>
                </w:rPrChange>
              </w:rPr>
              <w:t>114.27</w:t>
            </w:r>
          </w:p>
        </w:tc>
        <w:tc>
          <w:tcPr>
            <w:tcW w:w="552" w:type="pct"/>
            <w:shd w:val="clear" w:color="auto" w:fill="FFFFFF"/>
            <w:noWrap/>
            <w:vAlign w:val="center"/>
          </w:tcPr>
          <w:p w14:paraId="6E0F27BB" w14:textId="7DE99963" w:rsidR="001317D5" w:rsidRPr="001868BE" w:rsidRDefault="001317D5" w:rsidP="001317D5">
            <w:pPr>
              <w:spacing w:after="0" w:line="240" w:lineRule="auto"/>
              <w:jc w:val="center"/>
              <w:rPr>
                <w:rFonts w:ascii="Times New Roman" w:eastAsia="Times New Roman" w:hAnsi="Times New Roman" w:cs="Times New Roman"/>
                <w:color w:val="000000"/>
                <w:sz w:val="18"/>
                <w:szCs w:val="18"/>
                <w:highlight w:val="yellow"/>
                <w:lang w:eastAsia="tr-TR"/>
                <w:rPrChange w:id="398"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399" w:author="user" w:date="2024-08-15T17:12:00Z" w16du:dateUtc="2024-08-15T14:12:00Z">
                  <w:rPr>
                    <w:rFonts w:ascii="Times New Roman" w:eastAsia="Times New Roman" w:hAnsi="Times New Roman" w:cs="Times New Roman"/>
                    <w:color w:val="000000"/>
                    <w:sz w:val="20"/>
                    <w:szCs w:val="20"/>
                    <w:lang w:eastAsia="tr-TR"/>
                  </w:rPr>
                </w:rPrChange>
              </w:rPr>
              <w:t>176.40</w:t>
            </w:r>
          </w:p>
        </w:tc>
        <w:tc>
          <w:tcPr>
            <w:tcW w:w="475" w:type="pct"/>
            <w:shd w:val="clear" w:color="auto" w:fill="FFFFFF"/>
            <w:noWrap/>
            <w:vAlign w:val="center"/>
          </w:tcPr>
          <w:p w14:paraId="56742958" w14:textId="0F0D6FE2"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00"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01" w:author="user" w:date="2024-08-15T17:10:00Z" w16du:dateUtc="2024-08-15T14:10:00Z">
                  <w:rPr>
                    <w:rFonts w:ascii="Times New Roman" w:eastAsia="Times New Roman" w:hAnsi="Times New Roman" w:cs="Times New Roman"/>
                    <w:color w:val="000000"/>
                    <w:sz w:val="20"/>
                    <w:szCs w:val="20"/>
                    <w:lang w:eastAsia="tr-TR"/>
                  </w:rPr>
                </w:rPrChange>
              </w:rPr>
              <w:t>15.50</w:t>
            </w:r>
          </w:p>
        </w:tc>
        <w:tc>
          <w:tcPr>
            <w:tcW w:w="493" w:type="pct"/>
            <w:shd w:val="clear" w:color="auto" w:fill="FFFFFF"/>
            <w:noWrap/>
            <w:vAlign w:val="center"/>
          </w:tcPr>
          <w:p w14:paraId="4162EAE9" w14:textId="28C200B6"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02"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03" w:author="user" w:date="2024-08-15T17:10:00Z" w16du:dateUtc="2024-08-15T14:10:00Z">
                  <w:rPr>
                    <w:rFonts w:ascii="Times New Roman" w:eastAsia="Times New Roman" w:hAnsi="Times New Roman" w:cs="Times New Roman"/>
                    <w:color w:val="000000"/>
                    <w:sz w:val="20"/>
                    <w:szCs w:val="20"/>
                    <w:lang w:eastAsia="tr-TR"/>
                  </w:rPr>
                </w:rPrChange>
              </w:rPr>
              <w:t>630.00</w:t>
            </w:r>
          </w:p>
        </w:tc>
        <w:tc>
          <w:tcPr>
            <w:tcW w:w="424" w:type="pct"/>
            <w:shd w:val="clear" w:color="auto" w:fill="FFFFFF"/>
            <w:noWrap/>
            <w:vAlign w:val="center"/>
          </w:tcPr>
          <w:p w14:paraId="0ADAD399" w14:textId="299BAF2E"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04"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05" w:author="user" w:date="2024-08-15T17:10:00Z" w16du:dateUtc="2024-08-15T14:10:00Z">
                  <w:rPr>
                    <w:rFonts w:ascii="Times New Roman" w:eastAsia="Times New Roman" w:hAnsi="Times New Roman" w:cs="Times New Roman"/>
                    <w:color w:val="000000"/>
                    <w:sz w:val="20"/>
                    <w:szCs w:val="20"/>
                    <w:lang w:eastAsia="tr-TR"/>
                  </w:rPr>
                </w:rPrChange>
              </w:rPr>
              <w:t>161.32</w:t>
            </w:r>
          </w:p>
        </w:tc>
        <w:tc>
          <w:tcPr>
            <w:tcW w:w="448" w:type="pct"/>
            <w:shd w:val="clear" w:color="auto" w:fill="FFFFFF"/>
            <w:noWrap/>
            <w:vAlign w:val="center"/>
          </w:tcPr>
          <w:p w14:paraId="07F45E17" w14:textId="0C87023D"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06"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07" w:author="user" w:date="2024-08-15T17:10:00Z" w16du:dateUtc="2024-08-15T14:10:00Z">
                  <w:rPr>
                    <w:rFonts w:ascii="Times New Roman" w:eastAsia="Times New Roman" w:hAnsi="Times New Roman" w:cs="Times New Roman"/>
                    <w:color w:val="000000"/>
                    <w:sz w:val="20"/>
                    <w:szCs w:val="20"/>
                    <w:lang w:eastAsia="tr-TR"/>
                  </w:rPr>
                </w:rPrChange>
              </w:rPr>
              <w:t>15.66</w:t>
            </w:r>
          </w:p>
        </w:tc>
      </w:tr>
      <w:tr w:rsidR="001317D5" w:rsidRPr="009B40A6" w14:paraId="24A9D286" w14:textId="77777777" w:rsidTr="001066CE">
        <w:tc>
          <w:tcPr>
            <w:tcW w:w="501" w:type="pct"/>
            <w:vMerge w:val="restart"/>
            <w:vAlign w:val="center"/>
          </w:tcPr>
          <w:p w14:paraId="4EDAFB59" w14:textId="6ACBE945" w:rsidR="001317D5" w:rsidRPr="009B40A6" w:rsidRDefault="001317D5" w:rsidP="001317D5">
            <w:pPr>
              <w:spacing w:after="0" w:line="240" w:lineRule="auto"/>
              <w:jc w:val="center"/>
              <w:rPr>
                <w:rFonts w:ascii="Times New Roman" w:eastAsia="Times New Roman" w:hAnsi="Times New Roman" w:cs="Times New Roman"/>
                <w:b/>
                <w:bCs/>
                <w:color w:val="000000"/>
                <w:sz w:val="18"/>
                <w:szCs w:val="18"/>
                <w:lang w:eastAsia="tr-TR"/>
                <w:rPrChange w:id="408"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b/>
                <w:bCs/>
                <w:color w:val="000000"/>
                <w:sz w:val="18"/>
                <w:szCs w:val="18"/>
                <w:lang w:eastAsia="tr-TR"/>
                <w:rPrChange w:id="409" w:author="user" w:date="2024-08-15T17:10:00Z" w16du:dateUtc="2024-08-15T14:10:00Z">
                  <w:rPr>
                    <w:rFonts w:ascii="Times New Roman" w:eastAsia="Times New Roman" w:hAnsi="Times New Roman" w:cs="Times New Roman"/>
                    <w:color w:val="000000"/>
                    <w:sz w:val="20"/>
                    <w:szCs w:val="20"/>
                    <w:lang w:eastAsia="tr-TR"/>
                  </w:rPr>
                </w:rPrChange>
              </w:rPr>
              <w:t>All</w:t>
            </w:r>
          </w:p>
        </w:tc>
        <w:tc>
          <w:tcPr>
            <w:tcW w:w="842" w:type="pct"/>
            <w:noWrap/>
            <w:vAlign w:val="center"/>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9B40A6" w14:paraId="48E02D51" w14:textId="77777777" w:rsidTr="00790124">
              <w:tc>
                <w:tcPr>
                  <w:tcW w:w="0" w:type="auto"/>
                  <w:tcBorders>
                    <w:top w:val="nil"/>
                    <w:left w:val="nil"/>
                    <w:bottom w:val="nil"/>
                    <w:right w:val="nil"/>
                  </w:tcBorders>
                  <w:noWrap/>
                  <w:vAlign w:val="center"/>
                  <w:hideMark/>
                </w:tcPr>
                <w:p w14:paraId="489CF7ED" w14:textId="7777777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410"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411" w:author="user" w:date="2024-08-15T17:10:00Z" w16du:dateUtc="2024-08-15T14:10:00Z">
                        <w:rPr>
                          <w:rFonts w:ascii="Times New Roman" w:eastAsia="Times New Roman" w:hAnsi="Times New Roman" w:cs="Times New Roman"/>
                          <w:color w:val="000000"/>
                          <w:sz w:val="20"/>
                          <w:szCs w:val="20"/>
                          <w:lang w:eastAsia="tr-TR"/>
                        </w:rPr>
                      </w:rPrChange>
                    </w:rPr>
                    <w:t>Total Length (cm)</w:t>
                  </w:r>
                </w:p>
              </w:tc>
            </w:tr>
          </w:tbl>
          <w:p w14:paraId="3D844DCC" w14:textId="3C34C0F3"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12" w:author="user" w:date="2024-08-15T17:10:00Z" w16du:dateUtc="2024-08-15T14:10:00Z">
                  <w:rPr>
                    <w:rFonts w:ascii="Times New Roman" w:eastAsia="Times New Roman" w:hAnsi="Times New Roman" w:cs="Times New Roman"/>
                    <w:color w:val="000000"/>
                    <w:sz w:val="20"/>
                    <w:szCs w:val="20"/>
                    <w:lang w:eastAsia="tr-TR"/>
                  </w:rPr>
                </w:rPrChange>
              </w:rPr>
            </w:pPr>
          </w:p>
        </w:tc>
        <w:tc>
          <w:tcPr>
            <w:tcW w:w="385" w:type="pct"/>
            <w:shd w:val="clear" w:color="auto" w:fill="FFFFFF"/>
            <w:noWrap/>
            <w:vAlign w:val="center"/>
          </w:tcPr>
          <w:p w14:paraId="17A957EA" w14:textId="4762938B"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13"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14" w:author="user" w:date="2024-08-15T17:10:00Z" w16du:dateUtc="2024-08-15T14:10:00Z">
                  <w:rPr>
                    <w:rFonts w:ascii="Times New Roman" w:eastAsia="Times New Roman" w:hAnsi="Times New Roman" w:cs="Times New Roman"/>
                    <w:color w:val="000000"/>
                    <w:sz w:val="20"/>
                    <w:szCs w:val="20"/>
                    <w:lang w:eastAsia="tr-TR"/>
                  </w:rPr>
                </w:rPrChange>
              </w:rPr>
              <w:t>336</w:t>
            </w:r>
          </w:p>
        </w:tc>
        <w:tc>
          <w:tcPr>
            <w:tcW w:w="328" w:type="pct"/>
            <w:shd w:val="clear" w:color="auto" w:fill="FFFFFF"/>
            <w:noWrap/>
            <w:vAlign w:val="center"/>
          </w:tcPr>
          <w:p w14:paraId="569E6673" w14:textId="5BAAE119"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15"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16" w:author="user" w:date="2024-08-15T17:10:00Z" w16du:dateUtc="2024-08-15T14:10:00Z">
                  <w:rPr>
                    <w:rFonts w:ascii="Times New Roman" w:eastAsia="Times New Roman" w:hAnsi="Times New Roman" w:cs="Times New Roman"/>
                    <w:color w:val="000000"/>
                    <w:sz w:val="20"/>
                    <w:szCs w:val="20"/>
                    <w:lang w:eastAsia="tr-TR"/>
                  </w:rPr>
                </w:rPrChange>
              </w:rPr>
              <w:t>35.49</w:t>
            </w:r>
          </w:p>
        </w:tc>
        <w:tc>
          <w:tcPr>
            <w:tcW w:w="552" w:type="pct"/>
            <w:shd w:val="clear" w:color="auto" w:fill="FFFFFF"/>
            <w:noWrap/>
            <w:vAlign w:val="center"/>
          </w:tcPr>
          <w:p w14:paraId="15CD3DB2" w14:textId="223463EB" w:rsidR="001317D5" w:rsidRPr="001868BE" w:rsidRDefault="001317D5" w:rsidP="001317D5">
            <w:pPr>
              <w:spacing w:after="0" w:line="240" w:lineRule="auto"/>
              <w:jc w:val="center"/>
              <w:rPr>
                <w:rFonts w:ascii="Times New Roman" w:eastAsia="Times New Roman" w:hAnsi="Times New Roman" w:cs="Times New Roman"/>
                <w:color w:val="000000"/>
                <w:sz w:val="18"/>
                <w:szCs w:val="18"/>
                <w:highlight w:val="yellow"/>
                <w:lang w:eastAsia="tr-TR"/>
                <w:rPrChange w:id="417"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418" w:author="user" w:date="2024-08-15T17:12:00Z" w16du:dateUtc="2024-08-15T14:12:00Z">
                  <w:rPr>
                    <w:rFonts w:ascii="Times New Roman" w:eastAsia="Times New Roman" w:hAnsi="Times New Roman" w:cs="Times New Roman"/>
                    <w:color w:val="000000"/>
                    <w:sz w:val="20"/>
                    <w:szCs w:val="20"/>
                    <w:lang w:eastAsia="tr-TR"/>
                  </w:rPr>
                </w:rPrChange>
              </w:rPr>
              <w:t>34.38</w:t>
            </w:r>
          </w:p>
        </w:tc>
        <w:tc>
          <w:tcPr>
            <w:tcW w:w="552" w:type="pct"/>
            <w:shd w:val="clear" w:color="auto" w:fill="FFFFFF"/>
            <w:noWrap/>
            <w:vAlign w:val="center"/>
          </w:tcPr>
          <w:p w14:paraId="7DC48910" w14:textId="10F2EF8B" w:rsidR="001317D5" w:rsidRPr="001868BE" w:rsidRDefault="001317D5" w:rsidP="001317D5">
            <w:pPr>
              <w:spacing w:after="0" w:line="240" w:lineRule="auto"/>
              <w:jc w:val="center"/>
              <w:rPr>
                <w:rFonts w:ascii="Times New Roman" w:eastAsia="Times New Roman" w:hAnsi="Times New Roman" w:cs="Times New Roman"/>
                <w:color w:val="000000"/>
                <w:sz w:val="18"/>
                <w:szCs w:val="18"/>
                <w:highlight w:val="yellow"/>
                <w:lang w:eastAsia="tr-TR"/>
                <w:rPrChange w:id="419"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420" w:author="user" w:date="2024-08-15T17:12:00Z" w16du:dateUtc="2024-08-15T14:12:00Z">
                  <w:rPr>
                    <w:rFonts w:ascii="Times New Roman" w:eastAsia="Times New Roman" w:hAnsi="Times New Roman" w:cs="Times New Roman"/>
                    <w:color w:val="000000"/>
                    <w:sz w:val="20"/>
                    <w:szCs w:val="20"/>
                    <w:lang w:eastAsia="tr-TR"/>
                  </w:rPr>
                </w:rPrChange>
              </w:rPr>
              <w:t>36.60</w:t>
            </w:r>
          </w:p>
        </w:tc>
        <w:tc>
          <w:tcPr>
            <w:tcW w:w="475" w:type="pct"/>
            <w:shd w:val="clear" w:color="auto" w:fill="FFFFFF"/>
            <w:noWrap/>
            <w:vAlign w:val="center"/>
          </w:tcPr>
          <w:p w14:paraId="77CB1BE0" w14:textId="2BDA3549"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21"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22" w:author="user" w:date="2024-08-15T17:10:00Z" w16du:dateUtc="2024-08-15T14:10:00Z">
                  <w:rPr>
                    <w:rFonts w:ascii="Times New Roman" w:eastAsia="Times New Roman" w:hAnsi="Times New Roman" w:cs="Times New Roman"/>
                    <w:color w:val="000000"/>
                    <w:sz w:val="20"/>
                    <w:szCs w:val="20"/>
                    <w:lang w:eastAsia="tr-TR"/>
                  </w:rPr>
                </w:rPrChange>
              </w:rPr>
              <w:t>16.10</w:t>
            </w:r>
          </w:p>
        </w:tc>
        <w:tc>
          <w:tcPr>
            <w:tcW w:w="493" w:type="pct"/>
            <w:shd w:val="clear" w:color="auto" w:fill="FFFFFF"/>
            <w:noWrap/>
            <w:vAlign w:val="center"/>
          </w:tcPr>
          <w:p w14:paraId="45F96453" w14:textId="2626FD65"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23"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24" w:author="user" w:date="2024-08-15T17:10:00Z" w16du:dateUtc="2024-08-15T14:10:00Z">
                  <w:rPr>
                    <w:rFonts w:ascii="Times New Roman" w:eastAsia="Times New Roman" w:hAnsi="Times New Roman" w:cs="Times New Roman"/>
                    <w:color w:val="000000"/>
                    <w:sz w:val="20"/>
                    <w:szCs w:val="20"/>
                    <w:lang w:eastAsia="tr-TR"/>
                  </w:rPr>
                </w:rPrChange>
              </w:rPr>
              <w:t>54.20</w:t>
            </w:r>
          </w:p>
        </w:tc>
        <w:tc>
          <w:tcPr>
            <w:tcW w:w="424" w:type="pct"/>
            <w:shd w:val="clear" w:color="auto" w:fill="FFFFFF"/>
            <w:noWrap/>
            <w:vAlign w:val="center"/>
          </w:tcPr>
          <w:p w14:paraId="0B8A990D" w14:textId="099B7ACC"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25"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26" w:author="user" w:date="2024-08-15T17:10:00Z" w16du:dateUtc="2024-08-15T14:10:00Z">
                  <w:rPr>
                    <w:rFonts w:ascii="Times New Roman" w:eastAsia="Times New Roman" w:hAnsi="Times New Roman" w:cs="Times New Roman"/>
                    <w:color w:val="000000"/>
                    <w:sz w:val="20"/>
                    <w:szCs w:val="20"/>
                    <w:lang w:eastAsia="tr-TR"/>
                  </w:rPr>
                </w:rPrChange>
              </w:rPr>
              <w:t>10.35</w:t>
            </w:r>
          </w:p>
        </w:tc>
        <w:tc>
          <w:tcPr>
            <w:tcW w:w="448" w:type="pct"/>
            <w:shd w:val="clear" w:color="auto" w:fill="FFFFFF"/>
            <w:noWrap/>
            <w:vAlign w:val="center"/>
          </w:tcPr>
          <w:p w14:paraId="5F1E337B" w14:textId="4039BDA5"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27"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28" w:author="user" w:date="2024-08-15T17:10:00Z" w16du:dateUtc="2024-08-15T14:10:00Z">
                  <w:rPr>
                    <w:rFonts w:ascii="Times New Roman" w:eastAsia="Times New Roman" w:hAnsi="Times New Roman" w:cs="Times New Roman"/>
                    <w:color w:val="000000"/>
                    <w:sz w:val="20"/>
                    <w:szCs w:val="20"/>
                    <w:lang w:eastAsia="tr-TR"/>
                  </w:rPr>
                </w:rPrChange>
              </w:rPr>
              <w:t>0.56</w:t>
            </w:r>
          </w:p>
        </w:tc>
      </w:tr>
      <w:tr w:rsidR="001317D5" w:rsidRPr="009B40A6" w14:paraId="37DB8332" w14:textId="77777777" w:rsidTr="001066CE">
        <w:tc>
          <w:tcPr>
            <w:tcW w:w="501" w:type="pct"/>
            <w:vMerge/>
            <w:vAlign w:val="center"/>
          </w:tcPr>
          <w:p w14:paraId="34088939" w14:textId="77777777"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29" w:author="user" w:date="2024-08-15T17:10:00Z" w16du:dateUtc="2024-08-15T14:10:00Z">
                  <w:rPr>
                    <w:rFonts w:ascii="Times New Roman" w:eastAsia="Times New Roman" w:hAnsi="Times New Roman" w:cs="Times New Roman"/>
                    <w:color w:val="000000"/>
                    <w:sz w:val="20"/>
                    <w:szCs w:val="20"/>
                    <w:lang w:eastAsia="tr-TR"/>
                  </w:rPr>
                </w:rPrChange>
              </w:rPr>
            </w:pPr>
          </w:p>
        </w:tc>
        <w:tc>
          <w:tcPr>
            <w:tcW w:w="842" w:type="pct"/>
            <w:noWrap/>
            <w:vAlign w:val="center"/>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9B40A6" w14:paraId="7611D392" w14:textId="77777777" w:rsidTr="00790124">
              <w:tc>
                <w:tcPr>
                  <w:tcW w:w="0" w:type="auto"/>
                  <w:tcBorders>
                    <w:top w:val="nil"/>
                    <w:left w:val="nil"/>
                    <w:bottom w:val="nil"/>
                    <w:right w:val="nil"/>
                  </w:tcBorders>
                  <w:noWrap/>
                  <w:vAlign w:val="center"/>
                  <w:hideMark/>
                </w:tcPr>
                <w:p w14:paraId="5B375DAE" w14:textId="77777777" w:rsidR="001317D5" w:rsidRPr="009B40A6" w:rsidRDefault="001317D5" w:rsidP="001317D5">
                  <w:pPr>
                    <w:spacing w:after="0" w:line="240" w:lineRule="auto"/>
                    <w:jc w:val="center"/>
                    <w:rPr>
                      <w:rFonts w:ascii="Times New Roman" w:eastAsia="Times New Roman" w:hAnsi="Times New Roman" w:cs="Times New Roman"/>
                      <w:sz w:val="18"/>
                      <w:szCs w:val="18"/>
                      <w:lang w:eastAsia="tr-TR"/>
                      <w:rPrChange w:id="430" w:author="user" w:date="2024-08-15T17:10:00Z" w16du:dateUtc="2024-08-15T14:10:00Z">
                        <w:rPr>
                          <w:rFonts w:ascii="Times New Roman" w:eastAsia="Times New Roman" w:hAnsi="Times New Roman" w:cs="Times New Roman"/>
                          <w:sz w:val="20"/>
                          <w:szCs w:val="20"/>
                          <w:lang w:eastAsia="tr-TR"/>
                        </w:rPr>
                      </w:rPrChange>
                    </w:rPr>
                  </w:pPr>
                  <w:r w:rsidRPr="009B40A6">
                    <w:rPr>
                      <w:rFonts w:ascii="Times New Roman" w:eastAsia="Times New Roman" w:hAnsi="Times New Roman" w:cs="Times New Roman"/>
                      <w:color w:val="000000"/>
                      <w:sz w:val="18"/>
                      <w:szCs w:val="18"/>
                      <w:lang w:eastAsia="tr-TR"/>
                      <w:rPrChange w:id="431" w:author="user" w:date="2024-08-15T17:10:00Z" w16du:dateUtc="2024-08-15T14:10:00Z">
                        <w:rPr>
                          <w:rFonts w:ascii="Times New Roman" w:eastAsia="Times New Roman" w:hAnsi="Times New Roman" w:cs="Times New Roman"/>
                          <w:color w:val="000000"/>
                          <w:sz w:val="20"/>
                          <w:szCs w:val="20"/>
                          <w:lang w:eastAsia="tr-TR"/>
                        </w:rPr>
                      </w:rPrChange>
                    </w:rPr>
                    <w:t>Body Weight (g)</w:t>
                  </w:r>
                </w:p>
              </w:tc>
            </w:tr>
          </w:tbl>
          <w:p w14:paraId="21FE142E" w14:textId="41E973B4"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32" w:author="user" w:date="2024-08-15T17:10:00Z" w16du:dateUtc="2024-08-15T14:10:00Z">
                  <w:rPr>
                    <w:rFonts w:ascii="Times New Roman" w:eastAsia="Times New Roman" w:hAnsi="Times New Roman" w:cs="Times New Roman"/>
                    <w:color w:val="000000"/>
                    <w:sz w:val="20"/>
                    <w:szCs w:val="20"/>
                    <w:lang w:eastAsia="tr-TR"/>
                  </w:rPr>
                </w:rPrChange>
              </w:rPr>
            </w:pPr>
          </w:p>
        </w:tc>
        <w:tc>
          <w:tcPr>
            <w:tcW w:w="385" w:type="pct"/>
            <w:shd w:val="clear" w:color="auto" w:fill="FFFFFF"/>
            <w:noWrap/>
            <w:vAlign w:val="center"/>
          </w:tcPr>
          <w:p w14:paraId="2B58F6B6" w14:textId="1C159C3F"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33"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34" w:author="user" w:date="2024-08-15T17:10:00Z" w16du:dateUtc="2024-08-15T14:10:00Z">
                  <w:rPr>
                    <w:rFonts w:ascii="Times New Roman" w:eastAsia="Times New Roman" w:hAnsi="Times New Roman" w:cs="Times New Roman"/>
                    <w:color w:val="000000"/>
                    <w:sz w:val="20"/>
                    <w:szCs w:val="20"/>
                    <w:lang w:eastAsia="tr-TR"/>
                  </w:rPr>
                </w:rPrChange>
              </w:rPr>
              <w:t>336</w:t>
            </w:r>
          </w:p>
        </w:tc>
        <w:tc>
          <w:tcPr>
            <w:tcW w:w="328" w:type="pct"/>
            <w:shd w:val="clear" w:color="auto" w:fill="FFFFFF"/>
            <w:noWrap/>
            <w:vAlign w:val="center"/>
          </w:tcPr>
          <w:p w14:paraId="0EFD8155" w14:textId="69A432A9"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35"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36" w:author="user" w:date="2024-08-15T17:10:00Z" w16du:dateUtc="2024-08-15T14:10:00Z">
                  <w:rPr>
                    <w:rFonts w:ascii="Times New Roman" w:eastAsia="Times New Roman" w:hAnsi="Times New Roman" w:cs="Times New Roman"/>
                    <w:color w:val="000000"/>
                    <w:sz w:val="20"/>
                    <w:szCs w:val="20"/>
                    <w:lang w:eastAsia="tr-TR"/>
                  </w:rPr>
                </w:rPrChange>
              </w:rPr>
              <w:t>161.83</w:t>
            </w:r>
          </w:p>
        </w:tc>
        <w:tc>
          <w:tcPr>
            <w:tcW w:w="552" w:type="pct"/>
            <w:shd w:val="clear" w:color="auto" w:fill="FFFFFF"/>
            <w:noWrap/>
            <w:vAlign w:val="center"/>
          </w:tcPr>
          <w:p w14:paraId="2E574BDC" w14:textId="015B678A" w:rsidR="001317D5" w:rsidRPr="001868BE" w:rsidRDefault="001317D5" w:rsidP="001317D5">
            <w:pPr>
              <w:spacing w:after="0" w:line="240" w:lineRule="auto"/>
              <w:jc w:val="center"/>
              <w:rPr>
                <w:rFonts w:ascii="Times New Roman" w:eastAsia="Times New Roman" w:hAnsi="Times New Roman" w:cs="Times New Roman"/>
                <w:color w:val="000000"/>
                <w:sz w:val="18"/>
                <w:szCs w:val="18"/>
                <w:highlight w:val="yellow"/>
                <w:lang w:eastAsia="tr-TR"/>
                <w:rPrChange w:id="437" w:author="user" w:date="2024-08-15T17:12:00Z" w16du:dateUtc="2024-08-15T14:12:00Z">
                  <w:rPr>
                    <w:rFonts w:ascii="Times New Roman" w:eastAsia="Times New Roman" w:hAnsi="Times New Roman" w:cs="Times New Roman"/>
                    <w:color w:val="000000"/>
                    <w:sz w:val="20"/>
                    <w:szCs w:val="20"/>
                    <w:lang w:eastAsia="tr-TR"/>
                  </w:rPr>
                </w:rPrChange>
              </w:rPr>
            </w:pPr>
            <w:commentRangeStart w:id="438"/>
            <w:r w:rsidRPr="001868BE">
              <w:rPr>
                <w:rFonts w:ascii="Times New Roman" w:eastAsia="Times New Roman" w:hAnsi="Times New Roman" w:cs="Times New Roman"/>
                <w:color w:val="000000"/>
                <w:sz w:val="18"/>
                <w:szCs w:val="18"/>
                <w:highlight w:val="yellow"/>
                <w:lang w:eastAsia="tr-TR"/>
                <w:rPrChange w:id="439" w:author="user" w:date="2024-08-15T17:12:00Z" w16du:dateUtc="2024-08-15T14:12:00Z">
                  <w:rPr>
                    <w:rFonts w:ascii="Times New Roman" w:eastAsia="Times New Roman" w:hAnsi="Times New Roman" w:cs="Times New Roman"/>
                    <w:color w:val="000000"/>
                    <w:sz w:val="20"/>
                    <w:szCs w:val="20"/>
                    <w:lang w:eastAsia="tr-TR"/>
                  </w:rPr>
                </w:rPrChange>
              </w:rPr>
              <w:t>148.06</w:t>
            </w:r>
          </w:p>
        </w:tc>
        <w:tc>
          <w:tcPr>
            <w:tcW w:w="552" w:type="pct"/>
            <w:shd w:val="clear" w:color="auto" w:fill="FFFFFF"/>
            <w:noWrap/>
            <w:vAlign w:val="center"/>
          </w:tcPr>
          <w:p w14:paraId="6605F051" w14:textId="6CF958D7" w:rsidR="001317D5" w:rsidRPr="001868BE" w:rsidRDefault="001317D5" w:rsidP="001317D5">
            <w:pPr>
              <w:spacing w:after="0" w:line="240" w:lineRule="auto"/>
              <w:jc w:val="center"/>
              <w:rPr>
                <w:rFonts w:ascii="Times New Roman" w:eastAsia="Times New Roman" w:hAnsi="Times New Roman" w:cs="Times New Roman"/>
                <w:color w:val="000000"/>
                <w:sz w:val="18"/>
                <w:szCs w:val="18"/>
                <w:highlight w:val="yellow"/>
                <w:lang w:eastAsia="tr-TR"/>
                <w:rPrChange w:id="440" w:author="user" w:date="2024-08-15T17:12:00Z" w16du:dateUtc="2024-08-15T14:12:00Z">
                  <w:rPr>
                    <w:rFonts w:ascii="Times New Roman" w:eastAsia="Times New Roman" w:hAnsi="Times New Roman" w:cs="Times New Roman"/>
                    <w:color w:val="000000"/>
                    <w:sz w:val="20"/>
                    <w:szCs w:val="20"/>
                    <w:lang w:eastAsia="tr-TR"/>
                  </w:rPr>
                </w:rPrChange>
              </w:rPr>
            </w:pPr>
            <w:r w:rsidRPr="001868BE">
              <w:rPr>
                <w:rFonts w:ascii="Times New Roman" w:eastAsia="Times New Roman" w:hAnsi="Times New Roman" w:cs="Times New Roman"/>
                <w:color w:val="000000"/>
                <w:sz w:val="18"/>
                <w:szCs w:val="18"/>
                <w:highlight w:val="yellow"/>
                <w:lang w:eastAsia="tr-TR"/>
                <w:rPrChange w:id="441" w:author="user" w:date="2024-08-15T17:12:00Z" w16du:dateUtc="2024-08-15T14:12:00Z">
                  <w:rPr>
                    <w:rFonts w:ascii="Times New Roman" w:eastAsia="Times New Roman" w:hAnsi="Times New Roman" w:cs="Times New Roman"/>
                    <w:color w:val="000000"/>
                    <w:sz w:val="20"/>
                    <w:szCs w:val="20"/>
                    <w:lang w:eastAsia="tr-TR"/>
                  </w:rPr>
                </w:rPrChange>
              </w:rPr>
              <w:t>175.59</w:t>
            </w:r>
            <w:commentRangeEnd w:id="438"/>
            <w:r w:rsidR="003F581B">
              <w:rPr>
                <w:rStyle w:val="AklamaBavurusu"/>
              </w:rPr>
              <w:commentReference w:id="438"/>
            </w:r>
          </w:p>
        </w:tc>
        <w:tc>
          <w:tcPr>
            <w:tcW w:w="475" w:type="pct"/>
            <w:shd w:val="clear" w:color="auto" w:fill="FFFFFF"/>
            <w:noWrap/>
            <w:vAlign w:val="center"/>
          </w:tcPr>
          <w:p w14:paraId="0CE13283" w14:textId="2831EFFF"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42"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43" w:author="user" w:date="2024-08-15T17:10:00Z" w16du:dateUtc="2024-08-15T14:10:00Z">
                  <w:rPr>
                    <w:rFonts w:ascii="Times New Roman" w:eastAsia="Times New Roman" w:hAnsi="Times New Roman" w:cs="Times New Roman"/>
                    <w:color w:val="000000"/>
                    <w:sz w:val="20"/>
                    <w:szCs w:val="20"/>
                    <w:lang w:eastAsia="tr-TR"/>
                  </w:rPr>
                </w:rPrChange>
              </w:rPr>
              <w:t>13.00</w:t>
            </w:r>
          </w:p>
        </w:tc>
        <w:tc>
          <w:tcPr>
            <w:tcW w:w="493" w:type="pct"/>
            <w:shd w:val="clear" w:color="auto" w:fill="FFFFFF"/>
            <w:noWrap/>
            <w:vAlign w:val="center"/>
          </w:tcPr>
          <w:p w14:paraId="365B9253" w14:textId="1A67579C"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44"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45" w:author="user" w:date="2024-08-15T17:10:00Z" w16du:dateUtc="2024-08-15T14:10:00Z">
                  <w:rPr>
                    <w:rFonts w:ascii="Times New Roman" w:eastAsia="Times New Roman" w:hAnsi="Times New Roman" w:cs="Times New Roman"/>
                    <w:color w:val="000000"/>
                    <w:sz w:val="20"/>
                    <w:szCs w:val="20"/>
                    <w:lang w:eastAsia="tr-TR"/>
                  </w:rPr>
                </w:rPrChange>
              </w:rPr>
              <w:t>630.00</w:t>
            </w:r>
          </w:p>
        </w:tc>
        <w:tc>
          <w:tcPr>
            <w:tcW w:w="424" w:type="pct"/>
            <w:shd w:val="clear" w:color="auto" w:fill="FFFFFF"/>
            <w:noWrap/>
            <w:vAlign w:val="center"/>
          </w:tcPr>
          <w:p w14:paraId="72093F9C" w14:textId="4226D12E"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46"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47" w:author="user" w:date="2024-08-15T17:10:00Z" w16du:dateUtc="2024-08-15T14:10:00Z">
                  <w:rPr>
                    <w:rFonts w:ascii="Times New Roman" w:eastAsia="Times New Roman" w:hAnsi="Times New Roman" w:cs="Times New Roman"/>
                    <w:color w:val="000000"/>
                    <w:sz w:val="20"/>
                    <w:szCs w:val="20"/>
                    <w:lang w:eastAsia="tr-TR"/>
                  </w:rPr>
                </w:rPrChange>
              </w:rPr>
              <w:t>128.29</w:t>
            </w:r>
          </w:p>
        </w:tc>
        <w:tc>
          <w:tcPr>
            <w:tcW w:w="448" w:type="pct"/>
            <w:shd w:val="clear" w:color="auto" w:fill="FFFFFF"/>
            <w:noWrap/>
            <w:vAlign w:val="center"/>
          </w:tcPr>
          <w:p w14:paraId="67DA2C1F" w14:textId="309851F0" w:rsidR="001317D5" w:rsidRPr="009B40A6" w:rsidRDefault="001317D5" w:rsidP="001317D5">
            <w:pPr>
              <w:spacing w:after="0" w:line="240" w:lineRule="auto"/>
              <w:jc w:val="center"/>
              <w:rPr>
                <w:rFonts w:ascii="Times New Roman" w:eastAsia="Times New Roman" w:hAnsi="Times New Roman" w:cs="Times New Roman"/>
                <w:color w:val="000000"/>
                <w:sz w:val="18"/>
                <w:szCs w:val="18"/>
                <w:lang w:eastAsia="tr-TR"/>
                <w:rPrChange w:id="448" w:author="user" w:date="2024-08-15T17:10:00Z" w16du:dateUtc="2024-08-15T14:10:00Z">
                  <w:rPr>
                    <w:rFonts w:ascii="Times New Roman" w:eastAsia="Times New Roman" w:hAnsi="Times New Roman" w:cs="Times New Roman"/>
                    <w:color w:val="000000"/>
                    <w:sz w:val="20"/>
                    <w:szCs w:val="20"/>
                    <w:lang w:eastAsia="tr-TR"/>
                  </w:rPr>
                </w:rPrChange>
              </w:rPr>
            </w:pPr>
            <w:r w:rsidRPr="009B40A6">
              <w:rPr>
                <w:rFonts w:ascii="Times New Roman" w:eastAsia="Times New Roman" w:hAnsi="Times New Roman" w:cs="Times New Roman"/>
                <w:color w:val="000000"/>
                <w:sz w:val="18"/>
                <w:szCs w:val="18"/>
                <w:lang w:eastAsia="tr-TR"/>
                <w:rPrChange w:id="449" w:author="user" w:date="2024-08-15T17:10:00Z" w16du:dateUtc="2024-08-15T14:10:00Z">
                  <w:rPr>
                    <w:rFonts w:ascii="Times New Roman" w:eastAsia="Times New Roman" w:hAnsi="Times New Roman" w:cs="Times New Roman"/>
                    <w:color w:val="000000"/>
                    <w:sz w:val="20"/>
                    <w:szCs w:val="20"/>
                    <w:lang w:eastAsia="tr-TR"/>
                  </w:rPr>
                </w:rPrChange>
              </w:rPr>
              <w:t>6.99</w:t>
            </w:r>
          </w:p>
        </w:tc>
      </w:tr>
    </w:tbl>
    <w:p w14:paraId="459799ED" w14:textId="63F8FE8C" w:rsidR="003B3850" w:rsidRPr="0091231C" w:rsidRDefault="003B3850" w:rsidP="0070678D">
      <w:pPr>
        <w:spacing w:line="240" w:lineRule="auto"/>
        <w:jc w:val="both"/>
        <w:rPr>
          <w:rFonts w:ascii="Times New Roman" w:hAnsi="Times New Roman" w:cs="Times New Roman"/>
          <w:bCs/>
          <w:sz w:val="24"/>
          <w:szCs w:val="24"/>
        </w:rPr>
      </w:pPr>
    </w:p>
    <w:p w14:paraId="624A3ED0" w14:textId="5558985D" w:rsidR="003B3850" w:rsidRPr="0091231C" w:rsidRDefault="003B3850" w:rsidP="0070678D">
      <w:pPr>
        <w:spacing w:line="240" w:lineRule="auto"/>
        <w:jc w:val="both"/>
        <w:rPr>
          <w:rFonts w:ascii="Times New Roman" w:hAnsi="Times New Roman" w:cs="Times New Roman"/>
          <w:bCs/>
          <w:sz w:val="24"/>
          <w:szCs w:val="24"/>
        </w:rPr>
      </w:pPr>
    </w:p>
    <w:p w14:paraId="42DA09B7" w14:textId="41B39AD4" w:rsidR="003B3850" w:rsidRPr="0091231C" w:rsidRDefault="003B3850" w:rsidP="0070678D">
      <w:pPr>
        <w:spacing w:line="240" w:lineRule="auto"/>
        <w:jc w:val="both"/>
        <w:rPr>
          <w:rFonts w:ascii="Times New Roman" w:hAnsi="Times New Roman" w:cs="Times New Roman"/>
          <w:bCs/>
          <w:sz w:val="24"/>
          <w:szCs w:val="24"/>
        </w:rPr>
      </w:pPr>
    </w:p>
    <w:p w14:paraId="22479FB1" w14:textId="30C619A0" w:rsidR="003B3850" w:rsidRPr="0091231C" w:rsidRDefault="003B3850" w:rsidP="0070678D">
      <w:pPr>
        <w:spacing w:line="240" w:lineRule="auto"/>
        <w:jc w:val="both"/>
        <w:rPr>
          <w:rFonts w:ascii="Times New Roman" w:hAnsi="Times New Roman" w:cs="Times New Roman"/>
          <w:bCs/>
          <w:sz w:val="24"/>
          <w:szCs w:val="24"/>
        </w:rPr>
      </w:pPr>
    </w:p>
    <w:p w14:paraId="3AD1DE2D" w14:textId="20453007" w:rsidR="003B3850" w:rsidRPr="0091231C" w:rsidRDefault="003B3850" w:rsidP="0070678D">
      <w:pPr>
        <w:spacing w:line="240" w:lineRule="auto"/>
        <w:jc w:val="both"/>
        <w:rPr>
          <w:rFonts w:ascii="Times New Roman" w:hAnsi="Times New Roman" w:cs="Times New Roman"/>
          <w:bCs/>
          <w:sz w:val="24"/>
          <w:szCs w:val="24"/>
        </w:rPr>
      </w:pPr>
    </w:p>
    <w:p w14:paraId="1950418E" w14:textId="36EFA33A" w:rsidR="003B3850" w:rsidRPr="0091231C" w:rsidRDefault="003B3850" w:rsidP="0070678D">
      <w:pPr>
        <w:spacing w:line="240" w:lineRule="auto"/>
        <w:jc w:val="both"/>
        <w:rPr>
          <w:rFonts w:ascii="Times New Roman" w:hAnsi="Times New Roman" w:cs="Times New Roman"/>
          <w:bCs/>
          <w:sz w:val="24"/>
          <w:szCs w:val="24"/>
        </w:rPr>
      </w:pPr>
    </w:p>
    <w:p w14:paraId="2255BC38" w14:textId="4E226325" w:rsidR="003B3850" w:rsidRPr="0091231C" w:rsidRDefault="003B3850" w:rsidP="0070678D">
      <w:pPr>
        <w:spacing w:line="240" w:lineRule="auto"/>
        <w:jc w:val="both"/>
        <w:rPr>
          <w:rFonts w:ascii="Times New Roman" w:hAnsi="Times New Roman" w:cs="Times New Roman"/>
          <w:bCs/>
          <w:sz w:val="24"/>
          <w:szCs w:val="24"/>
        </w:rPr>
      </w:pPr>
    </w:p>
    <w:p w14:paraId="18426221" w14:textId="45BB3DBE" w:rsidR="003B3850" w:rsidRPr="0091231C" w:rsidRDefault="003B3850" w:rsidP="0070678D">
      <w:pPr>
        <w:spacing w:line="240" w:lineRule="auto"/>
        <w:jc w:val="both"/>
        <w:rPr>
          <w:rFonts w:ascii="Times New Roman" w:hAnsi="Times New Roman" w:cs="Times New Roman"/>
          <w:bCs/>
          <w:sz w:val="24"/>
          <w:szCs w:val="24"/>
        </w:rPr>
      </w:pPr>
    </w:p>
    <w:p w14:paraId="3B3C6CE1" w14:textId="1829B8D3" w:rsidR="003B3850" w:rsidRPr="0091231C" w:rsidRDefault="003B3850" w:rsidP="0070678D">
      <w:pPr>
        <w:spacing w:line="240" w:lineRule="auto"/>
        <w:jc w:val="both"/>
        <w:rPr>
          <w:rFonts w:ascii="Times New Roman" w:hAnsi="Times New Roman" w:cs="Times New Roman"/>
          <w:bCs/>
          <w:sz w:val="24"/>
          <w:szCs w:val="24"/>
        </w:rPr>
      </w:pPr>
    </w:p>
    <w:p w14:paraId="13A43C44" w14:textId="1EA8A65E" w:rsidR="003B3850" w:rsidRPr="0091231C" w:rsidRDefault="003B3850" w:rsidP="0070678D">
      <w:pPr>
        <w:spacing w:line="240" w:lineRule="auto"/>
        <w:jc w:val="both"/>
        <w:rPr>
          <w:rFonts w:ascii="Times New Roman" w:hAnsi="Times New Roman" w:cs="Times New Roman"/>
          <w:bCs/>
          <w:sz w:val="24"/>
          <w:szCs w:val="24"/>
        </w:rPr>
      </w:pPr>
    </w:p>
    <w:p w14:paraId="02AE0DFB" w14:textId="6A5B0B9B" w:rsidR="003B3850" w:rsidRPr="0091231C" w:rsidRDefault="003B3850" w:rsidP="0070678D">
      <w:pPr>
        <w:spacing w:line="240" w:lineRule="auto"/>
        <w:jc w:val="both"/>
        <w:rPr>
          <w:rFonts w:ascii="Times New Roman" w:hAnsi="Times New Roman" w:cs="Times New Roman"/>
          <w:bCs/>
          <w:sz w:val="24"/>
          <w:szCs w:val="24"/>
        </w:rPr>
      </w:pPr>
    </w:p>
    <w:p w14:paraId="41D926B5" w14:textId="035AF119" w:rsidR="003B3850" w:rsidRPr="0091231C" w:rsidRDefault="00900030" w:rsidP="0070678D">
      <w:pPr>
        <w:spacing w:line="240" w:lineRule="auto"/>
        <w:jc w:val="both"/>
        <w:rPr>
          <w:rFonts w:ascii="Times New Roman" w:hAnsi="Times New Roman" w:cs="Times New Roman"/>
          <w:bCs/>
          <w:sz w:val="24"/>
          <w:szCs w:val="24"/>
        </w:rPr>
      </w:pP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r w:rsidRPr="0091231C">
        <w:rPr>
          <w:rFonts w:ascii="Times New Roman" w:hAnsi="Times New Roman" w:cs="Times New Roman"/>
          <w:bCs/>
          <w:sz w:val="24"/>
          <w:szCs w:val="24"/>
        </w:rPr>
        <w:br/>
      </w:r>
    </w:p>
    <w:p w14:paraId="5CE205CD" w14:textId="77777777" w:rsidR="00205106" w:rsidRPr="0091231C" w:rsidRDefault="00205106" w:rsidP="0070678D">
      <w:pPr>
        <w:spacing w:line="240" w:lineRule="auto"/>
        <w:jc w:val="both"/>
        <w:rPr>
          <w:rFonts w:ascii="Times New Roman" w:hAnsi="Times New Roman" w:cs="Times New Roman"/>
          <w:bCs/>
          <w:sz w:val="24"/>
          <w:szCs w:val="24"/>
        </w:rPr>
      </w:pPr>
    </w:p>
    <w:p w14:paraId="067CA62E" w14:textId="7BFBD89D" w:rsidR="00FC6681" w:rsidRPr="0091231C" w:rsidRDefault="00FC6681" w:rsidP="0070678D">
      <w:pPr>
        <w:spacing w:line="240" w:lineRule="auto"/>
        <w:jc w:val="both"/>
        <w:rPr>
          <w:rFonts w:ascii="Times New Roman" w:hAnsi="Times New Roman" w:cs="Times New Roman"/>
          <w:bCs/>
          <w:sz w:val="24"/>
          <w:szCs w:val="24"/>
        </w:rPr>
      </w:pPr>
      <w:r w:rsidRPr="0091231C">
        <w:rPr>
          <w:rFonts w:ascii="Times New Roman" w:hAnsi="Times New Roman" w:cs="Times New Roman"/>
          <w:bCs/>
          <w:sz w:val="24"/>
          <w:szCs w:val="24"/>
        </w:rPr>
        <w:lastRenderedPageBreak/>
        <w:t>Table</w:t>
      </w:r>
      <w:r w:rsidR="00843D9F" w:rsidRPr="0091231C">
        <w:rPr>
          <w:rFonts w:ascii="Times New Roman" w:hAnsi="Times New Roman" w:cs="Times New Roman"/>
          <w:bCs/>
          <w:sz w:val="24"/>
          <w:szCs w:val="24"/>
        </w:rPr>
        <w:t xml:space="preserve"> 2</w:t>
      </w:r>
      <w:r w:rsidRPr="0091231C">
        <w:rPr>
          <w:rFonts w:ascii="Times New Roman" w:hAnsi="Times New Roman" w:cs="Times New Roman"/>
          <w:bCs/>
          <w:sz w:val="24"/>
          <w:szCs w:val="24"/>
        </w:rPr>
        <w:t xml:space="preserve">. Comparison of the </w:t>
      </w:r>
      <w:r w:rsidR="00843D9F" w:rsidRPr="0091231C">
        <w:rPr>
          <w:rFonts w:ascii="Times New Roman" w:hAnsi="Times New Roman" w:cs="Times New Roman"/>
          <w:bCs/>
          <w:sz w:val="24"/>
          <w:szCs w:val="24"/>
        </w:rPr>
        <w:t xml:space="preserve">length-weight relationship, </w:t>
      </w:r>
      <w:r w:rsidRPr="0091231C">
        <w:rPr>
          <w:rFonts w:ascii="Times New Roman" w:hAnsi="Times New Roman" w:cs="Times New Roman"/>
          <w:bCs/>
          <w:sz w:val="24"/>
          <w:szCs w:val="24"/>
        </w:rPr>
        <w:t xml:space="preserve">including growth type of </w:t>
      </w:r>
      <w:r w:rsidRPr="0091231C">
        <w:rPr>
          <w:rFonts w:ascii="Times New Roman" w:hAnsi="Times New Roman" w:cs="Times New Roman"/>
          <w:bCs/>
          <w:i/>
          <w:iCs/>
          <w:sz w:val="24"/>
          <w:szCs w:val="24"/>
        </w:rPr>
        <w:t>Galeus melastomus</w:t>
      </w:r>
      <w:r w:rsidRPr="0091231C">
        <w:rPr>
          <w:rFonts w:ascii="Times New Roman" w:hAnsi="Times New Roman" w:cs="Times New Roman"/>
          <w:bCs/>
          <w:sz w:val="24"/>
          <w:szCs w:val="24"/>
        </w:rPr>
        <w:t xml:space="preserve"> from various geographic localities</w:t>
      </w:r>
      <w:r w:rsidR="00811051" w:rsidRPr="0091231C">
        <w:rPr>
          <w:rFonts w:ascii="Times New Roman" w:hAnsi="Times New Roman" w:cs="Times New Roman"/>
          <w:bCs/>
          <w:sz w:val="24"/>
          <w:szCs w:val="24"/>
        </w:rPr>
        <w:t xml:space="preserve"> in the Mediterranean Sea</w:t>
      </w:r>
      <w:r w:rsidRPr="0091231C">
        <w:rPr>
          <w:rFonts w:ascii="Times New Roman" w:hAnsi="Times New Roman" w:cs="Times New Roman"/>
          <w:bCs/>
          <w:sz w:val="24"/>
          <w:szCs w:val="24"/>
        </w:rPr>
        <w:t>.</w:t>
      </w:r>
    </w:p>
    <w:tbl>
      <w:tblPr>
        <w:tblStyle w:val="TabloKlavuzu"/>
        <w:tblW w:w="0" w:type="auto"/>
        <w:jc w:val="center"/>
        <w:tblLook w:val="04A0" w:firstRow="1" w:lastRow="0" w:firstColumn="1" w:lastColumn="0" w:noHBand="0" w:noVBand="1"/>
      </w:tblPr>
      <w:tblGrid>
        <w:gridCol w:w="1017"/>
        <w:gridCol w:w="1150"/>
        <w:gridCol w:w="760"/>
        <w:gridCol w:w="793"/>
        <w:gridCol w:w="784"/>
        <w:gridCol w:w="787"/>
        <w:gridCol w:w="724"/>
        <w:gridCol w:w="816"/>
        <w:gridCol w:w="715"/>
        <w:gridCol w:w="715"/>
        <w:gridCol w:w="799"/>
      </w:tblGrid>
      <w:tr w:rsidR="00631B2A" w:rsidRPr="0091231C" w14:paraId="62837A3D" w14:textId="77777777" w:rsidTr="00C700B4">
        <w:trPr>
          <w:jc w:val="center"/>
        </w:trPr>
        <w:tc>
          <w:tcPr>
            <w:tcW w:w="1017" w:type="dxa"/>
            <w:vAlign w:val="center"/>
          </w:tcPr>
          <w:p w14:paraId="3BDEDC7A" w14:textId="77777777" w:rsidR="00FC6681" w:rsidRPr="0091231C" w:rsidRDefault="00FC6681">
            <w:pPr>
              <w:jc w:val="center"/>
              <w:rPr>
                <w:rFonts w:ascii="Times New Roman" w:hAnsi="Times New Roman" w:cs="Times New Roman"/>
                <w:b/>
                <w:bCs/>
                <w:sz w:val="16"/>
                <w:szCs w:val="16"/>
              </w:rPr>
              <w:pPrChange w:id="450" w:author="user" w:date="2024-08-14T21:07:00Z" w16du:dateUtc="2024-08-14T18:07:00Z">
                <w:pPr>
                  <w:jc w:val="both"/>
                </w:pPr>
              </w:pPrChange>
            </w:pPr>
            <w:r w:rsidRPr="0091231C">
              <w:rPr>
                <w:rFonts w:ascii="Times New Roman" w:hAnsi="Times New Roman" w:cs="Times New Roman"/>
                <w:b/>
                <w:bCs/>
                <w:color w:val="000000" w:themeColor="text1"/>
                <w:sz w:val="16"/>
                <w:szCs w:val="16"/>
              </w:rPr>
              <w:t>Authors</w:t>
            </w:r>
          </w:p>
        </w:tc>
        <w:tc>
          <w:tcPr>
            <w:tcW w:w="1150" w:type="dxa"/>
            <w:vAlign w:val="center"/>
          </w:tcPr>
          <w:p w14:paraId="6FBD126D" w14:textId="77777777" w:rsidR="00FC6681" w:rsidRPr="0091231C" w:rsidRDefault="00FC6681">
            <w:pPr>
              <w:jc w:val="center"/>
              <w:rPr>
                <w:rFonts w:ascii="Times New Roman" w:hAnsi="Times New Roman" w:cs="Times New Roman"/>
                <w:b/>
                <w:bCs/>
                <w:sz w:val="16"/>
                <w:szCs w:val="16"/>
              </w:rPr>
              <w:pPrChange w:id="451" w:author="user" w:date="2024-08-14T21:03:00Z" w16du:dateUtc="2024-08-14T18:03:00Z">
                <w:pPr>
                  <w:jc w:val="both"/>
                </w:pPr>
              </w:pPrChange>
            </w:pPr>
            <w:r w:rsidRPr="0091231C">
              <w:rPr>
                <w:rFonts w:ascii="Times New Roman" w:hAnsi="Times New Roman" w:cs="Times New Roman"/>
                <w:b/>
                <w:bCs/>
                <w:color w:val="000000" w:themeColor="text1"/>
                <w:sz w:val="16"/>
                <w:szCs w:val="16"/>
              </w:rPr>
              <w:t>Areas</w:t>
            </w:r>
          </w:p>
        </w:tc>
        <w:tc>
          <w:tcPr>
            <w:tcW w:w="760" w:type="dxa"/>
            <w:vAlign w:val="center"/>
          </w:tcPr>
          <w:p w14:paraId="4378E532" w14:textId="5F56F5DE" w:rsidR="00FC6681" w:rsidRPr="0091231C" w:rsidRDefault="00FC6681">
            <w:pPr>
              <w:jc w:val="center"/>
              <w:rPr>
                <w:rFonts w:ascii="Times New Roman" w:hAnsi="Times New Roman" w:cs="Times New Roman"/>
                <w:b/>
                <w:bCs/>
                <w:color w:val="000000" w:themeColor="text1"/>
                <w:sz w:val="16"/>
                <w:szCs w:val="16"/>
              </w:rPr>
              <w:pPrChange w:id="452" w:author="user" w:date="2024-08-14T19:42:00Z" w16du:dateUtc="2024-08-14T16:42:00Z">
                <w:pPr>
                  <w:jc w:val="both"/>
                </w:pPr>
              </w:pPrChange>
            </w:pPr>
            <w:r w:rsidRPr="0091231C">
              <w:rPr>
                <w:rFonts w:ascii="Times New Roman" w:hAnsi="Times New Roman" w:cs="Times New Roman"/>
                <w:b/>
                <w:bCs/>
                <w:color w:val="000000" w:themeColor="text1"/>
                <w:sz w:val="16"/>
                <w:szCs w:val="16"/>
              </w:rPr>
              <w:t>Depth</w:t>
            </w:r>
            <w:r w:rsidR="001D1222">
              <w:rPr>
                <w:rFonts w:ascii="Times New Roman" w:hAnsi="Times New Roman" w:cs="Times New Roman"/>
                <w:b/>
                <w:bCs/>
                <w:color w:val="000000" w:themeColor="text1"/>
                <w:sz w:val="16"/>
                <w:szCs w:val="16"/>
              </w:rPr>
              <w:t xml:space="preserve"> Range</w:t>
            </w:r>
          </w:p>
          <w:p w14:paraId="0FFD83E9" w14:textId="77777777" w:rsidR="00FC6681" w:rsidRPr="0091231C" w:rsidRDefault="00FC6681">
            <w:pPr>
              <w:jc w:val="center"/>
              <w:rPr>
                <w:rFonts w:ascii="Times New Roman" w:hAnsi="Times New Roman" w:cs="Times New Roman"/>
                <w:b/>
                <w:bCs/>
                <w:sz w:val="16"/>
                <w:szCs w:val="16"/>
              </w:rPr>
              <w:pPrChange w:id="453" w:author="user" w:date="2024-08-14T19:42:00Z" w16du:dateUtc="2024-08-14T16:42:00Z">
                <w:pPr>
                  <w:jc w:val="both"/>
                </w:pPr>
              </w:pPrChange>
            </w:pPr>
            <w:r w:rsidRPr="0091231C">
              <w:rPr>
                <w:rFonts w:ascii="Times New Roman" w:hAnsi="Times New Roman" w:cs="Times New Roman"/>
                <w:b/>
                <w:bCs/>
                <w:color w:val="000000" w:themeColor="text1"/>
                <w:sz w:val="16"/>
                <w:szCs w:val="16"/>
              </w:rPr>
              <w:t>(m)</w:t>
            </w:r>
          </w:p>
        </w:tc>
        <w:tc>
          <w:tcPr>
            <w:tcW w:w="793" w:type="dxa"/>
            <w:vAlign w:val="center"/>
          </w:tcPr>
          <w:p w14:paraId="0BBA45D5" w14:textId="77777777" w:rsidR="00FC6681" w:rsidRPr="0091231C" w:rsidRDefault="00FC6681">
            <w:pPr>
              <w:jc w:val="center"/>
              <w:rPr>
                <w:rFonts w:ascii="Times New Roman" w:hAnsi="Times New Roman" w:cs="Times New Roman"/>
                <w:b/>
                <w:bCs/>
                <w:sz w:val="16"/>
                <w:szCs w:val="16"/>
              </w:rPr>
              <w:pPrChange w:id="454" w:author="user" w:date="2024-08-14T19:42:00Z" w16du:dateUtc="2024-08-14T16:42:00Z">
                <w:pPr>
                  <w:jc w:val="both"/>
                </w:pPr>
              </w:pPrChange>
            </w:pPr>
            <w:r w:rsidRPr="0091231C">
              <w:rPr>
                <w:rFonts w:ascii="Times New Roman" w:hAnsi="Times New Roman" w:cs="Times New Roman"/>
                <w:b/>
                <w:bCs/>
                <w:sz w:val="16"/>
                <w:szCs w:val="16"/>
              </w:rPr>
              <w:t>Gender</w:t>
            </w:r>
          </w:p>
        </w:tc>
        <w:tc>
          <w:tcPr>
            <w:tcW w:w="784" w:type="dxa"/>
            <w:vAlign w:val="center"/>
          </w:tcPr>
          <w:p w14:paraId="0415BB19" w14:textId="77777777" w:rsidR="00FC6681" w:rsidRPr="0091231C" w:rsidRDefault="00FC6681">
            <w:pPr>
              <w:jc w:val="center"/>
              <w:rPr>
                <w:rFonts w:ascii="Times New Roman" w:hAnsi="Times New Roman" w:cs="Times New Roman"/>
                <w:b/>
                <w:bCs/>
                <w:sz w:val="16"/>
                <w:szCs w:val="16"/>
              </w:rPr>
              <w:pPrChange w:id="455" w:author="user" w:date="2024-08-14T19:40:00Z" w16du:dateUtc="2024-08-14T16:40:00Z">
                <w:pPr>
                  <w:jc w:val="both"/>
                </w:pPr>
              </w:pPrChange>
            </w:pPr>
            <w:r w:rsidRPr="0091231C">
              <w:rPr>
                <w:rFonts w:ascii="Times New Roman" w:hAnsi="Times New Roman" w:cs="Times New Roman"/>
                <w:b/>
                <w:bCs/>
                <w:sz w:val="16"/>
                <w:szCs w:val="16"/>
              </w:rPr>
              <w:t>Total</w:t>
            </w:r>
          </w:p>
          <w:p w14:paraId="50B762D5" w14:textId="77777777" w:rsidR="00FC6681" w:rsidRPr="0091231C" w:rsidRDefault="00FC6681">
            <w:pPr>
              <w:jc w:val="center"/>
              <w:rPr>
                <w:rFonts w:ascii="Times New Roman" w:hAnsi="Times New Roman" w:cs="Times New Roman"/>
                <w:b/>
                <w:bCs/>
                <w:sz w:val="16"/>
                <w:szCs w:val="16"/>
              </w:rPr>
              <w:pPrChange w:id="456" w:author="user" w:date="2024-08-14T19:40:00Z" w16du:dateUtc="2024-08-14T16:40:00Z">
                <w:pPr>
                  <w:jc w:val="both"/>
                </w:pPr>
              </w:pPrChange>
            </w:pPr>
            <w:r w:rsidRPr="0091231C">
              <w:rPr>
                <w:rFonts w:ascii="Times New Roman" w:hAnsi="Times New Roman" w:cs="Times New Roman"/>
                <w:b/>
                <w:bCs/>
                <w:sz w:val="16"/>
                <w:szCs w:val="16"/>
              </w:rPr>
              <w:t>Length</w:t>
            </w:r>
          </w:p>
          <w:p w14:paraId="26575A6D" w14:textId="77777777" w:rsidR="00FC6681" w:rsidRPr="0091231C" w:rsidRDefault="00FC6681">
            <w:pPr>
              <w:jc w:val="center"/>
              <w:rPr>
                <w:rFonts w:ascii="Times New Roman" w:hAnsi="Times New Roman" w:cs="Times New Roman"/>
                <w:b/>
                <w:bCs/>
                <w:sz w:val="16"/>
                <w:szCs w:val="16"/>
              </w:rPr>
              <w:pPrChange w:id="457" w:author="user" w:date="2024-08-14T19:40:00Z" w16du:dateUtc="2024-08-14T16:40:00Z">
                <w:pPr>
                  <w:jc w:val="both"/>
                </w:pPr>
              </w:pPrChange>
            </w:pPr>
            <w:r w:rsidRPr="0091231C">
              <w:rPr>
                <w:rFonts w:ascii="Times New Roman" w:hAnsi="Times New Roman" w:cs="Times New Roman"/>
                <w:b/>
                <w:bCs/>
                <w:sz w:val="16"/>
                <w:szCs w:val="16"/>
              </w:rPr>
              <w:t>(mm)</w:t>
            </w:r>
          </w:p>
        </w:tc>
        <w:tc>
          <w:tcPr>
            <w:tcW w:w="787" w:type="dxa"/>
            <w:vAlign w:val="center"/>
          </w:tcPr>
          <w:p w14:paraId="0034C14C" w14:textId="77777777" w:rsidR="00FC6681" w:rsidRPr="0091231C" w:rsidRDefault="00FC6681">
            <w:pPr>
              <w:jc w:val="center"/>
              <w:rPr>
                <w:rFonts w:ascii="Times New Roman" w:hAnsi="Times New Roman" w:cs="Times New Roman"/>
                <w:b/>
                <w:bCs/>
                <w:sz w:val="16"/>
                <w:szCs w:val="16"/>
              </w:rPr>
              <w:pPrChange w:id="458" w:author="user" w:date="2024-08-14T19:40:00Z" w16du:dateUtc="2024-08-14T16:40:00Z">
                <w:pPr>
                  <w:jc w:val="both"/>
                </w:pPr>
              </w:pPrChange>
            </w:pPr>
            <w:r w:rsidRPr="0091231C">
              <w:rPr>
                <w:rFonts w:ascii="Times New Roman" w:hAnsi="Times New Roman" w:cs="Times New Roman"/>
                <w:b/>
                <w:bCs/>
                <w:sz w:val="16"/>
                <w:szCs w:val="16"/>
              </w:rPr>
              <w:t>Body</w:t>
            </w:r>
          </w:p>
          <w:p w14:paraId="02E82ED8" w14:textId="77777777" w:rsidR="00FC6681" w:rsidRPr="0091231C" w:rsidRDefault="00FC6681">
            <w:pPr>
              <w:jc w:val="center"/>
              <w:rPr>
                <w:rFonts w:ascii="Times New Roman" w:hAnsi="Times New Roman" w:cs="Times New Roman"/>
                <w:b/>
                <w:bCs/>
                <w:sz w:val="16"/>
                <w:szCs w:val="16"/>
              </w:rPr>
              <w:pPrChange w:id="459" w:author="user" w:date="2024-08-14T19:40:00Z" w16du:dateUtc="2024-08-14T16:40:00Z">
                <w:pPr>
                  <w:jc w:val="both"/>
                </w:pPr>
              </w:pPrChange>
            </w:pPr>
            <w:r w:rsidRPr="0091231C">
              <w:rPr>
                <w:rFonts w:ascii="Times New Roman" w:hAnsi="Times New Roman" w:cs="Times New Roman"/>
                <w:b/>
                <w:bCs/>
                <w:sz w:val="16"/>
                <w:szCs w:val="16"/>
              </w:rPr>
              <w:t>Weight</w:t>
            </w:r>
          </w:p>
          <w:p w14:paraId="2059CAB8" w14:textId="77777777" w:rsidR="00FC6681" w:rsidRPr="0091231C" w:rsidRDefault="00FC6681">
            <w:pPr>
              <w:jc w:val="center"/>
              <w:rPr>
                <w:rFonts w:ascii="Times New Roman" w:hAnsi="Times New Roman" w:cs="Times New Roman"/>
                <w:b/>
                <w:bCs/>
                <w:sz w:val="16"/>
                <w:szCs w:val="16"/>
              </w:rPr>
              <w:pPrChange w:id="460" w:author="user" w:date="2024-08-14T19:40:00Z" w16du:dateUtc="2024-08-14T16:40:00Z">
                <w:pPr>
                  <w:jc w:val="both"/>
                </w:pPr>
              </w:pPrChange>
            </w:pPr>
            <w:r w:rsidRPr="0091231C">
              <w:rPr>
                <w:rFonts w:ascii="Times New Roman" w:hAnsi="Times New Roman" w:cs="Times New Roman"/>
                <w:b/>
                <w:bCs/>
                <w:sz w:val="16"/>
                <w:szCs w:val="16"/>
              </w:rPr>
              <w:t>(g)</w:t>
            </w:r>
          </w:p>
        </w:tc>
        <w:tc>
          <w:tcPr>
            <w:tcW w:w="724" w:type="dxa"/>
            <w:vAlign w:val="center"/>
          </w:tcPr>
          <w:p w14:paraId="2FC2CA2D" w14:textId="408899F0" w:rsidR="00FC6681" w:rsidRPr="0091231C" w:rsidRDefault="00631B2A">
            <w:pPr>
              <w:jc w:val="center"/>
              <w:rPr>
                <w:rFonts w:ascii="Times New Roman" w:hAnsi="Times New Roman" w:cs="Times New Roman"/>
                <w:b/>
                <w:bCs/>
                <w:sz w:val="16"/>
                <w:szCs w:val="16"/>
              </w:rPr>
              <w:pPrChange w:id="461" w:author="user" w:date="2024-08-14T19:42:00Z" w16du:dateUtc="2024-08-14T16:42:00Z">
                <w:pPr>
                  <w:jc w:val="both"/>
                </w:pPr>
              </w:pPrChange>
            </w:pPr>
            <w:r w:rsidRPr="0091231C">
              <w:rPr>
                <w:rFonts w:ascii="Times New Roman" w:hAnsi="Times New Roman" w:cs="Times New Roman"/>
                <w:b/>
                <w:bCs/>
                <w:color w:val="000000" w:themeColor="text1"/>
                <w:sz w:val="16"/>
                <w:szCs w:val="16"/>
              </w:rPr>
              <w:t>N</w:t>
            </w:r>
          </w:p>
        </w:tc>
        <w:tc>
          <w:tcPr>
            <w:tcW w:w="816" w:type="dxa"/>
            <w:vAlign w:val="center"/>
          </w:tcPr>
          <w:p w14:paraId="5ED2F607" w14:textId="77777777" w:rsidR="00FC6681" w:rsidRPr="0091231C" w:rsidRDefault="00FC6681">
            <w:pPr>
              <w:jc w:val="center"/>
              <w:rPr>
                <w:rFonts w:ascii="Times New Roman" w:hAnsi="Times New Roman" w:cs="Times New Roman"/>
                <w:b/>
                <w:bCs/>
                <w:i/>
                <w:iCs/>
                <w:sz w:val="16"/>
                <w:szCs w:val="16"/>
                <w:rPrChange w:id="462" w:author="user" w:date="2024-08-14T19:54:00Z" w16du:dateUtc="2024-08-14T16:54:00Z">
                  <w:rPr>
                    <w:rFonts w:ascii="Times New Roman" w:hAnsi="Times New Roman" w:cs="Times New Roman"/>
                    <w:b/>
                    <w:bCs/>
                    <w:sz w:val="16"/>
                    <w:szCs w:val="16"/>
                  </w:rPr>
                </w:rPrChange>
              </w:rPr>
              <w:pPrChange w:id="463" w:author="user" w:date="2024-08-14T19:40:00Z" w16du:dateUtc="2024-08-14T16:40:00Z">
                <w:pPr>
                  <w:jc w:val="both"/>
                </w:pPr>
              </w:pPrChange>
            </w:pPr>
            <w:r w:rsidRPr="0091231C">
              <w:rPr>
                <w:rFonts w:ascii="Times New Roman" w:hAnsi="Times New Roman" w:cs="Times New Roman"/>
                <w:b/>
                <w:bCs/>
                <w:i/>
                <w:iCs/>
                <w:color w:val="000000" w:themeColor="text1"/>
                <w:sz w:val="16"/>
                <w:szCs w:val="16"/>
                <w:rPrChange w:id="464" w:author="user" w:date="2024-08-14T19:54:00Z" w16du:dateUtc="2024-08-14T16:54:00Z">
                  <w:rPr>
                    <w:rFonts w:ascii="Times New Roman" w:hAnsi="Times New Roman" w:cs="Times New Roman"/>
                    <w:b/>
                    <w:bCs/>
                    <w:color w:val="000000" w:themeColor="text1"/>
                    <w:sz w:val="16"/>
                    <w:szCs w:val="16"/>
                  </w:rPr>
                </w:rPrChange>
              </w:rPr>
              <w:t>a</w:t>
            </w:r>
          </w:p>
        </w:tc>
        <w:tc>
          <w:tcPr>
            <w:tcW w:w="715" w:type="dxa"/>
            <w:vAlign w:val="center"/>
          </w:tcPr>
          <w:p w14:paraId="5E354C49" w14:textId="77777777" w:rsidR="00FC6681" w:rsidRPr="0091231C" w:rsidRDefault="00FC6681">
            <w:pPr>
              <w:jc w:val="center"/>
              <w:rPr>
                <w:rFonts w:ascii="Times New Roman" w:hAnsi="Times New Roman" w:cs="Times New Roman"/>
                <w:b/>
                <w:bCs/>
                <w:i/>
                <w:iCs/>
                <w:sz w:val="16"/>
                <w:szCs w:val="16"/>
                <w:rPrChange w:id="465" w:author="user" w:date="2024-08-14T19:54:00Z" w16du:dateUtc="2024-08-14T16:54:00Z">
                  <w:rPr>
                    <w:rFonts w:ascii="Times New Roman" w:hAnsi="Times New Roman" w:cs="Times New Roman"/>
                    <w:b/>
                    <w:bCs/>
                    <w:sz w:val="16"/>
                    <w:szCs w:val="16"/>
                  </w:rPr>
                </w:rPrChange>
              </w:rPr>
              <w:pPrChange w:id="466" w:author="user" w:date="2024-08-14T19:40:00Z" w16du:dateUtc="2024-08-14T16:40:00Z">
                <w:pPr>
                  <w:jc w:val="both"/>
                </w:pPr>
              </w:pPrChange>
            </w:pPr>
            <w:r w:rsidRPr="0091231C">
              <w:rPr>
                <w:rFonts w:ascii="Times New Roman" w:hAnsi="Times New Roman" w:cs="Times New Roman"/>
                <w:b/>
                <w:bCs/>
                <w:i/>
                <w:iCs/>
                <w:color w:val="000000" w:themeColor="text1"/>
                <w:sz w:val="16"/>
                <w:szCs w:val="16"/>
                <w:rPrChange w:id="467" w:author="user" w:date="2024-08-14T19:54:00Z" w16du:dateUtc="2024-08-14T16:54:00Z">
                  <w:rPr>
                    <w:rFonts w:ascii="Times New Roman" w:hAnsi="Times New Roman" w:cs="Times New Roman"/>
                    <w:b/>
                    <w:bCs/>
                    <w:color w:val="000000" w:themeColor="text1"/>
                    <w:sz w:val="16"/>
                    <w:szCs w:val="16"/>
                  </w:rPr>
                </w:rPrChange>
              </w:rPr>
              <w:t>b</w:t>
            </w:r>
          </w:p>
        </w:tc>
        <w:tc>
          <w:tcPr>
            <w:tcW w:w="715" w:type="dxa"/>
            <w:vAlign w:val="center"/>
          </w:tcPr>
          <w:p w14:paraId="3DBC77AB" w14:textId="77777777" w:rsidR="00FC6681" w:rsidRPr="0091231C" w:rsidRDefault="00FC6681">
            <w:pPr>
              <w:jc w:val="center"/>
              <w:rPr>
                <w:rFonts w:ascii="Times New Roman" w:hAnsi="Times New Roman" w:cs="Times New Roman"/>
                <w:b/>
                <w:bCs/>
                <w:i/>
                <w:iCs/>
                <w:sz w:val="16"/>
                <w:szCs w:val="16"/>
                <w:rPrChange w:id="468" w:author="user" w:date="2024-08-14T19:54:00Z" w16du:dateUtc="2024-08-14T16:54:00Z">
                  <w:rPr>
                    <w:rFonts w:ascii="Times New Roman" w:hAnsi="Times New Roman" w:cs="Times New Roman"/>
                    <w:b/>
                    <w:bCs/>
                    <w:sz w:val="16"/>
                    <w:szCs w:val="16"/>
                  </w:rPr>
                </w:rPrChange>
              </w:rPr>
              <w:pPrChange w:id="469" w:author="user" w:date="2024-08-14T19:40:00Z" w16du:dateUtc="2024-08-14T16:40:00Z">
                <w:pPr>
                  <w:jc w:val="both"/>
                </w:pPr>
              </w:pPrChange>
            </w:pPr>
            <w:r w:rsidRPr="0091231C">
              <w:rPr>
                <w:rFonts w:ascii="Times New Roman" w:hAnsi="Times New Roman" w:cs="Times New Roman"/>
                <w:b/>
                <w:bCs/>
                <w:i/>
                <w:iCs/>
                <w:color w:val="000000" w:themeColor="text1"/>
                <w:sz w:val="16"/>
                <w:szCs w:val="16"/>
                <w:rPrChange w:id="470" w:author="user" w:date="2024-08-14T19:54:00Z" w16du:dateUtc="2024-08-14T16:54:00Z">
                  <w:rPr>
                    <w:rFonts w:ascii="Times New Roman" w:hAnsi="Times New Roman" w:cs="Times New Roman"/>
                    <w:b/>
                    <w:bCs/>
                    <w:color w:val="000000" w:themeColor="text1"/>
                    <w:sz w:val="16"/>
                    <w:szCs w:val="16"/>
                  </w:rPr>
                </w:rPrChange>
              </w:rPr>
              <w:t>r</w:t>
            </w:r>
            <w:r w:rsidRPr="0091231C">
              <w:rPr>
                <w:rFonts w:ascii="Times New Roman" w:hAnsi="Times New Roman" w:cs="Times New Roman"/>
                <w:b/>
                <w:bCs/>
                <w:i/>
                <w:iCs/>
                <w:color w:val="000000" w:themeColor="text1"/>
                <w:sz w:val="16"/>
                <w:szCs w:val="16"/>
                <w:vertAlign w:val="superscript"/>
                <w:rPrChange w:id="471" w:author="user" w:date="2024-08-14T19:54:00Z" w16du:dateUtc="2024-08-14T16:54:00Z">
                  <w:rPr>
                    <w:rFonts w:ascii="Times New Roman" w:hAnsi="Times New Roman" w:cs="Times New Roman"/>
                    <w:b/>
                    <w:bCs/>
                    <w:color w:val="000000" w:themeColor="text1"/>
                    <w:sz w:val="16"/>
                    <w:szCs w:val="16"/>
                  </w:rPr>
                </w:rPrChange>
              </w:rPr>
              <w:t>2</w:t>
            </w:r>
          </w:p>
        </w:tc>
        <w:tc>
          <w:tcPr>
            <w:tcW w:w="799" w:type="dxa"/>
            <w:vAlign w:val="center"/>
          </w:tcPr>
          <w:p w14:paraId="0247AB39" w14:textId="77777777" w:rsidR="00FC6681" w:rsidRPr="0091231C" w:rsidRDefault="00FC6681">
            <w:pPr>
              <w:jc w:val="center"/>
              <w:rPr>
                <w:rFonts w:ascii="Times New Roman" w:hAnsi="Times New Roman" w:cs="Times New Roman"/>
                <w:b/>
                <w:bCs/>
                <w:sz w:val="16"/>
                <w:szCs w:val="16"/>
              </w:rPr>
              <w:pPrChange w:id="472" w:author="user" w:date="2024-08-14T19:42:00Z" w16du:dateUtc="2024-08-14T16:42:00Z">
                <w:pPr>
                  <w:jc w:val="both"/>
                </w:pPr>
              </w:pPrChange>
            </w:pPr>
            <w:r w:rsidRPr="0091231C">
              <w:rPr>
                <w:rFonts w:ascii="Times New Roman" w:hAnsi="Times New Roman" w:cs="Times New Roman"/>
                <w:b/>
                <w:bCs/>
                <w:sz w:val="16"/>
                <w:szCs w:val="16"/>
              </w:rPr>
              <w:t>Growth</w:t>
            </w:r>
          </w:p>
          <w:p w14:paraId="128063DB" w14:textId="77777777" w:rsidR="00FC6681" w:rsidRPr="0091231C" w:rsidRDefault="00FC6681">
            <w:pPr>
              <w:jc w:val="center"/>
              <w:rPr>
                <w:rFonts w:ascii="Times New Roman" w:hAnsi="Times New Roman" w:cs="Times New Roman"/>
                <w:b/>
                <w:bCs/>
                <w:sz w:val="16"/>
                <w:szCs w:val="16"/>
              </w:rPr>
              <w:pPrChange w:id="473" w:author="user" w:date="2024-08-14T19:42:00Z" w16du:dateUtc="2024-08-14T16:42:00Z">
                <w:pPr>
                  <w:jc w:val="both"/>
                </w:pPr>
              </w:pPrChange>
            </w:pPr>
            <w:r w:rsidRPr="0091231C">
              <w:rPr>
                <w:rFonts w:ascii="Times New Roman" w:hAnsi="Times New Roman" w:cs="Times New Roman"/>
                <w:b/>
                <w:bCs/>
                <w:sz w:val="16"/>
                <w:szCs w:val="16"/>
              </w:rPr>
              <w:t>Type</w:t>
            </w:r>
          </w:p>
        </w:tc>
      </w:tr>
      <w:tr w:rsidR="00C700B4" w:rsidRPr="0091231C" w14:paraId="3EFD55DE" w14:textId="77777777" w:rsidTr="00C700B4">
        <w:trPr>
          <w:jc w:val="center"/>
        </w:trPr>
        <w:tc>
          <w:tcPr>
            <w:tcW w:w="1017" w:type="dxa"/>
            <w:vMerge w:val="restart"/>
            <w:vAlign w:val="center"/>
          </w:tcPr>
          <w:p w14:paraId="68F5510C" w14:textId="12DFA403" w:rsidR="00C700B4" w:rsidRPr="0091231C" w:rsidRDefault="00C700B4">
            <w:pPr>
              <w:jc w:val="center"/>
              <w:rPr>
                <w:rFonts w:ascii="Times New Roman" w:hAnsi="Times New Roman" w:cs="Times New Roman"/>
                <w:bCs/>
                <w:sz w:val="16"/>
                <w:szCs w:val="16"/>
              </w:rPr>
              <w:pPrChange w:id="474" w:author="user" w:date="2024-08-14T21:07:00Z" w16du:dateUtc="2024-08-14T18:07:00Z">
                <w:pPr>
                  <w:jc w:val="both"/>
                </w:pPr>
              </w:pPrChange>
            </w:pPr>
            <w:r w:rsidRPr="0091231C">
              <w:rPr>
                <w:rFonts w:ascii="Times New Roman" w:hAnsi="Times New Roman" w:cs="Times New Roman"/>
                <w:sz w:val="16"/>
                <w:szCs w:val="16"/>
              </w:rPr>
              <w:t xml:space="preserve">Rinelli et al. </w:t>
            </w:r>
            <w:r w:rsidR="00692DD0" w:rsidRPr="0091231C">
              <w:rPr>
                <w:rFonts w:ascii="Times New Roman" w:hAnsi="Times New Roman" w:cs="Times New Roman"/>
                <w:sz w:val="16"/>
                <w:szCs w:val="16"/>
              </w:rPr>
              <w:t>(</w:t>
            </w:r>
            <w:r w:rsidRPr="0091231C">
              <w:rPr>
                <w:rFonts w:ascii="Times New Roman" w:hAnsi="Times New Roman" w:cs="Times New Roman"/>
                <w:sz w:val="16"/>
                <w:szCs w:val="16"/>
              </w:rPr>
              <w:t>2005</w:t>
            </w:r>
            <w:r w:rsidR="00692DD0" w:rsidRPr="0091231C">
              <w:rPr>
                <w:rFonts w:ascii="Times New Roman" w:hAnsi="Times New Roman" w:cs="Times New Roman"/>
                <w:sz w:val="16"/>
                <w:szCs w:val="16"/>
              </w:rPr>
              <w:t>)</w:t>
            </w:r>
          </w:p>
        </w:tc>
        <w:tc>
          <w:tcPr>
            <w:tcW w:w="1150" w:type="dxa"/>
            <w:vMerge w:val="restart"/>
            <w:vAlign w:val="center"/>
          </w:tcPr>
          <w:p w14:paraId="26331FDD" w14:textId="77777777" w:rsidR="00C700B4" w:rsidRPr="0091231C" w:rsidRDefault="00C700B4">
            <w:pPr>
              <w:jc w:val="center"/>
              <w:rPr>
                <w:rFonts w:ascii="Times New Roman" w:hAnsi="Times New Roman" w:cs="Times New Roman"/>
                <w:bCs/>
                <w:sz w:val="16"/>
                <w:szCs w:val="16"/>
              </w:rPr>
              <w:pPrChange w:id="475" w:author="user" w:date="2024-08-14T21:03:00Z" w16du:dateUtc="2024-08-14T18:03:00Z">
                <w:pPr>
                  <w:jc w:val="both"/>
                </w:pPr>
              </w:pPrChange>
            </w:pPr>
            <w:r w:rsidRPr="0091231C">
              <w:rPr>
                <w:rFonts w:ascii="Times New Roman" w:hAnsi="Times New Roman" w:cs="Times New Roman"/>
                <w:sz w:val="16"/>
                <w:szCs w:val="16"/>
              </w:rPr>
              <w:t>Tyrrhenian Sea</w:t>
            </w:r>
          </w:p>
        </w:tc>
        <w:tc>
          <w:tcPr>
            <w:tcW w:w="760" w:type="dxa"/>
            <w:vMerge w:val="restart"/>
            <w:vAlign w:val="center"/>
          </w:tcPr>
          <w:p w14:paraId="125A2759" w14:textId="7CE8AD5B" w:rsidR="00C700B4" w:rsidRPr="0091231C" w:rsidRDefault="00C700B4">
            <w:pPr>
              <w:jc w:val="center"/>
              <w:rPr>
                <w:rFonts w:ascii="Times New Roman" w:hAnsi="Times New Roman" w:cs="Times New Roman"/>
                <w:bCs/>
                <w:sz w:val="16"/>
                <w:szCs w:val="16"/>
              </w:rPr>
              <w:pPrChange w:id="476" w:author="user" w:date="2024-08-14T19:42:00Z" w16du:dateUtc="2024-08-14T16:42:00Z">
                <w:pPr>
                  <w:jc w:val="both"/>
                </w:pPr>
              </w:pPrChange>
            </w:pPr>
            <w:r w:rsidRPr="0091231C">
              <w:rPr>
                <w:rFonts w:ascii="Times New Roman" w:hAnsi="Times New Roman" w:cs="Times New Roman"/>
                <w:sz w:val="16"/>
                <w:szCs w:val="16"/>
              </w:rPr>
              <w:t>300</w:t>
            </w:r>
            <w:del w:id="477" w:author="user" w:date="2024-08-14T19:36:00Z" w16du:dateUtc="2024-08-14T16:36:00Z">
              <w:r w:rsidRPr="0091231C" w:rsidDel="0091231C">
                <w:rPr>
                  <w:rFonts w:ascii="Times New Roman" w:hAnsi="Times New Roman" w:cs="Times New Roman"/>
                  <w:sz w:val="16"/>
                  <w:szCs w:val="16"/>
                </w:rPr>
                <w:delText xml:space="preserve"> </w:delText>
              </w:r>
            </w:del>
            <w:r w:rsidRPr="0091231C">
              <w:rPr>
                <w:rFonts w:ascii="Times New Roman" w:hAnsi="Times New Roman" w:cs="Times New Roman"/>
                <w:sz w:val="16"/>
                <w:szCs w:val="16"/>
              </w:rPr>
              <w:t>-</w:t>
            </w:r>
            <w:del w:id="478" w:author="user" w:date="2024-08-14T19:36:00Z" w16du:dateUtc="2024-08-14T16:36:00Z">
              <w:r w:rsidRPr="0091231C" w:rsidDel="0091231C">
                <w:rPr>
                  <w:rFonts w:ascii="Times New Roman" w:hAnsi="Times New Roman" w:cs="Times New Roman"/>
                  <w:sz w:val="16"/>
                  <w:szCs w:val="16"/>
                </w:rPr>
                <w:delText xml:space="preserve"> </w:delText>
              </w:r>
            </w:del>
            <w:r w:rsidRPr="0091231C">
              <w:rPr>
                <w:rFonts w:ascii="Times New Roman" w:hAnsi="Times New Roman" w:cs="Times New Roman"/>
                <w:sz w:val="16"/>
                <w:szCs w:val="16"/>
              </w:rPr>
              <w:t>700</w:t>
            </w:r>
          </w:p>
        </w:tc>
        <w:tc>
          <w:tcPr>
            <w:tcW w:w="793" w:type="dxa"/>
            <w:vAlign w:val="center"/>
          </w:tcPr>
          <w:p w14:paraId="27A42E71" w14:textId="77777777" w:rsidR="00C700B4" w:rsidRPr="0091231C" w:rsidRDefault="00C700B4">
            <w:pPr>
              <w:jc w:val="center"/>
              <w:rPr>
                <w:rFonts w:ascii="Times New Roman" w:hAnsi="Times New Roman" w:cs="Times New Roman"/>
                <w:bCs/>
                <w:sz w:val="16"/>
                <w:szCs w:val="16"/>
              </w:rPr>
              <w:pPrChange w:id="479" w:author="user" w:date="2024-08-14T19:42:00Z" w16du:dateUtc="2024-08-14T16:42:00Z">
                <w:pPr>
                  <w:jc w:val="both"/>
                </w:pPr>
              </w:pPrChange>
            </w:pPr>
            <w:r w:rsidRPr="0091231C">
              <w:rPr>
                <w:rFonts w:ascii="Times New Roman" w:hAnsi="Times New Roman" w:cs="Times New Roman"/>
                <w:sz w:val="16"/>
                <w:szCs w:val="16"/>
              </w:rPr>
              <w:t>F</w:t>
            </w:r>
          </w:p>
        </w:tc>
        <w:tc>
          <w:tcPr>
            <w:tcW w:w="784" w:type="dxa"/>
            <w:vAlign w:val="center"/>
          </w:tcPr>
          <w:p w14:paraId="609665DD" w14:textId="77777777" w:rsidR="00C700B4" w:rsidRPr="0091231C" w:rsidRDefault="00C700B4">
            <w:pPr>
              <w:jc w:val="center"/>
              <w:rPr>
                <w:rFonts w:ascii="Times New Roman" w:hAnsi="Times New Roman" w:cs="Times New Roman"/>
                <w:bCs/>
                <w:sz w:val="16"/>
                <w:szCs w:val="16"/>
              </w:rPr>
              <w:pPrChange w:id="480" w:author="user" w:date="2024-08-14T19:40:00Z" w16du:dateUtc="2024-08-14T16:40:00Z">
                <w:pPr>
                  <w:jc w:val="both"/>
                </w:pPr>
              </w:pPrChange>
            </w:pPr>
            <w:r w:rsidRPr="0091231C">
              <w:rPr>
                <w:rFonts w:ascii="Times New Roman" w:hAnsi="Times New Roman" w:cs="Times New Roman"/>
                <w:sz w:val="16"/>
                <w:szCs w:val="16"/>
              </w:rPr>
              <w:t>140-500</w:t>
            </w:r>
          </w:p>
        </w:tc>
        <w:tc>
          <w:tcPr>
            <w:tcW w:w="787" w:type="dxa"/>
            <w:vAlign w:val="center"/>
          </w:tcPr>
          <w:p w14:paraId="04CEADB3" w14:textId="77777777" w:rsidR="00C700B4" w:rsidRPr="0091231C" w:rsidRDefault="00C700B4">
            <w:pPr>
              <w:jc w:val="center"/>
              <w:rPr>
                <w:rFonts w:ascii="Times New Roman" w:hAnsi="Times New Roman" w:cs="Times New Roman"/>
                <w:bCs/>
                <w:sz w:val="16"/>
                <w:szCs w:val="16"/>
              </w:rPr>
              <w:pPrChange w:id="481" w:author="user" w:date="2024-08-14T19:40:00Z" w16du:dateUtc="2024-08-14T16:40:00Z">
                <w:pPr>
                  <w:jc w:val="both"/>
                </w:pPr>
              </w:pPrChange>
            </w:pPr>
            <w:r w:rsidRPr="0091231C">
              <w:rPr>
                <w:rFonts w:ascii="Times New Roman" w:hAnsi="Times New Roman" w:cs="Times New Roman"/>
                <w:sz w:val="16"/>
                <w:szCs w:val="16"/>
              </w:rPr>
              <w:t>-</w:t>
            </w:r>
          </w:p>
        </w:tc>
        <w:tc>
          <w:tcPr>
            <w:tcW w:w="724" w:type="dxa"/>
            <w:vAlign w:val="center"/>
          </w:tcPr>
          <w:p w14:paraId="07EA5A69" w14:textId="77777777" w:rsidR="00C700B4" w:rsidRPr="0091231C" w:rsidRDefault="00C700B4">
            <w:pPr>
              <w:jc w:val="center"/>
              <w:rPr>
                <w:rFonts w:ascii="Times New Roman" w:hAnsi="Times New Roman" w:cs="Times New Roman"/>
                <w:bCs/>
                <w:sz w:val="16"/>
                <w:szCs w:val="16"/>
              </w:rPr>
              <w:pPrChange w:id="482" w:author="user" w:date="2024-08-14T19:42:00Z" w16du:dateUtc="2024-08-14T16:42:00Z">
                <w:pPr>
                  <w:jc w:val="both"/>
                </w:pPr>
              </w:pPrChange>
            </w:pPr>
            <w:r w:rsidRPr="0091231C">
              <w:rPr>
                <w:rFonts w:ascii="Times New Roman" w:hAnsi="Times New Roman" w:cs="Times New Roman"/>
                <w:sz w:val="16"/>
                <w:szCs w:val="16"/>
              </w:rPr>
              <w:t>509</w:t>
            </w:r>
          </w:p>
        </w:tc>
        <w:tc>
          <w:tcPr>
            <w:tcW w:w="816" w:type="dxa"/>
            <w:vAlign w:val="center"/>
          </w:tcPr>
          <w:p w14:paraId="449B3254" w14:textId="01676D95" w:rsidR="00C700B4" w:rsidRPr="0091231C" w:rsidRDefault="00C700B4">
            <w:pPr>
              <w:jc w:val="center"/>
              <w:rPr>
                <w:rFonts w:ascii="Times New Roman" w:hAnsi="Times New Roman" w:cs="Times New Roman"/>
                <w:bCs/>
                <w:sz w:val="16"/>
                <w:szCs w:val="16"/>
              </w:rPr>
              <w:pPrChange w:id="483" w:author="user" w:date="2024-08-14T19:40:00Z" w16du:dateUtc="2024-08-14T16:40:00Z">
                <w:pPr>
                  <w:jc w:val="both"/>
                </w:pPr>
              </w:pPrChange>
            </w:pPr>
            <w:r w:rsidRPr="0091231C">
              <w:rPr>
                <w:rFonts w:ascii="Times New Roman" w:hAnsi="Times New Roman" w:cs="Times New Roman"/>
                <w:sz w:val="16"/>
                <w:szCs w:val="16"/>
              </w:rPr>
              <w:t>0.084</w:t>
            </w:r>
          </w:p>
        </w:tc>
        <w:tc>
          <w:tcPr>
            <w:tcW w:w="715" w:type="dxa"/>
            <w:vAlign w:val="center"/>
          </w:tcPr>
          <w:p w14:paraId="10E6A599" w14:textId="6FFD29DA" w:rsidR="00C700B4" w:rsidRPr="0091231C" w:rsidRDefault="00C700B4">
            <w:pPr>
              <w:jc w:val="center"/>
              <w:rPr>
                <w:rFonts w:ascii="Times New Roman" w:hAnsi="Times New Roman" w:cs="Times New Roman"/>
                <w:bCs/>
                <w:sz w:val="16"/>
                <w:szCs w:val="16"/>
              </w:rPr>
              <w:pPrChange w:id="484" w:author="user" w:date="2024-08-14T19:40:00Z" w16du:dateUtc="2024-08-14T16:40:00Z">
                <w:pPr>
                  <w:jc w:val="both"/>
                </w:pPr>
              </w:pPrChange>
            </w:pPr>
            <w:r w:rsidRPr="0091231C">
              <w:rPr>
                <w:rFonts w:ascii="Times New Roman" w:hAnsi="Times New Roman" w:cs="Times New Roman"/>
                <w:sz w:val="16"/>
                <w:szCs w:val="16"/>
              </w:rPr>
              <w:t>2.96</w:t>
            </w:r>
          </w:p>
        </w:tc>
        <w:tc>
          <w:tcPr>
            <w:tcW w:w="715" w:type="dxa"/>
            <w:vAlign w:val="center"/>
          </w:tcPr>
          <w:p w14:paraId="7B6B9354" w14:textId="2EBAA3D2" w:rsidR="00C700B4" w:rsidRPr="0091231C" w:rsidRDefault="00C700B4">
            <w:pPr>
              <w:jc w:val="center"/>
              <w:rPr>
                <w:rFonts w:ascii="Times New Roman" w:hAnsi="Times New Roman" w:cs="Times New Roman"/>
                <w:bCs/>
                <w:sz w:val="16"/>
                <w:szCs w:val="16"/>
              </w:rPr>
              <w:pPrChange w:id="485" w:author="user" w:date="2024-08-14T19:40:00Z" w16du:dateUtc="2024-08-14T16:40:00Z">
                <w:pPr>
                  <w:jc w:val="both"/>
                </w:pPr>
              </w:pPrChange>
            </w:pPr>
            <w:r w:rsidRPr="0091231C">
              <w:rPr>
                <w:rFonts w:ascii="Times New Roman" w:hAnsi="Times New Roman" w:cs="Times New Roman"/>
                <w:sz w:val="16"/>
                <w:szCs w:val="16"/>
              </w:rPr>
              <w:t>0.98</w:t>
            </w:r>
          </w:p>
        </w:tc>
        <w:tc>
          <w:tcPr>
            <w:tcW w:w="799" w:type="dxa"/>
            <w:vAlign w:val="center"/>
          </w:tcPr>
          <w:p w14:paraId="68FFF8EC" w14:textId="77777777" w:rsidR="00C700B4" w:rsidRPr="0091231C" w:rsidRDefault="00C700B4">
            <w:pPr>
              <w:jc w:val="center"/>
              <w:rPr>
                <w:rFonts w:ascii="Times New Roman" w:hAnsi="Times New Roman" w:cs="Times New Roman"/>
                <w:bCs/>
                <w:sz w:val="16"/>
                <w:szCs w:val="16"/>
              </w:rPr>
              <w:pPrChange w:id="486" w:author="user" w:date="2024-08-14T19:42:00Z" w16du:dateUtc="2024-08-14T16:42:00Z">
                <w:pPr>
                  <w:jc w:val="both"/>
                </w:pPr>
              </w:pPrChange>
            </w:pPr>
            <w:r w:rsidRPr="0091231C">
              <w:rPr>
                <w:rFonts w:ascii="Times New Roman" w:hAnsi="Times New Roman" w:cs="Times New Roman"/>
                <w:sz w:val="16"/>
                <w:szCs w:val="16"/>
              </w:rPr>
              <w:t>I</w:t>
            </w:r>
          </w:p>
        </w:tc>
      </w:tr>
      <w:tr w:rsidR="00C700B4" w:rsidRPr="0091231C" w14:paraId="3B0E27E5" w14:textId="77777777" w:rsidTr="00C700B4">
        <w:trPr>
          <w:jc w:val="center"/>
        </w:trPr>
        <w:tc>
          <w:tcPr>
            <w:tcW w:w="1017" w:type="dxa"/>
            <w:vMerge/>
            <w:vAlign w:val="center"/>
          </w:tcPr>
          <w:p w14:paraId="17D40137" w14:textId="77777777" w:rsidR="00C700B4" w:rsidRPr="0091231C" w:rsidRDefault="00C700B4">
            <w:pPr>
              <w:jc w:val="center"/>
              <w:rPr>
                <w:rFonts w:ascii="Times New Roman" w:hAnsi="Times New Roman" w:cs="Times New Roman"/>
                <w:bCs/>
                <w:sz w:val="16"/>
                <w:szCs w:val="16"/>
              </w:rPr>
              <w:pPrChange w:id="487" w:author="user" w:date="2024-08-14T21:07:00Z" w16du:dateUtc="2024-08-14T18:07:00Z">
                <w:pPr>
                  <w:jc w:val="both"/>
                </w:pPr>
              </w:pPrChange>
            </w:pPr>
          </w:p>
        </w:tc>
        <w:tc>
          <w:tcPr>
            <w:tcW w:w="1150" w:type="dxa"/>
            <w:vMerge/>
            <w:vAlign w:val="center"/>
          </w:tcPr>
          <w:p w14:paraId="3B3F4D1C" w14:textId="77777777" w:rsidR="00C700B4" w:rsidRPr="0091231C" w:rsidRDefault="00C700B4">
            <w:pPr>
              <w:jc w:val="center"/>
              <w:rPr>
                <w:rFonts w:ascii="Times New Roman" w:hAnsi="Times New Roman" w:cs="Times New Roman"/>
                <w:bCs/>
                <w:sz w:val="16"/>
                <w:szCs w:val="16"/>
              </w:rPr>
              <w:pPrChange w:id="488" w:author="user" w:date="2024-08-14T21:03:00Z" w16du:dateUtc="2024-08-14T18:03:00Z">
                <w:pPr>
                  <w:jc w:val="both"/>
                </w:pPr>
              </w:pPrChange>
            </w:pPr>
          </w:p>
        </w:tc>
        <w:tc>
          <w:tcPr>
            <w:tcW w:w="760" w:type="dxa"/>
            <w:vMerge/>
            <w:vAlign w:val="center"/>
          </w:tcPr>
          <w:p w14:paraId="067DF282" w14:textId="77777777" w:rsidR="00C700B4" w:rsidRPr="0091231C" w:rsidRDefault="00C700B4">
            <w:pPr>
              <w:jc w:val="center"/>
              <w:rPr>
                <w:rFonts w:ascii="Times New Roman" w:hAnsi="Times New Roman" w:cs="Times New Roman"/>
                <w:bCs/>
                <w:sz w:val="16"/>
                <w:szCs w:val="16"/>
              </w:rPr>
              <w:pPrChange w:id="489" w:author="user" w:date="2024-08-14T19:42:00Z" w16du:dateUtc="2024-08-14T16:42:00Z">
                <w:pPr>
                  <w:jc w:val="both"/>
                </w:pPr>
              </w:pPrChange>
            </w:pPr>
          </w:p>
        </w:tc>
        <w:tc>
          <w:tcPr>
            <w:tcW w:w="793" w:type="dxa"/>
            <w:vAlign w:val="center"/>
          </w:tcPr>
          <w:p w14:paraId="28CD15B5" w14:textId="77777777" w:rsidR="00C700B4" w:rsidRPr="0091231C" w:rsidRDefault="00C700B4">
            <w:pPr>
              <w:jc w:val="center"/>
              <w:rPr>
                <w:rFonts w:ascii="Times New Roman" w:hAnsi="Times New Roman" w:cs="Times New Roman"/>
                <w:bCs/>
                <w:sz w:val="16"/>
                <w:szCs w:val="16"/>
              </w:rPr>
              <w:pPrChange w:id="490" w:author="user" w:date="2024-08-14T19:42:00Z" w16du:dateUtc="2024-08-14T16:42:00Z">
                <w:pPr>
                  <w:jc w:val="both"/>
                </w:pPr>
              </w:pPrChange>
            </w:pPr>
            <w:r w:rsidRPr="0091231C">
              <w:rPr>
                <w:rFonts w:ascii="Times New Roman" w:hAnsi="Times New Roman" w:cs="Times New Roman"/>
                <w:bCs/>
                <w:color w:val="000000" w:themeColor="text1"/>
                <w:sz w:val="16"/>
                <w:szCs w:val="16"/>
              </w:rPr>
              <w:t>M</w:t>
            </w:r>
          </w:p>
        </w:tc>
        <w:tc>
          <w:tcPr>
            <w:tcW w:w="784" w:type="dxa"/>
            <w:vAlign w:val="center"/>
          </w:tcPr>
          <w:p w14:paraId="5EC6883C" w14:textId="77777777" w:rsidR="00C700B4" w:rsidRPr="0091231C" w:rsidRDefault="00C700B4">
            <w:pPr>
              <w:jc w:val="center"/>
              <w:rPr>
                <w:rFonts w:ascii="Times New Roman" w:hAnsi="Times New Roman" w:cs="Times New Roman"/>
                <w:bCs/>
                <w:sz w:val="16"/>
                <w:szCs w:val="16"/>
              </w:rPr>
              <w:pPrChange w:id="491" w:author="user" w:date="2024-08-14T19:40:00Z" w16du:dateUtc="2024-08-14T16:40:00Z">
                <w:pPr>
                  <w:jc w:val="both"/>
                </w:pPr>
              </w:pPrChange>
            </w:pPr>
            <w:r w:rsidRPr="0091231C">
              <w:rPr>
                <w:rFonts w:ascii="Times New Roman" w:hAnsi="Times New Roman" w:cs="Times New Roman"/>
                <w:bCs/>
                <w:color w:val="000000" w:themeColor="text1"/>
                <w:sz w:val="16"/>
                <w:szCs w:val="16"/>
              </w:rPr>
              <w:t>135-500</w:t>
            </w:r>
          </w:p>
        </w:tc>
        <w:tc>
          <w:tcPr>
            <w:tcW w:w="787" w:type="dxa"/>
            <w:vAlign w:val="center"/>
          </w:tcPr>
          <w:p w14:paraId="01654A94" w14:textId="77777777" w:rsidR="00C700B4" w:rsidRPr="0091231C" w:rsidRDefault="00C700B4">
            <w:pPr>
              <w:jc w:val="center"/>
              <w:rPr>
                <w:rFonts w:ascii="Times New Roman" w:hAnsi="Times New Roman" w:cs="Times New Roman"/>
                <w:bCs/>
                <w:sz w:val="16"/>
                <w:szCs w:val="16"/>
              </w:rPr>
              <w:pPrChange w:id="492"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24" w:type="dxa"/>
            <w:vAlign w:val="center"/>
          </w:tcPr>
          <w:p w14:paraId="25EACF02" w14:textId="77777777" w:rsidR="00C700B4" w:rsidRPr="0091231C" w:rsidRDefault="00C700B4">
            <w:pPr>
              <w:jc w:val="center"/>
              <w:rPr>
                <w:rFonts w:ascii="Times New Roman" w:hAnsi="Times New Roman" w:cs="Times New Roman"/>
                <w:bCs/>
                <w:sz w:val="16"/>
                <w:szCs w:val="16"/>
              </w:rPr>
              <w:pPrChange w:id="493" w:author="user" w:date="2024-08-14T19:42:00Z" w16du:dateUtc="2024-08-14T16:42:00Z">
                <w:pPr>
                  <w:jc w:val="both"/>
                </w:pPr>
              </w:pPrChange>
            </w:pPr>
            <w:r w:rsidRPr="0091231C">
              <w:rPr>
                <w:rFonts w:ascii="Times New Roman" w:hAnsi="Times New Roman" w:cs="Times New Roman"/>
                <w:bCs/>
                <w:color w:val="000000" w:themeColor="text1"/>
                <w:sz w:val="16"/>
                <w:szCs w:val="16"/>
              </w:rPr>
              <w:t>537</w:t>
            </w:r>
          </w:p>
        </w:tc>
        <w:tc>
          <w:tcPr>
            <w:tcW w:w="816" w:type="dxa"/>
            <w:vAlign w:val="center"/>
          </w:tcPr>
          <w:p w14:paraId="3C143EE5" w14:textId="2298126F" w:rsidR="00C700B4" w:rsidRPr="0091231C" w:rsidRDefault="00C700B4">
            <w:pPr>
              <w:jc w:val="center"/>
              <w:rPr>
                <w:rFonts w:ascii="Times New Roman" w:hAnsi="Times New Roman" w:cs="Times New Roman"/>
                <w:bCs/>
                <w:sz w:val="16"/>
                <w:szCs w:val="16"/>
              </w:rPr>
              <w:pPrChange w:id="494" w:author="user" w:date="2024-08-14T19:40:00Z" w16du:dateUtc="2024-08-14T16:40:00Z">
                <w:pPr>
                  <w:jc w:val="both"/>
                </w:pPr>
              </w:pPrChange>
            </w:pPr>
            <w:r w:rsidRPr="0091231C">
              <w:rPr>
                <w:rFonts w:ascii="Times New Roman" w:hAnsi="Times New Roman" w:cs="Times New Roman"/>
                <w:bCs/>
                <w:color w:val="000000" w:themeColor="text1"/>
                <w:sz w:val="16"/>
                <w:szCs w:val="16"/>
              </w:rPr>
              <w:t>0.078</w:t>
            </w:r>
          </w:p>
        </w:tc>
        <w:tc>
          <w:tcPr>
            <w:tcW w:w="715" w:type="dxa"/>
            <w:vAlign w:val="center"/>
          </w:tcPr>
          <w:p w14:paraId="6FBD9AE3" w14:textId="30127FC1" w:rsidR="00C700B4" w:rsidRPr="0091231C" w:rsidRDefault="00C700B4">
            <w:pPr>
              <w:jc w:val="center"/>
              <w:rPr>
                <w:rFonts w:ascii="Times New Roman" w:hAnsi="Times New Roman" w:cs="Times New Roman"/>
                <w:bCs/>
                <w:sz w:val="16"/>
                <w:szCs w:val="16"/>
              </w:rPr>
              <w:pPrChange w:id="495" w:author="user" w:date="2024-08-14T19:40:00Z" w16du:dateUtc="2024-08-14T16:40:00Z">
                <w:pPr>
                  <w:jc w:val="both"/>
                </w:pPr>
              </w:pPrChange>
            </w:pPr>
            <w:r w:rsidRPr="0091231C">
              <w:rPr>
                <w:rFonts w:ascii="Times New Roman" w:hAnsi="Times New Roman" w:cs="Times New Roman"/>
                <w:bCs/>
                <w:color w:val="000000" w:themeColor="text1"/>
                <w:sz w:val="16"/>
                <w:szCs w:val="16"/>
              </w:rPr>
              <w:t>3.01</w:t>
            </w:r>
          </w:p>
        </w:tc>
        <w:tc>
          <w:tcPr>
            <w:tcW w:w="715" w:type="dxa"/>
            <w:vAlign w:val="center"/>
          </w:tcPr>
          <w:p w14:paraId="57EBE7C1" w14:textId="4FC5B9C6" w:rsidR="00C700B4" w:rsidRPr="0091231C" w:rsidRDefault="00C700B4">
            <w:pPr>
              <w:jc w:val="center"/>
              <w:rPr>
                <w:rFonts w:ascii="Times New Roman" w:hAnsi="Times New Roman" w:cs="Times New Roman"/>
                <w:bCs/>
                <w:sz w:val="16"/>
                <w:szCs w:val="16"/>
              </w:rPr>
              <w:pPrChange w:id="496" w:author="user" w:date="2024-08-14T19:40:00Z" w16du:dateUtc="2024-08-14T16:40:00Z">
                <w:pPr>
                  <w:jc w:val="both"/>
                </w:pPr>
              </w:pPrChange>
            </w:pPr>
            <w:r w:rsidRPr="0091231C">
              <w:rPr>
                <w:rFonts w:ascii="Times New Roman" w:hAnsi="Times New Roman" w:cs="Times New Roman"/>
                <w:bCs/>
                <w:color w:val="000000" w:themeColor="text1"/>
                <w:sz w:val="16"/>
                <w:szCs w:val="16"/>
              </w:rPr>
              <w:t>0.98</w:t>
            </w:r>
          </w:p>
        </w:tc>
        <w:tc>
          <w:tcPr>
            <w:tcW w:w="799" w:type="dxa"/>
            <w:vAlign w:val="center"/>
          </w:tcPr>
          <w:p w14:paraId="1026C988" w14:textId="77777777" w:rsidR="00C700B4" w:rsidRPr="0091231C" w:rsidRDefault="00C700B4">
            <w:pPr>
              <w:jc w:val="center"/>
              <w:rPr>
                <w:rFonts w:ascii="Times New Roman" w:hAnsi="Times New Roman" w:cs="Times New Roman"/>
                <w:bCs/>
                <w:sz w:val="16"/>
                <w:szCs w:val="16"/>
              </w:rPr>
              <w:pPrChange w:id="497" w:author="user" w:date="2024-08-14T19:42:00Z" w16du:dateUtc="2024-08-14T16:42:00Z">
                <w:pPr>
                  <w:jc w:val="both"/>
                </w:pPr>
              </w:pPrChange>
            </w:pPr>
            <w:r w:rsidRPr="0091231C">
              <w:rPr>
                <w:rFonts w:ascii="Times New Roman" w:hAnsi="Times New Roman" w:cs="Times New Roman"/>
                <w:bCs/>
                <w:color w:val="000000" w:themeColor="text1"/>
                <w:sz w:val="16"/>
                <w:szCs w:val="16"/>
              </w:rPr>
              <w:t>I</w:t>
            </w:r>
          </w:p>
        </w:tc>
      </w:tr>
      <w:tr w:rsidR="00631B2A" w:rsidRPr="0091231C" w14:paraId="153CD489" w14:textId="77777777" w:rsidTr="00C700B4">
        <w:trPr>
          <w:jc w:val="center"/>
        </w:trPr>
        <w:tc>
          <w:tcPr>
            <w:tcW w:w="1017" w:type="dxa"/>
            <w:vAlign w:val="center"/>
          </w:tcPr>
          <w:p w14:paraId="291D4C97" w14:textId="292B22AE" w:rsidR="00FC6681" w:rsidRPr="0091231C" w:rsidRDefault="0091231C">
            <w:pPr>
              <w:jc w:val="center"/>
              <w:rPr>
                <w:rFonts w:ascii="Times New Roman" w:hAnsi="Times New Roman" w:cs="Times New Roman"/>
                <w:bCs/>
                <w:sz w:val="16"/>
                <w:szCs w:val="16"/>
              </w:rPr>
              <w:pPrChange w:id="498" w:author="user" w:date="2024-08-14T21:07:00Z" w16du:dateUtc="2024-08-14T18:07:00Z">
                <w:pPr>
                  <w:jc w:val="both"/>
                </w:pPr>
              </w:pPrChange>
            </w:pPr>
            <w:ins w:id="499" w:author="user" w:date="2024-08-14T21:45:00Z" w16du:dateUtc="2024-08-14T18:45:00Z">
              <w:r>
                <w:rPr>
                  <w:rFonts w:ascii="Times New Roman" w:hAnsi="Times New Roman" w:cs="Times New Roman"/>
                  <w:bCs/>
                  <w:color w:val="000000" w:themeColor="text1"/>
                  <w:sz w:val="16"/>
                  <w:szCs w:val="16"/>
                </w:rPr>
                <w:t>İş</w:t>
              </w:r>
            </w:ins>
            <w:del w:id="500" w:author="user" w:date="2024-08-14T21:45:00Z" w16du:dateUtc="2024-08-14T18:45:00Z">
              <w:r w:rsidR="00FC6681" w:rsidRPr="0091231C" w:rsidDel="0091231C">
                <w:rPr>
                  <w:rFonts w:ascii="Times New Roman" w:hAnsi="Times New Roman" w:cs="Times New Roman"/>
                  <w:bCs/>
                  <w:color w:val="000000" w:themeColor="text1"/>
                  <w:sz w:val="16"/>
                  <w:szCs w:val="16"/>
                </w:rPr>
                <w:delText>Is</w:delText>
              </w:r>
            </w:del>
            <w:r w:rsidR="00FC6681" w:rsidRPr="0091231C">
              <w:rPr>
                <w:rFonts w:ascii="Times New Roman" w:hAnsi="Times New Roman" w:cs="Times New Roman"/>
                <w:bCs/>
                <w:color w:val="000000" w:themeColor="text1"/>
                <w:sz w:val="16"/>
                <w:szCs w:val="16"/>
              </w:rPr>
              <w:t xml:space="preserve">men et al. </w:t>
            </w:r>
            <w:r w:rsidR="00692DD0" w:rsidRPr="0091231C">
              <w:rPr>
                <w:rFonts w:ascii="Times New Roman" w:hAnsi="Times New Roman" w:cs="Times New Roman"/>
                <w:bCs/>
                <w:color w:val="000000" w:themeColor="text1"/>
                <w:sz w:val="16"/>
                <w:szCs w:val="16"/>
              </w:rPr>
              <w:t>(</w:t>
            </w:r>
            <w:r w:rsidR="00FC6681" w:rsidRPr="0091231C">
              <w:rPr>
                <w:rFonts w:ascii="Times New Roman" w:hAnsi="Times New Roman" w:cs="Times New Roman"/>
                <w:bCs/>
                <w:color w:val="000000" w:themeColor="text1"/>
                <w:sz w:val="16"/>
                <w:szCs w:val="16"/>
              </w:rPr>
              <w:t>2007</w:t>
            </w:r>
            <w:r w:rsidR="00692DD0" w:rsidRPr="0091231C">
              <w:rPr>
                <w:rFonts w:ascii="Times New Roman" w:hAnsi="Times New Roman" w:cs="Times New Roman"/>
                <w:bCs/>
                <w:color w:val="000000" w:themeColor="text1"/>
                <w:sz w:val="16"/>
                <w:szCs w:val="16"/>
              </w:rPr>
              <w:t>)</w:t>
            </w:r>
          </w:p>
        </w:tc>
        <w:tc>
          <w:tcPr>
            <w:tcW w:w="1150" w:type="dxa"/>
            <w:vAlign w:val="center"/>
          </w:tcPr>
          <w:p w14:paraId="641012DF" w14:textId="77777777" w:rsidR="00FC6681" w:rsidRPr="0091231C" w:rsidRDefault="00FC6681">
            <w:pPr>
              <w:jc w:val="center"/>
              <w:rPr>
                <w:rFonts w:ascii="Times New Roman" w:hAnsi="Times New Roman" w:cs="Times New Roman"/>
                <w:bCs/>
                <w:sz w:val="16"/>
                <w:szCs w:val="16"/>
              </w:rPr>
              <w:pPrChange w:id="501" w:author="user" w:date="2024-08-14T21:03:00Z" w16du:dateUtc="2024-08-14T18:03:00Z">
                <w:pPr>
                  <w:jc w:val="both"/>
                </w:pPr>
              </w:pPrChange>
            </w:pPr>
            <w:r w:rsidRPr="0091231C">
              <w:rPr>
                <w:rFonts w:ascii="Times New Roman" w:hAnsi="Times New Roman" w:cs="Times New Roman"/>
                <w:bCs/>
                <w:color w:val="000000" w:themeColor="text1"/>
                <w:sz w:val="16"/>
                <w:szCs w:val="16"/>
              </w:rPr>
              <w:t>Saroz Bay</w:t>
            </w:r>
          </w:p>
        </w:tc>
        <w:tc>
          <w:tcPr>
            <w:tcW w:w="760" w:type="dxa"/>
            <w:vAlign w:val="center"/>
          </w:tcPr>
          <w:p w14:paraId="57B0E2EE" w14:textId="723BFC7B" w:rsidR="00FC6681" w:rsidRPr="0091231C" w:rsidRDefault="00FC6681">
            <w:pPr>
              <w:jc w:val="center"/>
              <w:rPr>
                <w:rFonts w:ascii="Times New Roman" w:hAnsi="Times New Roman" w:cs="Times New Roman"/>
                <w:bCs/>
                <w:sz w:val="16"/>
                <w:szCs w:val="16"/>
              </w:rPr>
              <w:pPrChange w:id="502" w:author="user" w:date="2024-08-14T19:42:00Z" w16du:dateUtc="2024-08-14T16:42:00Z">
                <w:pPr>
                  <w:jc w:val="both"/>
                </w:pPr>
              </w:pPrChange>
            </w:pPr>
            <w:r w:rsidRPr="0091231C">
              <w:rPr>
                <w:rFonts w:ascii="Times New Roman" w:hAnsi="Times New Roman" w:cs="Times New Roman"/>
                <w:bCs/>
                <w:color w:val="000000" w:themeColor="text1"/>
                <w:sz w:val="16"/>
                <w:szCs w:val="16"/>
              </w:rPr>
              <w:t>28-370</w:t>
            </w:r>
          </w:p>
        </w:tc>
        <w:tc>
          <w:tcPr>
            <w:tcW w:w="793" w:type="dxa"/>
            <w:vAlign w:val="center"/>
          </w:tcPr>
          <w:p w14:paraId="37FEB035" w14:textId="77777777" w:rsidR="00FC6681" w:rsidRPr="0091231C" w:rsidRDefault="00FC6681">
            <w:pPr>
              <w:jc w:val="center"/>
              <w:rPr>
                <w:rFonts w:ascii="Times New Roman" w:hAnsi="Times New Roman" w:cs="Times New Roman"/>
                <w:bCs/>
                <w:sz w:val="16"/>
                <w:szCs w:val="16"/>
              </w:rPr>
              <w:pPrChange w:id="503" w:author="user" w:date="2024-08-14T19:42:00Z" w16du:dateUtc="2024-08-14T16:42:00Z">
                <w:pPr>
                  <w:jc w:val="both"/>
                </w:pPr>
              </w:pPrChange>
            </w:pPr>
          </w:p>
        </w:tc>
        <w:tc>
          <w:tcPr>
            <w:tcW w:w="784" w:type="dxa"/>
            <w:vAlign w:val="center"/>
          </w:tcPr>
          <w:p w14:paraId="40BAC2BC" w14:textId="15006905" w:rsidR="00FC6681" w:rsidRPr="0091231C" w:rsidRDefault="00FC6681">
            <w:pPr>
              <w:jc w:val="center"/>
              <w:rPr>
                <w:rFonts w:ascii="Times New Roman" w:hAnsi="Times New Roman" w:cs="Times New Roman"/>
                <w:bCs/>
                <w:sz w:val="16"/>
                <w:szCs w:val="16"/>
              </w:rPr>
              <w:pPrChange w:id="504" w:author="user" w:date="2024-08-14T19:40:00Z" w16du:dateUtc="2024-08-14T16:40:00Z">
                <w:pPr>
                  <w:jc w:val="both"/>
                </w:pPr>
              </w:pPrChange>
            </w:pPr>
            <w:r w:rsidRPr="0091231C">
              <w:rPr>
                <w:rFonts w:ascii="Times New Roman" w:hAnsi="Times New Roman" w:cs="Times New Roman"/>
                <w:bCs/>
                <w:color w:val="000000" w:themeColor="text1"/>
                <w:sz w:val="16"/>
                <w:szCs w:val="16"/>
              </w:rPr>
              <w:t>120</w:t>
            </w:r>
            <w:del w:id="505" w:author="user" w:date="2024-08-14T19:37:00Z" w16du:dateUtc="2024-08-14T16:37: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w:t>
            </w:r>
            <w:del w:id="506" w:author="user" w:date="2024-08-14T19:37:00Z" w16du:dateUtc="2024-08-14T16:37: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317</w:t>
            </w:r>
          </w:p>
        </w:tc>
        <w:tc>
          <w:tcPr>
            <w:tcW w:w="787" w:type="dxa"/>
            <w:vAlign w:val="center"/>
          </w:tcPr>
          <w:p w14:paraId="57CD8C33" w14:textId="4E0126D0" w:rsidR="00FC6681" w:rsidRPr="0091231C" w:rsidRDefault="00FC6681">
            <w:pPr>
              <w:jc w:val="center"/>
              <w:rPr>
                <w:rFonts w:ascii="Times New Roman" w:hAnsi="Times New Roman" w:cs="Times New Roman"/>
                <w:bCs/>
                <w:sz w:val="16"/>
                <w:szCs w:val="16"/>
              </w:rPr>
              <w:pPrChange w:id="507" w:author="user" w:date="2024-08-14T19:40:00Z" w16du:dateUtc="2024-08-14T16:40:00Z">
                <w:pPr>
                  <w:jc w:val="both"/>
                </w:pPr>
              </w:pPrChange>
            </w:pPr>
            <w:r w:rsidRPr="0091231C">
              <w:rPr>
                <w:rFonts w:ascii="Times New Roman" w:hAnsi="Times New Roman" w:cs="Times New Roman"/>
                <w:bCs/>
                <w:color w:val="000000" w:themeColor="text1"/>
                <w:sz w:val="16"/>
                <w:szCs w:val="16"/>
              </w:rPr>
              <w:t>5</w:t>
            </w:r>
            <w:del w:id="508" w:author="user" w:date="2024-08-14T19:40:00Z" w16du:dateUtc="2024-08-14T16:40: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w:t>
            </w:r>
            <w:del w:id="509" w:author="user" w:date="2024-08-14T19:40:00Z" w16du:dateUtc="2024-08-14T16:40: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86</w:t>
            </w:r>
          </w:p>
        </w:tc>
        <w:tc>
          <w:tcPr>
            <w:tcW w:w="724" w:type="dxa"/>
            <w:vAlign w:val="center"/>
          </w:tcPr>
          <w:p w14:paraId="03885B92" w14:textId="77777777" w:rsidR="00FC6681" w:rsidRPr="0091231C" w:rsidRDefault="00FC6681">
            <w:pPr>
              <w:jc w:val="center"/>
              <w:rPr>
                <w:rFonts w:ascii="Times New Roman" w:hAnsi="Times New Roman" w:cs="Times New Roman"/>
                <w:bCs/>
                <w:sz w:val="16"/>
                <w:szCs w:val="16"/>
              </w:rPr>
              <w:pPrChange w:id="510" w:author="user" w:date="2024-08-14T19:42:00Z" w16du:dateUtc="2024-08-14T16:42:00Z">
                <w:pPr>
                  <w:jc w:val="both"/>
                </w:pPr>
              </w:pPrChange>
            </w:pPr>
            <w:r w:rsidRPr="0091231C">
              <w:rPr>
                <w:rFonts w:ascii="Times New Roman" w:hAnsi="Times New Roman" w:cs="Times New Roman"/>
                <w:bCs/>
                <w:color w:val="000000" w:themeColor="text1"/>
                <w:sz w:val="16"/>
                <w:szCs w:val="16"/>
              </w:rPr>
              <w:t>93</w:t>
            </w:r>
          </w:p>
        </w:tc>
        <w:tc>
          <w:tcPr>
            <w:tcW w:w="816" w:type="dxa"/>
            <w:vAlign w:val="center"/>
          </w:tcPr>
          <w:p w14:paraId="212D97C1" w14:textId="6E8C6DF3" w:rsidR="00FC6681" w:rsidRPr="0091231C" w:rsidRDefault="00FC6681">
            <w:pPr>
              <w:jc w:val="center"/>
              <w:rPr>
                <w:rFonts w:ascii="Times New Roman" w:hAnsi="Times New Roman" w:cs="Times New Roman"/>
                <w:bCs/>
                <w:sz w:val="16"/>
                <w:szCs w:val="16"/>
              </w:rPr>
              <w:pPrChange w:id="511" w:author="user" w:date="2024-08-14T19:40:00Z" w16du:dateUtc="2024-08-14T16:40:00Z">
                <w:pPr>
                  <w:jc w:val="both"/>
                </w:pPr>
              </w:pPrChange>
            </w:pPr>
            <w:r w:rsidRPr="0091231C">
              <w:rPr>
                <w:rFonts w:ascii="Times New Roman" w:hAnsi="Times New Roman" w:cs="Times New Roman"/>
                <w:bCs/>
                <w:color w:val="000000" w:themeColor="text1"/>
                <w:sz w:val="16"/>
                <w:szCs w:val="16"/>
              </w:rPr>
              <w:t>0</w:t>
            </w:r>
            <w:r w:rsidR="00631B2A" w:rsidRPr="0091231C">
              <w:rPr>
                <w:rFonts w:ascii="Times New Roman" w:hAnsi="Times New Roman" w:cs="Times New Roman"/>
                <w:bCs/>
                <w:color w:val="000000" w:themeColor="text1"/>
                <w:sz w:val="16"/>
                <w:szCs w:val="16"/>
              </w:rPr>
              <w:t>.</w:t>
            </w:r>
            <w:r w:rsidRPr="0091231C">
              <w:rPr>
                <w:rFonts w:ascii="Times New Roman" w:hAnsi="Times New Roman" w:cs="Times New Roman"/>
                <w:bCs/>
                <w:color w:val="000000" w:themeColor="text1"/>
                <w:sz w:val="16"/>
                <w:szCs w:val="16"/>
              </w:rPr>
              <w:t>00238</w:t>
            </w:r>
          </w:p>
        </w:tc>
        <w:tc>
          <w:tcPr>
            <w:tcW w:w="715" w:type="dxa"/>
            <w:vAlign w:val="center"/>
          </w:tcPr>
          <w:p w14:paraId="6D2384ED" w14:textId="19A6C42E" w:rsidR="00FC6681" w:rsidRPr="0091231C" w:rsidRDefault="00FC6681">
            <w:pPr>
              <w:jc w:val="center"/>
              <w:rPr>
                <w:rFonts w:ascii="Times New Roman" w:hAnsi="Times New Roman" w:cs="Times New Roman"/>
                <w:bCs/>
                <w:sz w:val="16"/>
                <w:szCs w:val="16"/>
              </w:rPr>
              <w:pPrChange w:id="512" w:author="user" w:date="2024-08-14T19:40:00Z" w16du:dateUtc="2024-08-14T16:40:00Z">
                <w:pPr>
                  <w:jc w:val="both"/>
                </w:pPr>
              </w:pPrChange>
            </w:pPr>
            <w:r w:rsidRPr="0091231C">
              <w:rPr>
                <w:rFonts w:ascii="Times New Roman" w:hAnsi="Times New Roman" w:cs="Times New Roman"/>
                <w:bCs/>
                <w:color w:val="000000" w:themeColor="text1"/>
                <w:sz w:val="16"/>
                <w:szCs w:val="16"/>
              </w:rPr>
              <w:t>3</w:t>
            </w:r>
            <w:r w:rsidR="00631B2A" w:rsidRPr="0091231C">
              <w:rPr>
                <w:rFonts w:ascii="Times New Roman" w:hAnsi="Times New Roman" w:cs="Times New Roman"/>
                <w:bCs/>
                <w:color w:val="000000" w:themeColor="text1"/>
                <w:sz w:val="16"/>
                <w:szCs w:val="16"/>
              </w:rPr>
              <w:t>.</w:t>
            </w:r>
            <w:r w:rsidRPr="0091231C">
              <w:rPr>
                <w:rFonts w:ascii="Times New Roman" w:hAnsi="Times New Roman" w:cs="Times New Roman"/>
                <w:bCs/>
                <w:color w:val="000000" w:themeColor="text1"/>
                <w:sz w:val="16"/>
                <w:szCs w:val="16"/>
              </w:rPr>
              <w:t>02</w:t>
            </w:r>
          </w:p>
        </w:tc>
        <w:tc>
          <w:tcPr>
            <w:tcW w:w="715" w:type="dxa"/>
            <w:vAlign w:val="center"/>
          </w:tcPr>
          <w:p w14:paraId="06AF72AF" w14:textId="5A5768BC" w:rsidR="00FC6681" w:rsidRPr="0091231C" w:rsidRDefault="00FC6681">
            <w:pPr>
              <w:jc w:val="center"/>
              <w:rPr>
                <w:rFonts w:ascii="Times New Roman" w:hAnsi="Times New Roman" w:cs="Times New Roman"/>
                <w:bCs/>
                <w:sz w:val="16"/>
                <w:szCs w:val="16"/>
              </w:rPr>
              <w:pPrChange w:id="513" w:author="user" w:date="2024-08-14T19:40:00Z" w16du:dateUtc="2024-08-14T16:40:00Z">
                <w:pPr>
                  <w:jc w:val="both"/>
                </w:pPr>
              </w:pPrChange>
            </w:pPr>
            <w:r w:rsidRPr="0091231C">
              <w:rPr>
                <w:rFonts w:ascii="Times New Roman" w:hAnsi="Times New Roman" w:cs="Times New Roman"/>
                <w:bCs/>
                <w:color w:val="000000" w:themeColor="text1"/>
                <w:sz w:val="16"/>
                <w:szCs w:val="16"/>
              </w:rPr>
              <w:t>0</w:t>
            </w:r>
            <w:r w:rsidR="00631B2A" w:rsidRPr="0091231C">
              <w:rPr>
                <w:rFonts w:ascii="Times New Roman" w:hAnsi="Times New Roman" w:cs="Times New Roman"/>
                <w:bCs/>
                <w:color w:val="000000" w:themeColor="text1"/>
                <w:sz w:val="16"/>
                <w:szCs w:val="16"/>
              </w:rPr>
              <w:t>.</w:t>
            </w:r>
            <w:r w:rsidRPr="0091231C">
              <w:rPr>
                <w:rFonts w:ascii="Times New Roman" w:hAnsi="Times New Roman" w:cs="Times New Roman"/>
                <w:bCs/>
                <w:color w:val="000000" w:themeColor="text1"/>
                <w:sz w:val="16"/>
                <w:szCs w:val="16"/>
              </w:rPr>
              <w:t>98</w:t>
            </w:r>
          </w:p>
        </w:tc>
        <w:tc>
          <w:tcPr>
            <w:tcW w:w="799" w:type="dxa"/>
            <w:vAlign w:val="center"/>
          </w:tcPr>
          <w:p w14:paraId="13CF5D59" w14:textId="77777777" w:rsidR="00FC6681" w:rsidRPr="0091231C" w:rsidRDefault="00FC6681">
            <w:pPr>
              <w:jc w:val="center"/>
              <w:rPr>
                <w:rFonts w:ascii="Times New Roman" w:hAnsi="Times New Roman" w:cs="Times New Roman"/>
                <w:bCs/>
                <w:sz w:val="16"/>
                <w:szCs w:val="16"/>
              </w:rPr>
              <w:pPrChange w:id="514" w:author="user" w:date="2024-08-14T19:42:00Z" w16du:dateUtc="2024-08-14T16:42:00Z">
                <w:pPr>
                  <w:jc w:val="both"/>
                </w:pPr>
              </w:pPrChange>
            </w:pPr>
            <w:r w:rsidRPr="0091231C">
              <w:rPr>
                <w:rFonts w:ascii="Times New Roman" w:hAnsi="Times New Roman" w:cs="Times New Roman"/>
                <w:bCs/>
                <w:color w:val="000000" w:themeColor="text1"/>
                <w:sz w:val="16"/>
                <w:szCs w:val="16"/>
              </w:rPr>
              <w:t>I</w:t>
            </w:r>
          </w:p>
        </w:tc>
      </w:tr>
      <w:tr w:rsidR="00C700B4" w:rsidRPr="0091231C" w14:paraId="19357CD3" w14:textId="77777777" w:rsidTr="00C700B4">
        <w:trPr>
          <w:jc w:val="center"/>
        </w:trPr>
        <w:tc>
          <w:tcPr>
            <w:tcW w:w="1017" w:type="dxa"/>
            <w:vMerge w:val="restart"/>
            <w:vAlign w:val="center"/>
          </w:tcPr>
          <w:p w14:paraId="59B23DE5" w14:textId="65674EF9" w:rsidR="00C700B4" w:rsidRPr="0091231C" w:rsidRDefault="00C700B4">
            <w:pPr>
              <w:jc w:val="center"/>
              <w:rPr>
                <w:rFonts w:ascii="Times New Roman" w:hAnsi="Times New Roman" w:cs="Times New Roman"/>
                <w:bCs/>
                <w:sz w:val="16"/>
                <w:szCs w:val="16"/>
              </w:rPr>
              <w:pPrChange w:id="515" w:author="user" w:date="2024-08-14T21:07:00Z" w16du:dateUtc="2024-08-14T18:07:00Z">
                <w:pPr>
                  <w:jc w:val="both"/>
                </w:pPr>
              </w:pPrChange>
            </w:pPr>
            <w:bookmarkStart w:id="516" w:name="_Hlk174568391"/>
            <w:r w:rsidRPr="0091231C">
              <w:rPr>
                <w:rFonts w:ascii="Times New Roman" w:hAnsi="Times New Roman" w:cs="Times New Roman"/>
                <w:bCs/>
                <w:color w:val="000000" w:themeColor="text1"/>
                <w:sz w:val="16"/>
                <w:szCs w:val="16"/>
              </w:rPr>
              <w:t xml:space="preserve">Özütemiz et al. </w:t>
            </w:r>
            <w:r w:rsidR="00692DD0" w:rsidRPr="0091231C">
              <w:rPr>
                <w:rFonts w:ascii="Times New Roman" w:hAnsi="Times New Roman" w:cs="Times New Roman"/>
                <w:bCs/>
                <w:color w:val="000000" w:themeColor="text1"/>
                <w:sz w:val="16"/>
                <w:szCs w:val="16"/>
              </w:rPr>
              <w:t>(</w:t>
            </w:r>
            <w:r w:rsidRPr="0091231C">
              <w:rPr>
                <w:rFonts w:ascii="Times New Roman" w:hAnsi="Times New Roman" w:cs="Times New Roman"/>
                <w:bCs/>
                <w:color w:val="000000" w:themeColor="text1"/>
                <w:sz w:val="16"/>
                <w:szCs w:val="16"/>
              </w:rPr>
              <w:t>200</w:t>
            </w:r>
            <w:ins w:id="517" w:author="user" w:date="2024-08-14T21:24:00Z" w16du:dateUtc="2024-08-14T18:24:00Z">
              <w:r w:rsidR="0091231C">
                <w:rPr>
                  <w:rFonts w:ascii="Times New Roman" w:hAnsi="Times New Roman" w:cs="Times New Roman"/>
                  <w:bCs/>
                  <w:color w:val="000000" w:themeColor="text1"/>
                  <w:sz w:val="16"/>
                  <w:szCs w:val="16"/>
                </w:rPr>
                <w:t>9</w:t>
              </w:r>
            </w:ins>
            <w:del w:id="518" w:author="user" w:date="2024-08-14T21:24:00Z" w16du:dateUtc="2024-08-14T18:24:00Z">
              <w:r w:rsidRPr="0091231C" w:rsidDel="0091231C">
                <w:rPr>
                  <w:rFonts w:ascii="Times New Roman" w:hAnsi="Times New Roman" w:cs="Times New Roman"/>
                  <w:bCs/>
                  <w:color w:val="000000" w:themeColor="text1"/>
                  <w:sz w:val="16"/>
                  <w:szCs w:val="16"/>
                </w:rPr>
                <w:delText>7</w:delText>
              </w:r>
            </w:del>
            <w:r w:rsidR="00692DD0" w:rsidRPr="0091231C">
              <w:rPr>
                <w:rFonts w:ascii="Times New Roman" w:hAnsi="Times New Roman" w:cs="Times New Roman"/>
                <w:bCs/>
                <w:color w:val="000000" w:themeColor="text1"/>
                <w:sz w:val="16"/>
                <w:szCs w:val="16"/>
              </w:rPr>
              <w:t>)</w:t>
            </w:r>
            <w:bookmarkEnd w:id="516"/>
          </w:p>
        </w:tc>
        <w:tc>
          <w:tcPr>
            <w:tcW w:w="1150" w:type="dxa"/>
            <w:vMerge w:val="restart"/>
            <w:vAlign w:val="center"/>
          </w:tcPr>
          <w:p w14:paraId="25FD67E3" w14:textId="77777777" w:rsidR="00C700B4" w:rsidRPr="0091231C" w:rsidRDefault="00C700B4">
            <w:pPr>
              <w:jc w:val="center"/>
              <w:rPr>
                <w:rFonts w:ascii="Times New Roman" w:hAnsi="Times New Roman" w:cs="Times New Roman"/>
                <w:bCs/>
                <w:sz w:val="16"/>
                <w:szCs w:val="16"/>
              </w:rPr>
              <w:pPrChange w:id="519" w:author="user" w:date="2024-08-14T21:03:00Z" w16du:dateUtc="2024-08-14T18:03:00Z">
                <w:pPr>
                  <w:jc w:val="both"/>
                </w:pPr>
              </w:pPrChange>
            </w:pPr>
            <w:r w:rsidRPr="0091231C">
              <w:rPr>
                <w:rFonts w:ascii="Times New Roman" w:hAnsi="Times New Roman" w:cs="Times New Roman"/>
                <w:bCs/>
                <w:color w:val="000000" w:themeColor="text1"/>
                <w:sz w:val="16"/>
                <w:szCs w:val="16"/>
              </w:rPr>
              <w:t>Aegean Sea</w:t>
            </w:r>
          </w:p>
        </w:tc>
        <w:tc>
          <w:tcPr>
            <w:tcW w:w="760" w:type="dxa"/>
            <w:vMerge w:val="restart"/>
            <w:vAlign w:val="center"/>
          </w:tcPr>
          <w:p w14:paraId="05874650" w14:textId="77777777" w:rsidR="00C700B4" w:rsidRPr="0091231C" w:rsidRDefault="00C700B4">
            <w:pPr>
              <w:jc w:val="center"/>
              <w:rPr>
                <w:rFonts w:ascii="Times New Roman" w:hAnsi="Times New Roman" w:cs="Times New Roman"/>
                <w:bCs/>
                <w:sz w:val="16"/>
                <w:szCs w:val="16"/>
              </w:rPr>
              <w:pPrChange w:id="520" w:author="user" w:date="2024-08-14T19:42:00Z" w16du:dateUtc="2024-08-14T16:42:00Z">
                <w:pPr>
                  <w:jc w:val="both"/>
                </w:pPr>
              </w:pPrChange>
            </w:pPr>
            <w:r w:rsidRPr="0091231C">
              <w:rPr>
                <w:rFonts w:ascii="Times New Roman" w:hAnsi="Times New Roman" w:cs="Times New Roman"/>
                <w:bCs/>
                <w:color w:val="000000" w:themeColor="text1"/>
                <w:sz w:val="16"/>
                <w:szCs w:val="16"/>
              </w:rPr>
              <w:t>-</w:t>
            </w:r>
          </w:p>
        </w:tc>
        <w:tc>
          <w:tcPr>
            <w:tcW w:w="793" w:type="dxa"/>
            <w:vAlign w:val="center"/>
          </w:tcPr>
          <w:p w14:paraId="31A10C2F" w14:textId="77777777" w:rsidR="00C700B4" w:rsidRPr="0091231C" w:rsidRDefault="00C700B4">
            <w:pPr>
              <w:jc w:val="center"/>
              <w:rPr>
                <w:rFonts w:ascii="Times New Roman" w:hAnsi="Times New Roman" w:cs="Times New Roman"/>
                <w:bCs/>
                <w:sz w:val="16"/>
                <w:szCs w:val="16"/>
              </w:rPr>
              <w:pPrChange w:id="521" w:author="user" w:date="2024-08-14T19:42:00Z" w16du:dateUtc="2024-08-14T16:42:00Z">
                <w:pPr>
                  <w:jc w:val="both"/>
                </w:pPr>
              </w:pPrChange>
            </w:pPr>
            <w:r w:rsidRPr="0091231C">
              <w:rPr>
                <w:rFonts w:ascii="Times New Roman" w:hAnsi="Times New Roman" w:cs="Times New Roman"/>
                <w:bCs/>
                <w:color w:val="000000" w:themeColor="text1"/>
                <w:sz w:val="16"/>
                <w:szCs w:val="16"/>
              </w:rPr>
              <w:t>F</w:t>
            </w:r>
          </w:p>
        </w:tc>
        <w:tc>
          <w:tcPr>
            <w:tcW w:w="784" w:type="dxa"/>
            <w:vAlign w:val="center"/>
          </w:tcPr>
          <w:p w14:paraId="0A5D257E" w14:textId="403DC811" w:rsidR="00C700B4" w:rsidRPr="0091231C" w:rsidRDefault="00C700B4">
            <w:pPr>
              <w:jc w:val="center"/>
              <w:rPr>
                <w:rFonts w:ascii="Times New Roman" w:hAnsi="Times New Roman" w:cs="Times New Roman"/>
                <w:bCs/>
                <w:sz w:val="16"/>
                <w:szCs w:val="16"/>
              </w:rPr>
              <w:pPrChange w:id="522" w:author="user" w:date="2024-08-14T19:40:00Z" w16du:dateUtc="2024-08-14T16:40:00Z">
                <w:pPr>
                  <w:jc w:val="both"/>
                </w:pPr>
              </w:pPrChange>
            </w:pPr>
            <w:r w:rsidRPr="0091231C">
              <w:rPr>
                <w:rFonts w:ascii="Times New Roman" w:hAnsi="Times New Roman" w:cs="Times New Roman"/>
                <w:bCs/>
                <w:color w:val="000000" w:themeColor="text1"/>
                <w:sz w:val="16"/>
                <w:szCs w:val="16"/>
              </w:rPr>
              <w:t>90</w:t>
            </w:r>
            <w:del w:id="523" w:author="user" w:date="2024-08-14T19:38:00Z" w16du:dateUtc="2024-08-14T16:38: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w:t>
            </w:r>
            <w:del w:id="524" w:author="user" w:date="2024-08-14T19:38:00Z" w16du:dateUtc="2024-08-14T16:38: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190</w:t>
            </w:r>
          </w:p>
        </w:tc>
        <w:tc>
          <w:tcPr>
            <w:tcW w:w="787" w:type="dxa"/>
            <w:vAlign w:val="center"/>
          </w:tcPr>
          <w:p w14:paraId="32741204" w14:textId="77777777" w:rsidR="00C700B4" w:rsidRPr="0091231C" w:rsidRDefault="00C700B4">
            <w:pPr>
              <w:jc w:val="center"/>
              <w:rPr>
                <w:rFonts w:ascii="Times New Roman" w:hAnsi="Times New Roman" w:cs="Times New Roman"/>
                <w:bCs/>
                <w:sz w:val="16"/>
                <w:szCs w:val="16"/>
              </w:rPr>
              <w:pPrChange w:id="525"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24" w:type="dxa"/>
            <w:vAlign w:val="center"/>
          </w:tcPr>
          <w:p w14:paraId="29E3E29F" w14:textId="77777777" w:rsidR="00C700B4" w:rsidRPr="0091231C" w:rsidRDefault="00C700B4">
            <w:pPr>
              <w:jc w:val="center"/>
              <w:rPr>
                <w:rFonts w:ascii="Times New Roman" w:hAnsi="Times New Roman" w:cs="Times New Roman"/>
                <w:bCs/>
                <w:sz w:val="16"/>
                <w:szCs w:val="16"/>
              </w:rPr>
              <w:pPrChange w:id="526" w:author="user" w:date="2024-08-14T19:42:00Z" w16du:dateUtc="2024-08-14T16:42:00Z">
                <w:pPr>
                  <w:jc w:val="both"/>
                </w:pPr>
              </w:pPrChange>
            </w:pPr>
            <w:r w:rsidRPr="0091231C">
              <w:rPr>
                <w:rFonts w:ascii="Times New Roman" w:hAnsi="Times New Roman" w:cs="Times New Roman"/>
                <w:bCs/>
                <w:color w:val="000000" w:themeColor="text1"/>
                <w:sz w:val="16"/>
                <w:szCs w:val="16"/>
              </w:rPr>
              <w:t>130</w:t>
            </w:r>
          </w:p>
        </w:tc>
        <w:tc>
          <w:tcPr>
            <w:tcW w:w="816" w:type="dxa"/>
            <w:vAlign w:val="center"/>
          </w:tcPr>
          <w:p w14:paraId="2679A5F6" w14:textId="2098EB9E" w:rsidR="00C700B4" w:rsidRPr="0091231C" w:rsidRDefault="00C700B4">
            <w:pPr>
              <w:jc w:val="center"/>
              <w:rPr>
                <w:rFonts w:ascii="Times New Roman" w:hAnsi="Times New Roman" w:cs="Times New Roman"/>
                <w:bCs/>
                <w:sz w:val="16"/>
                <w:szCs w:val="16"/>
              </w:rPr>
              <w:pPrChange w:id="527" w:author="user" w:date="2024-08-14T19:40:00Z" w16du:dateUtc="2024-08-14T16:40:00Z">
                <w:pPr>
                  <w:jc w:val="both"/>
                </w:pPr>
              </w:pPrChange>
            </w:pPr>
            <w:r w:rsidRPr="0091231C">
              <w:rPr>
                <w:rFonts w:ascii="Times New Roman" w:hAnsi="Times New Roman" w:cs="Times New Roman"/>
                <w:bCs/>
                <w:color w:val="000000" w:themeColor="text1"/>
                <w:sz w:val="16"/>
                <w:szCs w:val="16"/>
              </w:rPr>
              <w:t>0.004</w:t>
            </w:r>
          </w:p>
        </w:tc>
        <w:tc>
          <w:tcPr>
            <w:tcW w:w="715" w:type="dxa"/>
            <w:vAlign w:val="center"/>
          </w:tcPr>
          <w:p w14:paraId="23E08AB0" w14:textId="34877442" w:rsidR="00C700B4" w:rsidRPr="0091231C" w:rsidRDefault="00C700B4">
            <w:pPr>
              <w:jc w:val="center"/>
              <w:rPr>
                <w:rFonts w:ascii="Times New Roman" w:hAnsi="Times New Roman" w:cs="Times New Roman"/>
                <w:bCs/>
                <w:sz w:val="16"/>
                <w:szCs w:val="16"/>
              </w:rPr>
              <w:pPrChange w:id="528" w:author="user" w:date="2024-08-14T19:40:00Z" w16du:dateUtc="2024-08-14T16:40:00Z">
                <w:pPr>
                  <w:jc w:val="both"/>
                </w:pPr>
              </w:pPrChange>
            </w:pPr>
            <w:r w:rsidRPr="0091231C">
              <w:rPr>
                <w:rFonts w:ascii="Times New Roman" w:hAnsi="Times New Roman" w:cs="Times New Roman"/>
                <w:bCs/>
                <w:color w:val="000000" w:themeColor="text1"/>
                <w:sz w:val="16"/>
                <w:szCs w:val="16"/>
              </w:rPr>
              <w:t>2.85</w:t>
            </w:r>
          </w:p>
        </w:tc>
        <w:tc>
          <w:tcPr>
            <w:tcW w:w="715" w:type="dxa"/>
            <w:vAlign w:val="center"/>
          </w:tcPr>
          <w:p w14:paraId="78353DE1" w14:textId="1B5B990B" w:rsidR="00C700B4" w:rsidRPr="0091231C" w:rsidRDefault="00C700B4">
            <w:pPr>
              <w:jc w:val="center"/>
              <w:rPr>
                <w:rFonts w:ascii="Times New Roman" w:hAnsi="Times New Roman" w:cs="Times New Roman"/>
                <w:bCs/>
                <w:sz w:val="16"/>
                <w:szCs w:val="16"/>
              </w:rPr>
              <w:pPrChange w:id="529" w:author="user" w:date="2024-08-14T19:40:00Z" w16du:dateUtc="2024-08-14T16:40:00Z">
                <w:pPr>
                  <w:jc w:val="both"/>
                </w:pPr>
              </w:pPrChange>
            </w:pPr>
            <w:r w:rsidRPr="0091231C">
              <w:rPr>
                <w:rFonts w:ascii="Times New Roman" w:hAnsi="Times New Roman" w:cs="Times New Roman"/>
                <w:bCs/>
                <w:color w:val="000000" w:themeColor="text1"/>
                <w:sz w:val="16"/>
                <w:szCs w:val="16"/>
              </w:rPr>
              <w:t>0.88</w:t>
            </w:r>
          </w:p>
        </w:tc>
        <w:tc>
          <w:tcPr>
            <w:tcW w:w="799" w:type="dxa"/>
            <w:vAlign w:val="center"/>
          </w:tcPr>
          <w:p w14:paraId="2D93C691" w14:textId="77777777" w:rsidR="00C700B4" w:rsidRPr="0091231C" w:rsidRDefault="00C700B4">
            <w:pPr>
              <w:jc w:val="center"/>
              <w:rPr>
                <w:rFonts w:ascii="Times New Roman" w:hAnsi="Times New Roman" w:cs="Times New Roman"/>
                <w:bCs/>
                <w:sz w:val="16"/>
                <w:szCs w:val="16"/>
              </w:rPr>
              <w:pPrChange w:id="530" w:author="user" w:date="2024-08-14T19:42:00Z" w16du:dateUtc="2024-08-14T16:42:00Z">
                <w:pPr>
                  <w:jc w:val="both"/>
                </w:pPr>
              </w:pPrChange>
            </w:pPr>
            <w:r w:rsidRPr="0091231C">
              <w:rPr>
                <w:rFonts w:ascii="Times New Roman" w:hAnsi="Times New Roman" w:cs="Times New Roman"/>
                <w:bCs/>
                <w:color w:val="000000" w:themeColor="text1"/>
                <w:sz w:val="16"/>
                <w:szCs w:val="16"/>
              </w:rPr>
              <w:t>A+</w:t>
            </w:r>
          </w:p>
        </w:tc>
      </w:tr>
      <w:tr w:rsidR="00C700B4" w:rsidRPr="0091231C" w14:paraId="6014C3A6" w14:textId="77777777" w:rsidTr="00C700B4">
        <w:trPr>
          <w:jc w:val="center"/>
        </w:trPr>
        <w:tc>
          <w:tcPr>
            <w:tcW w:w="1017" w:type="dxa"/>
            <w:vMerge/>
            <w:vAlign w:val="center"/>
          </w:tcPr>
          <w:p w14:paraId="34025D74" w14:textId="77777777" w:rsidR="00C700B4" w:rsidRPr="0091231C" w:rsidRDefault="00C700B4">
            <w:pPr>
              <w:jc w:val="center"/>
              <w:rPr>
                <w:rFonts w:ascii="Times New Roman" w:hAnsi="Times New Roman" w:cs="Times New Roman"/>
                <w:bCs/>
                <w:sz w:val="16"/>
                <w:szCs w:val="16"/>
              </w:rPr>
              <w:pPrChange w:id="531" w:author="user" w:date="2024-08-14T21:07:00Z" w16du:dateUtc="2024-08-14T18:07:00Z">
                <w:pPr>
                  <w:jc w:val="both"/>
                </w:pPr>
              </w:pPrChange>
            </w:pPr>
          </w:p>
        </w:tc>
        <w:tc>
          <w:tcPr>
            <w:tcW w:w="1150" w:type="dxa"/>
            <w:vMerge/>
            <w:vAlign w:val="center"/>
          </w:tcPr>
          <w:p w14:paraId="59C80AD3" w14:textId="77777777" w:rsidR="00C700B4" w:rsidRPr="0091231C" w:rsidRDefault="00C700B4">
            <w:pPr>
              <w:jc w:val="center"/>
              <w:rPr>
                <w:rFonts w:ascii="Times New Roman" w:hAnsi="Times New Roman" w:cs="Times New Roman"/>
                <w:bCs/>
                <w:sz w:val="16"/>
                <w:szCs w:val="16"/>
              </w:rPr>
              <w:pPrChange w:id="532" w:author="user" w:date="2024-08-14T21:03:00Z" w16du:dateUtc="2024-08-14T18:03:00Z">
                <w:pPr>
                  <w:jc w:val="both"/>
                </w:pPr>
              </w:pPrChange>
            </w:pPr>
          </w:p>
        </w:tc>
        <w:tc>
          <w:tcPr>
            <w:tcW w:w="760" w:type="dxa"/>
            <w:vMerge/>
            <w:vAlign w:val="center"/>
          </w:tcPr>
          <w:p w14:paraId="6A5418C4" w14:textId="77777777" w:rsidR="00C700B4" w:rsidRPr="0091231C" w:rsidRDefault="00C700B4">
            <w:pPr>
              <w:jc w:val="center"/>
              <w:rPr>
                <w:rFonts w:ascii="Times New Roman" w:hAnsi="Times New Roman" w:cs="Times New Roman"/>
                <w:bCs/>
                <w:sz w:val="16"/>
                <w:szCs w:val="16"/>
              </w:rPr>
              <w:pPrChange w:id="533" w:author="user" w:date="2024-08-14T19:42:00Z" w16du:dateUtc="2024-08-14T16:42:00Z">
                <w:pPr>
                  <w:jc w:val="both"/>
                </w:pPr>
              </w:pPrChange>
            </w:pPr>
          </w:p>
        </w:tc>
        <w:tc>
          <w:tcPr>
            <w:tcW w:w="793" w:type="dxa"/>
            <w:vAlign w:val="center"/>
          </w:tcPr>
          <w:p w14:paraId="3747086C" w14:textId="77777777" w:rsidR="00C700B4" w:rsidRPr="0091231C" w:rsidRDefault="00C700B4">
            <w:pPr>
              <w:jc w:val="center"/>
              <w:rPr>
                <w:rFonts w:ascii="Times New Roman" w:hAnsi="Times New Roman" w:cs="Times New Roman"/>
                <w:bCs/>
                <w:sz w:val="16"/>
                <w:szCs w:val="16"/>
              </w:rPr>
              <w:pPrChange w:id="534" w:author="user" w:date="2024-08-14T19:42:00Z" w16du:dateUtc="2024-08-14T16:42:00Z">
                <w:pPr>
                  <w:jc w:val="both"/>
                </w:pPr>
              </w:pPrChange>
            </w:pPr>
            <w:r w:rsidRPr="0091231C">
              <w:rPr>
                <w:rFonts w:ascii="Times New Roman" w:hAnsi="Times New Roman" w:cs="Times New Roman"/>
                <w:bCs/>
                <w:color w:val="000000" w:themeColor="text1"/>
                <w:sz w:val="16"/>
                <w:szCs w:val="16"/>
              </w:rPr>
              <w:t>M</w:t>
            </w:r>
          </w:p>
        </w:tc>
        <w:tc>
          <w:tcPr>
            <w:tcW w:w="784" w:type="dxa"/>
            <w:vAlign w:val="center"/>
          </w:tcPr>
          <w:p w14:paraId="3B1ADC52" w14:textId="77777777" w:rsidR="00C700B4" w:rsidRPr="0091231C" w:rsidRDefault="00C700B4">
            <w:pPr>
              <w:jc w:val="center"/>
              <w:rPr>
                <w:rFonts w:ascii="Times New Roman" w:hAnsi="Times New Roman" w:cs="Times New Roman"/>
                <w:bCs/>
                <w:sz w:val="16"/>
                <w:szCs w:val="16"/>
              </w:rPr>
              <w:pPrChange w:id="535" w:author="user" w:date="2024-08-14T19:40:00Z" w16du:dateUtc="2024-08-14T16:40:00Z">
                <w:pPr>
                  <w:jc w:val="both"/>
                </w:pPr>
              </w:pPrChange>
            </w:pPr>
          </w:p>
        </w:tc>
        <w:tc>
          <w:tcPr>
            <w:tcW w:w="787" w:type="dxa"/>
            <w:vAlign w:val="center"/>
          </w:tcPr>
          <w:p w14:paraId="1082FB67" w14:textId="77777777" w:rsidR="00C700B4" w:rsidRPr="0091231C" w:rsidRDefault="00C700B4">
            <w:pPr>
              <w:jc w:val="center"/>
              <w:rPr>
                <w:rFonts w:ascii="Times New Roman" w:hAnsi="Times New Roman" w:cs="Times New Roman"/>
                <w:bCs/>
                <w:sz w:val="16"/>
                <w:szCs w:val="16"/>
              </w:rPr>
              <w:pPrChange w:id="536" w:author="user" w:date="2024-08-14T19:40:00Z" w16du:dateUtc="2024-08-14T16:40:00Z">
                <w:pPr>
                  <w:jc w:val="both"/>
                </w:pPr>
              </w:pPrChange>
            </w:pPr>
          </w:p>
        </w:tc>
        <w:tc>
          <w:tcPr>
            <w:tcW w:w="724" w:type="dxa"/>
            <w:vAlign w:val="center"/>
          </w:tcPr>
          <w:p w14:paraId="0BF34815" w14:textId="77777777" w:rsidR="00C700B4" w:rsidRPr="0091231C" w:rsidRDefault="00C700B4">
            <w:pPr>
              <w:jc w:val="center"/>
              <w:rPr>
                <w:rFonts w:ascii="Times New Roman" w:hAnsi="Times New Roman" w:cs="Times New Roman"/>
                <w:bCs/>
                <w:sz w:val="16"/>
                <w:szCs w:val="16"/>
              </w:rPr>
              <w:pPrChange w:id="537" w:author="user" w:date="2024-08-14T19:42:00Z" w16du:dateUtc="2024-08-14T16:42:00Z">
                <w:pPr>
                  <w:jc w:val="both"/>
                </w:pPr>
              </w:pPrChange>
            </w:pPr>
          </w:p>
        </w:tc>
        <w:tc>
          <w:tcPr>
            <w:tcW w:w="816" w:type="dxa"/>
            <w:vAlign w:val="center"/>
          </w:tcPr>
          <w:p w14:paraId="0F2100CF" w14:textId="5417B65C" w:rsidR="00C700B4" w:rsidRPr="0091231C" w:rsidRDefault="00C700B4">
            <w:pPr>
              <w:jc w:val="center"/>
              <w:rPr>
                <w:rFonts w:ascii="Times New Roman" w:hAnsi="Times New Roman" w:cs="Times New Roman"/>
                <w:bCs/>
                <w:sz w:val="16"/>
                <w:szCs w:val="16"/>
              </w:rPr>
              <w:pPrChange w:id="538" w:author="user" w:date="2024-08-14T19:40:00Z" w16du:dateUtc="2024-08-14T16:40:00Z">
                <w:pPr>
                  <w:jc w:val="both"/>
                </w:pPr>
              </w:pPrChange>
            </w:pPr>
            <w:r w:rsidRPr="0091231C">
              <w:rPr>
                <w:rFonts w:ascii="Times New Roman" w:hAnsi="Times New Roman" w:cs="Times New Roman"/>
                <w:bCs/>
                <w:color w:val="000000" w:themeColor="text1"/>
                <w:sz w:val="16"/>
                <w:szCs w:val="16"/>
              </w:rPr>
              <w:t>0.002</w:t>
            </w:r>
          </w:p>
        </w:tc>
        <w:tc>
          <w:tcPr>
            <w:tcW w:w="715" w:type="dxa"/>
            <w:vAlign w:val="center"/>
          </w:tcPr>
          <w:p w14:paraId="0028BB01" w14:textId="39D81A2D" w:rsidR="00C700B4" w:rsidRPr="0091231C" w:rsidRDefault="00C700B4">
            <w:pPr>
              <w:jc w:val="center"/>
              <w:rPr>
                <w:rFonts w:ascii="Times New Roman" w:hAnsi="Times New Roman" w:cs="Times New Roman"/>
                <w:bCs/>
                <w:sz w:val="16"/>
                <w:szCs w:val="16"/>
              </w:rPr>
              <w:pPrChange w:id="539" w:author="user" w:date="2024-08-14T19:40:00Z" w16du:dateUtc="2024-08-14T16:40:00Z">
                <w:pPr>
                  <w:jc w:val="both"/>
                </w:pPr>
              </w:pPrChange>
            </w:pPr>
            <w:r w:rsidRPr="0091231C">
              <w:rPr>
                <w:rFonts w:ascii="Times New Roman" w:hAnsi="Times New Roman" w:cs="Times New Roman"/>
                <w:bCs/>
                <w:color w:val="000000" w:themeColor="text1"/>
                <w:sz w:val="16"/>
                <w:szCs w:val="16"/>
              </w:rPr>
              <w:t>3.05</w:t>
            </w:r>
          </w:p>
        </w:tc>
        <w:tc>
          <w:tcPr>
            <w:tcW w:w="715" w:type="dxa"/>
            <w:vAlign w:val="center"/>
          </w:tcPr>
          <w:p w14:paraId="359AB283" w14:textId="355E8816" w:rsidR="00C700B4" w:rsidRPr="0091231C" w:rsidRDefault="00C700B4">
            <w:pPr>
              <w:jc w:val="center"/>
              <w:rPr>
                <w:rFonts w:ascii="Times New Roman" w:hAnsi="Times New Roman" w:cs="Times New Roman"/>
                <w:bCs/>
                <w:sz w:val="16"/>
                <w:szCs w:val="16"/>
              </w:rPr>
              <w:pPrChange w:id="540" w:author="user" w:date="2024-08-14T19:40:00Z" w16du:dateUtc="2024-08-14T16:40:00Z">
                <w:pPr>
                  <w:jc w:val="both"/>
                </w:pPr>
              </w:pPrChange>
            </w:pPr>
            <w:r w:rsidRPr="0091231C">
              <w:rPr>
                <w:rFonts w:ascii="Times New Roman" w:hAnsi="Times New Roman" w:cs="Times New Roman"/>
                <w:bCs/>
                <w:color w:val="000000" w:themeColor="text1"/>
                <w:sz w:val="16"/>
                <w:szCs w:val="16"/>
              </w:rPr>
              <w:t>0.93</w:t>
            </w:r>
          </w:p>
        </w:tc>
        <w:tc>
          <w:tcPr>
            <w:tcW w:w="799" w:type="dxa"/>
            <w:vAlign w:val="center"/>
          </w:tcPr>
          <w:p w14:paraId="0ABF1852" w14:textId="77777777" w:rsidR="00C700B4" w:rsidRPr="0091231C" w:rsidRDefault="00C700B4">
            <w:pPr>
              <w:jc w:val="center"/>
              <w:rPr>
                <w:rFonts w:ascii="Times New Roman" w:hAnsi="Times New Roman" w:cs="Times New Roman"/>
                <w:bCs/>
                <w:sz w:val="16"/>
                <w:szCs w:val="16"/>
              </w:rPr>
              <w:pPrChange w:id="541" w:author="user" w:date="2024-08-14T19:42:00Z" w16du:dateUtc="2024-08-14T16:42:00Z">
                <w:pPr>
                  <w:jc w:val="both"/>
                </w:pPr>
              </w:pPrChange>
            </w:pPr>
            <w:r w:rsidRPr="0091231C">
              <w:rPr>
                <w:rFonts w:ascii="Times New Roman" w:hAnsi="Times New Roman" w:cs="Times New Roman"/>
                <w:bCs/>
                <w:color w:val="000000" w:themeColor="text1"/>
                <w:sz w:val="16"/>
                <w:szCs w:val="16"/>
              </w:rPr>
              <w:t>A+</w:t>
            </w:r>
          </w:p>
        </w:tc>
      </w:tr>
      <w:tr w:rsidR="00C700B4" w:rsidRPr="0091231C" w14:paraId="3FDE582D" w14:textId="77777777" w:rsidTr="00C700B4">
        <w:trPr>
          <w:jc w:val="center"/>
        </w:trPr>
        <w:tc>
          <w:tcPr>
            <w:tcW w:w="1017" w:type="dxa"/>
            <w:vMerge/>
            <w:vAlign w:val="center"/>
          </w:tcPr>
          <w:p w14:paraId="17A2AA8C" w14:textId="77777777" w:rsidR="00C700B4" w:rsidRPr="0091231C" w:rsidRDefault="00C700B4">
            <w:pPr>
              <w:jc w:val="center"/>
              <w:rPr>
                <w:rFonts w:ascii="Times New Roman" w:hAnsi="Times New Roman" w:cs="Times New Roman"/>
                <w:bCs/>
                <w:sz w:val="16"/>
                <w:szCs w:val="16"/>
              </w:rPr>
              <w:pPrChange w:id="542" w:author="user" w:date="2024-08-14T21:07:00Z" w16du:dateUtc="2024-08-14T18:07:00Z">
                <w:pPr>
                  <w:jc w:val="both"/>
                </w:pPr>
              </w:pPrChange>
            </w:pPr>
          </w:p>
        </w:tc>
        <w:tc>
          <w:tcPr>
            <w:tcW w:w="1150" w:type="dxa"/>
            <w:vMerge/>
            <w:vAlign w:val="center"/>
          </w:tcPr>
          <w:p w14:paraId="56757E45" w14:textId="77777777" w:rsidR="00C700B4" w:rsidRPr="0091231C" w:rsidRDefault="00C700B4">
            <w:pPr>
              <w:jc w:val="center"/>
              <w:rPr>
                <w:rFonts w:ascii="Times New Roman" w:hAnsi="Times New Roman" w:cs="Times New Roman"/>
                <w:bCs/>
                <w:sz w:val="16"/>
                <w:szCs w:val="16"/>
              </w:rPr>
              <w:pPrChange w:id="543" w:author="user" w:date="2024-08-14T21:03:00Z" w16du:dateUtc="2024-08-14T18:03:00Z">
                <w:pPr>
                  <w:jc w:val="both"/>
                </w:pPr>
              </w:pPrChange>
            </w:pPr>
          </w:p>
        </w:tc>
        <w:tc>
          <w:tcPr>
            <w:tcW w:w="760" w:type="dxa"/>
            <w:vMerge/>
            <w:vAlign w:val="center"/>
          </w:tcPr>
          <w:p w14:paraId="747A0CDB" w14:textId="77777777" w:rsidR="00C700B4" w:rsidRPr="0091231C" w:rsidRDefault="00C700B4">
            <w:pPr>
              <w:jc w:val="center"/>
              <w:rPr>
                <w:rFonts w:ascii="Times New Roman" w:hAnsi="Times New Roman" w:cs="Times New Roman"/>
                <w:bCs/>
                <w:sz w:val="16"/>
                <w:szCs w:val="16"/>
              </w:rPr>
              <w:pPrChange w:id="544" w:author="user" w:date="2024-08-14T19:42:00Z" w16du:dateUtc="2024-08-14T16:42:00Z">
                <w:pPr>
                  <w:jc w:val="both"/>
                </w:pPr>
              </w:pPrChange>
            </w:pPr>
          </w:p>
        </w:tc>
        <w:tc>
          <w:tcPr>
            <w:tcW w:w="793" w:type="dxa"/>
            <w:vAlign w:val="center"/>
          </w:tcPr>
          <w:p w14:paraId="094C2E10" w14:textId="4618EE95" w:rsidR="00C700B4" w:rsidRPr="0091231C" w:rsidRDefault="00C700B4">
            <w:pPr>
              <w:jc w:val="center"/>
              <w:rPr>
                <w:rFonts w:ascii="Times New Roman" w:hAnsi="Times New Roman" w:cs="Times New Roman"/>
                <w:bCs/>
                <w:sz w:val="16"/>
                <w:szCs w:val="16"/>
              </w:rPr>
              <w:pPrChange w:id="545" w:author="user" w:date="2024-08-14T19:42:00Z" w16du:dateUtc="2024-08-14T16:42:00Z">
                <w:pPr>
                  <w:jc w:val="both"/>
                </w:pPr>
              </w:pPrChange>
            </w:pPr>
            <w:r w:rsidRPr="0091231C">
              <w:rPr>
                <w:rFonts w:ascii="Times New Roman" w:hAnsi="Times New Roman" w:cs="Times New Roman"/>
                <w:bCs/>
                <w:color w:val="000000" w:themeColor="text1"/>
                <w:sz w:val="16"/>
                <w:szCs w:val="16"/>
              </w:rPr>
              <w:t>C</w:t>
            </w:r>
          </w:p>
        </w:tc>
        <w:tc>
          <w:tcPr>
            <w:tcW w:w="784" w:type="dxa"/>
            <w:vAlign w:val="center"/>
          </w:tcPr>
          <w:p w14:paraId="4A8FE312" w14:textId="77777777" w:rsidR="00C700B4" w:rsidRPr="0091231C" w:rsidRDefault="00C700B4">
            <w:pPr>
              <w:jc w:val="center"/>
              <w:rPr>
                <w:rFonts w:ascii="Times New Roman" w:hAnsi="Times New Roman" w:cs="Times New Roman"/>
                <w:bCs/>
                <w:sz w:val="16"/>
                <w:szCs w:val="16"/>
              </w:rPr>
              <w:pPrChange w:id="546" w:author="user" w:date="2024-08-14T19:40:00Z" w16du:dateUtc="2024-08-14T16:40:00Z">
                <w:pPr>
                  <w:jc w:val="both"/>
                </w:pPr>
              </w:pPrChange>
            </w:pPr>
          </w:p>
        </w:tc>
        <w:tc>
          <w:tcPr>
            <w:tcW w:w="787" w:type="dxa"/>
            <w:vAlign w:val="center"/>
          </w:tcPr>
          <w:p w14:paraId="0D06F96B" w14:textId="77777777" w:rsidR="00C700B4" w:rsidRPr="0091231C" w:rsidRDefault="00C700B4">
            <w:pPr>
              <w:jc w:val="center"/>
              <w:rPr>
                <w:rFonts w:ascii="Times New Roman" w:hAnsi="Times New Roman" w:cs="Times New Roman"/>
                <w:bCs/>
                <w:sz w:val="16"/>
                <w:szCs w:val="16"/>
              </w:rPr>
              <w:pPrChange w:id="547" w:author="user" w:date="2024-08-14T19:40:00Z" w16du:dateUtc="2024-08-14T16:40:00Z">
                <w:pPr>
                  <w:jc w:val="both"/>
                </w:pPr>
              </w:pPrChange>
            </w:pPr>
          </w:p>
        </w:tc>
        <w:tc>
          <w:tcPr>
            <w:tcW w:w="724" w:type="dxa"/>
            <w:vAlign w:val="center"/>
          </w:tcPr>
          <w:p w14:paraId="5F9B231C" w14:textId="77777777" w:rsidR="00C700B4" w:rsidRPr="0091231C" w:rsidRDefault="00C700B4">
            <w:pPr>
              <w:jc w:val="center"/>
              <w:rPr>
                <w:rFonts w:ascii="Times New Roman" w:hAnsi="Times New Roman" w:cs="Times New Roman"/>
                <w:bCs/>
                <w:sz w:val="16"/>
                <w:szCs w:val="16"/>
              </w:rPr>
              <w:pPrChange w:id="548" w:author="user" w:date="2024-08-14T19:42:00Z" w16du:dateUtc="2024-08-14T16:42:00Z">
                <w:pPr>
                  <w:jc w:val="both"/>
                </w:pPr>
              </w:pPrChange>
            </w:pPr>
          </w:p>
        </w:tc>
        <w:tc>
          <w:tcPr>
            <w:tcW w:w="816" w:type="dxa"/>
            <w:vAlign w:val="center"/>
          </w:tcPr>
          <w:p w14:paraId="5D9ECD93" w14:textId="7C0CB9DF" w:rsidR="00C700B4" w:rsidRPr="0091231C" w:rsidRDefault="00C700B4">
            <w:pPr>
              <w:jc w:val="center"/>
              <w:rPr>
                <w:rFonts w:ascii="Times New Roman" w:hAnsi="Times New Roman" w:cs="Times New Roman"/>
                <w:bCs/>
                <w:sz w:val="16"/>
                <w:szCs w:val="16"/>
              </w:rPr>
              <w:pPrChange w:id="549" w:author="user" w:date="2024-08-14T19:40:00Z" w16du:dateUtc="2024-08-14T16:40:00Z">
                <w:pPr>
                  <w:jc w:val="both"/>
                </w:pPr>
              </w:pPrChange>
            </w:pPr>
            <w:r w:rsidRPr="0091231C">
              <w:rPr>
                <w:rFonts w:ascii="Times New Roman" w:hAnsi="Times New Roman" w:cs="Times New Roman"/>
                <w:bCs/>
                <w:color w:val="000000" w:themeColor="text1"/>
                <w:sz w:val="16"/>
                <w:szCs w:val="16"/>
              </w:rPr>
              <w:t>0.0025</w:t>
            </w:r>
          </w:p>
        </w:tc>
        <w:tc>
          <w:tcPr>
            <w:tcW w:w="715" w:type="dxa"/>
            <w:vAlign w:val="center"/>
          </w:tcPr>
          <w:p w14:paraId="30416987" w14:textId="2EEDA098" w:rsidR="00C700B4" w:rsidRPr="0091231C" w:rsidRDefault="00C700B4">
            <w:pPr>
              <w:jc w:val="center"/>
              <w:rPr>
                <w:rFonts w:ascii="Times New Roman" w:hAnsi="Times New Roman" w:cs="Times New Roman"/>
                <w:bCs/>
                <w:sz w:val="16"/>
                <w:szCs w:val="16"/>
              </w:rPr>
              <w:pPrChange w:id="550" w:author="user" w:date="2024-08-14T19:40:00Z" w16du:dateUtc="2024-08-14T16:40:00Z">
                <w:pPr>
                  <w:jc w:val="both"/>
                </w:pPr>
              </w:pPrChange>
            </w:pPr>
            <w:r w:rsidRPr="0091231C">
              <w:rPr>
                <w:rFonts w:ascii="Times New Roman" w:hAnsi="Times New Roman" w:cs="Times New Roman"/>
                <w:bCs/>
                <w:color w:val="000000" w:themeColor="text1"/>
                <w:sz w:val="16"/>
                <w:szCs w:val="16"/>
              </w:rPr>
              <w:t>3.04</w:t>
            </w:r>
          </w:p>
        </w:tc>
        <w:tc>
          <w:tcPr>
            <w:tcW w:w="715" w:type="dxa"/>
            <w:vAlign w:val="center"/>
          </w:tcPr>
          <w:p w14:paraId="587A33D0" w14:textId="68F24A1C" w:rsidR="00C700B4" w:rsidRPr="0091231C" w:rsidRDefault="00C700B4">
            <w:pPr>
              <w:jc w:val="center"/>
              <w:rPr>
                <w:rFonts w:ascii="Times New Roman" w:hAnsi="Times New Roman" w:cs="Times New Roman"/>
                <w:bCs/>
                <w:sz w:val="16"/>
                <w:szCs w:val="16"/>
              </w:rPr>
              <w:pPrChange w:id="551" w:author="user" w:date="2024-08-14T19:40:00Z" w16du:dateUtc="2024-08-14T16:40:00Z">
                <w:pPr>
                  <w:jc w:val="both"/>
                </w:pPr>
              </w:pPrChange>
            </w:pPr>
            <w:r w:rsidRPr="0091231C">
              <w:rPr>
                <w:rFonts w:ascii="Times New Roman" w:hAnsi="Times New Roman" w:cs="Times New Roman"/>
                <w:bCs/>
                <w:color w:val="000000" w:themeColor="text1"/>
                <w:sz w:val="16"/>
                <w:szCs w:val="16"/>
              </w:rPr>
              <w:t>0.88</w:t>
            </w:r>
          </w:p>
        </w:tc>
        <w:tc>
          <w:tcPr>
            <w:tcW w:w="799" w:type="dxa"/>
            <w:vAlign w:val="center"/>
          </w:tcPr>
          <w:p w14:paraId="63228F3F" w14:textId="77777777" w:rsidR="00C700B4" w:rsidRPr="0091231C" w:rsidRDefault="00C700B4">
            <w:pPr>
              <w:jc w:val="center"/>
              <w:rPr>
                <w:rFonts w:ascii="Times New Roman" w:hAnsi="Times New Roman" w:cs="Times New Roman"/>
                <w:bCs/>
                <w:sz w:val="16"/>
                <w:szCs w:val="16"/>
              </w:rPr>
              <w:pPrChange w:id="552" w:author="user" w:date="2024-08-14T19:42:00Z" w16du:dateUtc="2024-08-14T16:42:00Z">
                <w:pPr>
                  <w:jc w:val="both"/>
                </w:pPr>
              </w:pPrChange>
            </w:pPr>
            <w:r w:rsidRPr="0091231C">
              <w:rPr>
                <w:rFonts w:ascii="Times New Roman" w:hAnsi="Times New Roman" w:cs="Times New Roman"/>
                <w:bCs/>
                <w:color w:val="000000" w:themeColor="text1"/>
                <w:sz w:val="16"/>
                <w:szCs w:val="16"/>
              </w:rPr>
              <w:t>A+</w:t>
            </w:r>
          </w:p>
        </w:tc>
      </w:tr>
      <w:tr w:rsidR="00C700B4" w:rsidRPr="0091231C" w14:paraId="4762D26E" w14:textId="77777777" w:rsidTr="00C700B4">
        <w:trPr>
          <w:jc w:val="center"/>
        </w:trPr>
        <w:tc>
          <w:tcPr>
            <w:tcW w:w="1017" w:type="dxa"/>
            <w:vMerge w:val="restart"/>
            <w:vAlign w:val="center"/>
          </w:tcPr>
          <w:p w14:paraId="4FE98C97" w14:textId="3A639883" w:rsidR="00C700B4" w:rsidRPr="0091231C" w:rsidRDefault="00C700B4">
            <w:pPr>
              <w:jc w:val="center"/>
              <w:rPr>
                <w:rFonts w:ascii="Times New Roman" w:hAnsi="Times New Roman" w:cs="Times New Roman"/>
                <w:bCs/>
                <w:sz w:val="16"/>
                <w:szCs w:val="16"/>
              </w:rPr>
              <w:pPrChange w:id="553" w:author="user" w:date="2024-08-14T21:07:00Z" w16du:dateUtc="2024-08-14T18:07:00Z">
                <w:pPr>
                  <w:jc w:val="both"/>
                </w:pPr>
              </w:pPrChange>
            </w:pPr>
            <w:r w:rsidRPr="0091231C">
              <w:rPr>
                <w:rFonts w:ascii="Times New Roman" w:hAnsi="Times New Roman" w:cs="Times New Roman"/>
                <w:bCs/>
                <w:color w:val="000000" w:themeColor="text1"/>
                <w:sz w:val="16"/>
                <w:szCs w:val="16"/>
              </w:rPr>
              <w:t>R</w:t>
            </w:r>
            <w:r w:rsidRPr="0091231C">
              <w:rPr>
                <w:rFonts w:ascii="Times New Roman" w:hAnsi="Times New Roman" w:cs="Times New Roman"/>
                <w:bCs/>
                <w:sz w:val="16"/>
                <w:szCs w:val="16"/>
              </w:rPr>
              <w:t>a</w:t>
            </w:r>
            <w:r w:rsidRPr="0091231C">
              <w:rPr>
                <w:rFonts w:ascii="Times New Roman" w:hAnsi="Times New Roman" w:cs="Times New Roman"/>
                <w:bCs/>
                <w:color w:val="000000" w:themeColor="text1"/>
                <w:sz w:val="16"/>
                <w:szCs w:val="16"/>
              </w:rPr>
              <w:t xml:space="preserve">gonese et al. </w:t>
            </w:r>
            <w:r w:rsidR="00692DD0" w:rsidRPr="0091231C">
              <w:rPr>
                <w:rFonts w:ascii="Times New Roman" w:hAnsi="Times New Roman" w:cs="Times New Roman"/>
                <w:bCs/>
                <w:color w:val="000000" w:themeColor="text1"/>
                <w:sz w:val="16"/>
                <w:szCs w:val="16"/>
              </w:rPr>
              <w:t>(</w:t>
            </w:r>
            <w:r w:rsidRPr="0091231C">
              <w:rPr>
                <w:rFonts w:ascii="Times New Roman" w:hAnsi="Times New Roman" w:cs="Times New Roman"/>
                <w:bCs/>
                <w:color w:val="000000" w:themeColor="text1"/>
                <w:sz w:val="16"/>
                <w:szCs w:val="16"/>
              </w:rPr>
              <w:t>2009</w:t>
            </w:r>
            <w:r w:rsidR="00692DD0" w:rsidRPr="0091231C">
              <w:rPr>
                <w:rFonts w:ascii="Times New Roman" w:hAnsi="Times New Roman" w:cs="Times New Roman"/>
                <w:bCs/>
                <w:color w:val="000000" w:themeColor="text1"/>
                <w:sz w:val="16"/>
                <w:szCs w:val="16"/>
              </w:rPr>
              <w:t>)</w:t>
            </w:r>
          </w:p>
        </w:tc>
        <w:tc>
          <w:tcPr>
            <w:tcW w:w="1150" w:type="dxa"/>
            <w:vMerge w:val="restart"/>
            <w:vAlign w:val="center"/>
          </w:tcPr>
          <w:p w14:paraId="4DC35951" w14:textId="466F91D5" w:rsidR="00C700B4" w:rsidRPr="0091231C" w:rsidRDefault="007A51AA">
            <w:pPr>
              <w:jc w:val="center"/>
              <w:rPr>
                <w:rFonts w:ascii="Times New Roman" w:hAnsi="Times New Roman" w:cs="Times New Roman"/>
                <w:bCs/>
                <w:sz w:val="16"/>
                <w:szCs w:val="16"/>
              </w:rPr>
              <w:pPrChange w:id="554" w:author="user" w:date="2024-08-14T21:03:00Z" w16du:dateUtc="2024-08-14T18:03:00Z">
                <w:pPr>
                  <w:jc w:val="both"/>
                </w:pPr>
              </w:pPrChange>
            </w:pPr>
            <w:r w:rsidRPr="0091231C">
              <w:rPr>
                <w:rFonts w:ascii="Times New Roman" w:hAnsi="Times New Roman" w:cs="Times New Roman"/>
                <w:bCs/>
                <w:color w:val="000000" w:themeColor="text1"/>
                <w:sz w:val="16"/>
                <w:szCs w:val="16"/>
              </w:rPr>
              <w:t>Central Mediterranean (</w:t>
            </w:r>
            <w:r w:rsidR="00C700B4" w:rsidRPr="0091231C">
              <w:rPr>
                <w:rFonts w:ascii="Times New Roman" w:hAnsi="Times New Roman" w:cs="Times New Roman"/>
                <w:bCs/>
                <w:color w:val="000000" w:themeColor="text1"/>
                <w:sz w:val="16"/>
                <w:szCs w:val="16"/>
              </w:rPr>
              <w:t>Sicily</w:t>
            </w:r>
            <w:r w:rsidRPr="0091231C">
              <w:rPr>
                <w:rFonts w:ascii="Times New Roman" w:hAnsi="Times New Roman" w:cs="Times New Roman"/>
                <w:bCs/>
                <w:color w:val="000000" w:themeColor="text1"/>
                <w:sz w:val="16"/>
                <w:szCs w:val="16"/>
              </w:rPr>
              <w:t>)</w:t>
            </w:r>
          </w:p>
        </w:tc>
        <w:tc>
          <w:tcPr>
            <w:tcW w:w="760" w:type="dxa"/>
            <w:vMerge w:val="restart"/>
            <w:vAlign w:val="center"/>
          </w:tcPr>
          <w:p w14:paraId="5A4657CF" w14:textId="6DFAB0B4" w:rsidR="00C700B4" w:rsidRPr="0091231C" w:rsidRDefault="00C700B4">
            <w:pPr>
              <w:jc w:val="center"/>
              <w:rPr>
                <w:rFonts w:ascii="Times New Roman" w:hAnsi="Times New Roman" w:cs="Times New Roman"/>
                <w:bCs/>
                <w:sz w:val="16"/>
                <w:szCs w:val="16"/>
              </w:rPr>
              <w:pPrChange w:id="555" w:author="user" w:date="2024-08-14T19:42:00Z" w16du:dateUtc="2024-08-14T16:42:00Z">
                <w:pPr>
                  <w:jc w:val="both"/>
                </w:pPr>
              </w:pPrChange>
            </w:pPr>
            <w:r w:rsidRPr="0091231C">
              <w:rPr>
                <w:rFonts w:ascii="Times New Roman" w:hAnsi="Times New Roman" w:cs="Times New Roman"/>
                <w:bCs/>
                <w:color w:val="000000" w:themeColor="text1"/>
                <w:sz w:val="16"/>
                <w:szCs w:val="16"/>
              </w:rPr>
              <w:t>200-800</w:t>
            </w:r>
          </w:p>
        </w:tc>
        <w:tc>
          <w:tcPr>
            <w:tcW w:w="793" w:type="dxa"/>
            <w:vAlign w:val="center"/>
          </w:tcPr>
          <w:p w14:paraId="57A382CE" w14:textId="77777777" w:rsidR="00C700B4" w:rsidRPr="0091231C" w:rsidRDefault="00C700B4">
            <w:pPr>
              <w:jc w:val="center"/>
              <w:rPr>
                <w:rFonts w:ascii="Times New Roman" w:hAnsi="Times New Roman" w:cs="Times New Roman"/>
                <w:bCs/>
                <w:sz w:val="16"/>
                <w:szCs w:val="16"/>
              </w:rPr>
              <w:pPrChange w:id="556" w:author="user" w:date="2024-08-14T19:42:00Z" w16du:dateUtc="2024-08-14T16:42:00Z">
                <w:pPr>
                  <w:jc w:val="both"/>
                </w:pPr>
              </w:pPrChange>
            </w:pPr>
            <w:r w:rsidRPr="0091231C">
              <w:rPr>
                <w:rFonts w:ascii="Times New Roman" w:hAnsi="Times New Roman" w:cs="Times New Roman"/>
                <w:bCs/>
                <w:color w:val="000000" w:themeColor="text1"/>
                <w:sz w:val="16"/>
                <w:szCs w:val="16"/>
              </w:rPr>
              <w:t>F</w:t>
            </w:r>
          </w:p>
        </w:tc>
        <w:tc>
          <w:tcPr>
            <w:tcW w:w="784" w:type="dxa"/>
            <w:vAlign w:val="center"/>
          </w:tcPr>
          <w:p w14:paraId="36DDF42D" w14:textId="2CFAF53E" w:rsidR="00C700B4" w:rsidRPr="0091231C" w:rsidRDefault="00C700B4">
            <w:pPr>
              <w:jc w:val="center"/>
              <w:rPr>
                <w:rFonts w:ascii="Times New Roman" w:hAnsi="Times New Roman" w:cs="Times New Roman"/>
                <w:bCs/>
                <w:sz w:val="16"/>
                <w:szCs w:val="16"/>
              </w:rPr>
              <w:pPrChange w:id="557" w:author="user" w:date="2024-08-14T19:40:00Z" w16du:dateUtc="2024-08-14T16:40:00Z">
                <w:pPr>
                  <w:jc w:val="both"/>
                </w:pPr>
              </w:pPrChange>
            </w:pPr>
            <w:r w:rsidRPr="0091231C">
              <w:rPr>
                <w:rFonts w:ascii="Times New Roman" w:hAnsi="Times New Roman" w:cs="Times New Roman"/>
                <w:bCs/>
                <w:color w:val="000000" w:themeColor="text1"/>
                <w:sz w:val="16"/>
                <w:szCs w:val="16"/>
              </w:rPr>
              <w:t>70</w:t>
            </w:r>
            <w:del w:id="558" w:author="user" w:date="2024-08-14T19:38:00Z" w16du:dateUtc="2024-08-14T16:38: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w:t>
            </w:r>
            <w:del w:id="559" w:author="user" w:date="2024-08-14T19:38:00Z" w16du:dateUtc="2024-08-14T16:38: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590</w:t>
            </w:r>
          </w:p>
        </w:tc>
        <w:tc>
          <w:tcPr>
            <w:tcW w:w="787" w:type="dxa"/>
            <w:vAlign w:val="center"/>
          </w:tcPr>
          <w:p w14:paraId="7BED25EE" w14:textId="77777777" w:rsidR="00C700B4" w:rsidRPr="0091231C" w:rsidRDefault="00C700B4">
            <w:pPr>
              <w:jc w:val="center"/>
              <w:rPr>
                <w:rFonts w:ascii="Times New Roman" w:hAnsi="Times New Roman" w:cs="Times New Roman"/>
                <w:bCs/>
                <w:sz w:val="16"/>
                <w:szCs w:val="16"/>
              </w:rPr>
              <w:pPrChange w:id="560"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24" w:type="dxa"/>
            <w:vAlign w:val="center"/>
          </w:tcPr>
          <w:p w14:paraId="53D51585" w14:textId="77777777" w:rsidR="00C700B4" w:rsidRPr="0091231C" w:rsidRDefault="00C700B4">
            <w:pPr>
              <w:jc w:val="center"/>
              <w:rPr>
                <w:rFonts w:ascii="Times New Roman" w:hAnsi="Times New Roman" w:cs="Times New Roman"/>
                <w:bCs/>
                <w:sz w:val="16"/>
                <w:szCs w:val="16"/>
              </w:rPr>
              <w:pPrChange w:id="561" w:author="user" w:date="2024-08-14T19:42:00Z" w16du:dateUtc="2024-08-14T16:42:00Z">
                <w:pPr>
                  <w:jc w:val="both"/>
                </w:pPr>
              </w:pPrChange>
            </w:pPr>
            <w:r w:rsidRPr="0091231C">
              <w:rPr>
                <w:rFonts w:ascii="Times New Roman" w:hAnsi="Times New Roman" w:cs="Times New Roman"/>
                <w:bCs/>
                <w:color w:val="000000" w:themeColor="text1"/>
                <w:sz w:val="16"/>
                <w:szCs w:val="16"/>
              </w:rPr>
              <w:t>-</w:t>
            </w:r>
          </w:p>
        </w:tc>
        <w:tc>
          <w:tcPr>
            <w:tcW w:w="816" w:type="dxa"/>
            <w:vAlign w:val="center"/>
          </w:tcPr>
          <w:p w14:paraId="30A7651C" w14:textId="78B04F0C" w:rsidR="00C700B4" w:rsidRPr="0091231C" w:rsidRDefault="00C700B4">
            <w:pPr>
              <w:jc w:val="center"/>
              <w:rPr>
                <w:rFonts w:ascii="Times New Roman" w:hAnsi="Times New Roman" w:cs="Times New Roman"/>
                <w:bCs/>
                <w:sz w:val="16"/>
                <w:szCs w:val="16"/>
              </w:rPr>
              <w:pPrChange w:id="562" w:author="user" w:date="2024-08-14T19:40:00Z" w16du:dateUtc="2024-08-14T16:40:00Z">
                <w:pPr>
                  <w:jc w:val="both"/>
                </w:pPr>
              </w:pPrChange>
            </w:pPr>
            <w:r w:rsidRPr="0091231C">
              <w:rPr>
                <w:rFonts w:ascii="Times New Roman" w:hAnsi="Times New Roman" w:cs="Times New Roman"/>
                <w:bCs/>
                <w:color w:val="000000" w:themeColor="text1"/>
                <w:sz w:val="16"/>
                <w:szCs w:val="16"/>
              </w:rPr>
              <w:t>0.000027</w:t>
            </w:r>
          </w:p>
        </w:tc>
        <w:tc>
          <w:tcPr>
            <w:tcW w:w="715" w:type="dxa"/>
            <w:vAlign w:val="center"/>
          </w:tcPr>
          <w:p w14:paraId="20DEBC30" w14:textId="7DB41E44" w:rsidR="00C700B4" w:rsidRPr="0091231C" w:rsidRDefault="00C700B4">
            <w:pPr>
              <w:jc w:val="center"/>
              <w:rPr>
                <w:rFonts w:ascii="Times New Roman" w:hAnsi="Times New Roman" w:cs="Times New Roman"/>
                <w:bCs/>
                <w:sz w:val="16"/>
                <w:szCs w:val="16"/>
              </w:rPr>
              <w:pPrChange w:id="563" w:author="user" w:date="2024-08-14T19:40:00Z" w16du:dateUtc="2024-08-14T16:40:00Z">
                <w:pPr>
                  <w:jc w:val="both"/>
                </w:pPr>
              </w:pPrChange>
            </w:pPr>
            <w:r w:rsidRPr="0091231C">
              <w:rPr>
                <w:rFonts w:ascii="Times New Roman" w:hAnsi="Times New Roman" w:cs="Times New Roman"/>
                <w:bCs/>
                <w:color w:val="000000" w:themeColor="text1"/>
                <w:sz w:val="16"/>
                <w:szCs w:val="16"/>
              </w:rPr>
              <w:t>3.02</w:t>
            </w:r>
          </w:p>
        </w:tc>
        <w:tc>
          <w:tcPr>
            <w:tcW w:w="715" w:type="dxa"/>
            <w:vAlign w:val="center"/>
          </w:tcPr>
          <w:p w14:paraId="1BE64F30" w14:textId="77777777" w:rsidR="00C700B4" w:rsidRPr="0091231C" w:rsidRDefault="00C700B4">
            <w:pPr>
              <w:jc w:val="center"/>
              <w:rPr>
                <w:rFonts w:ascii="Times New Roman" w:hAnsi="Times New Roman" w:cs="Times New Roman"/>
                <w:bCs/>
                <w:sz w:val="16"/>
                <w:szCs w:val="16"/>
              </w:rPr>
              <w:pPrChange w:id="564"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99" w:type="dxa"/>
            <w:vAlign w:val="center"/>
          </w:tcPr>
          <w:p w14:paraId="6D789E6E" w14:textId="77777777" w:rsidR="00C700B4" w:rsidRPr="0091231C" w:rsidRDefault="00C700B4">
            <w:pPr>
              <w:jc w:val="center"/>
              <w:rPr>
                <w:rFonts w:ascii="Times New Roman" w:hAnsi="Times New Roman" w:cs="Times New Roman"/>
                <w:bCs/>
                <w:sz w:val="16"/>
                <w:szCs w:val="16"/>
              </w:rPr>
              <w:pPrChange w:id="565" w:author="user" w:date="2024-08-14T19:42:00Z" w16du:dateUtc="2024-08-14T16:42:00Z">
                <w:pPr>
                  <w:jc w:val="both"/>
                </w:pPr>
              </w:pPrChange>
            </w:pPr>
            <w:r w:rsidRPr="0091231C">
              <w:rPr>
                <w:rFonts w:ascii="Times New Roman" w:hAnsi="Times New Roman" w:cs="Times New Roman"/>
                <w:bCs/>
                <w:color w:val="000000" w:themeColor="text1"/>
                <w:sz w:val="16"/>
                <w:szCs w:val="16"/>
              </w:rPr>
              <w:t>I</w:t>
            </w:r>
          </w:p>
        </w:tc>
      </w:tr>
      <w:tr w:rsidR="00C700B4" w:rsidRPr="0091231C" w14:paraId="1EEA393D" w14:textId="77777777" w:rsidTr="00C700B4">
        <w:trPr>
          <w:jc w:val="center"/>
        </w:trPr>
        <w:tc>
          <w:tcPr>
            <w:tcW w:w="1017" w:type="dxa"/>
            <w:vMerge/>
            <w:vAlign w:val="center"/>
          </w:tcPr>
          <w:p w14:paraId="352F922A" w14:textId="77777777" w:rsidR="00C700B4" w:rsidRPr="0091231C" w:rsidRDefault="00C700B4">
            <w:pPr>
              <w:jc w:val="center"/>
              <w:rPr>
                <w:rFonts w:ascii="Times New Roman" w:hAnsi="Times New Roman" w:cs="Times New Roman"/>
                <w:bCs/>
                <w:sz w:val="16"/>
                <w:szCs w:val="16"/>
              </w:rPr>
              <w:pPrChange w:id="566" w:author="user" w:date="2024-08-14T21:07:00Z" w16du:dateUtc="2024-08-14T18:07:00Z">
                <w:pPr>
                  <w:jc w:val="both"/>
                </w:pPr>
              </w:pPrChange>
            </w:pPr>
          </w:p>
        </w:tc>
        <w:tc>
          <w:tcPr>
            <w:tcW w:w="1150" w:type="dxa"/>
            <w:vMerge/>
            <w:vAlign w:val="center"/>
          </w:tcPr>
          <w:p w14:paraId="7D0724AE" w14:textId="77777777" w:rsidR="00C700B4" w:rsidRPr="0091231C" w:rsidRDefault="00C700B4">
            <w:pPr>
              <w:jc w:val="center"/>
              <w:rPr>
                <w:rFonts w:ascii="Times New Roman" w:hAnsi="Times New Roman" w:cs="Times New Roman"/>
                <w:bCs/>
                <w:sz w:val="16"/>
                <w:szCs w:val="16"/>
              </w:rPr>
              <w:pPrChange w:id="567" w:author="user" w:date="2024-08-14T21:03:00Z" w16du:dateUtc="2024-08-14T18:03:00Z">
                <w:pPr>
                  <w:jc w:val="both"/>
                </w:pPr>
              </w:pPrChange>
            </w:pPr>
          </w:p>
        </w:tc>
        <w:tc>
          <w:tcPr>
            <w:tcW w:w="760" w:type="dxa"/>
            <w:vMerge/>
            <w:vAlign w:val="center"/>
          </w:tcPr>
          <w:p w14:paraId="161715BC" w14:textId="77777777" w:rsidR="00C700B4" w:rsidRPr="0091231C" w:rsidRDefault="00C700B4">
            <w:pPr>
              <w:jc w:val="center"/>
              <w:rPr>
                <w:rFonts w:ascii="Times New Roman" w:hAnsi="Times New Roman" w:cs="Times New Roman"/>
                <w:bCs/>
                <w:sz w:val="16"/>
                <w:szCs w:val="16"/>
              </w:rPr>
              <w:pPrChange w:id="568" w:author="user" w:date="2024-08-14T19:42:00Z" w16du:dateUtc="2024-08-14T16:42:00Z">
                <w:pPr>
                  <w:jc w:val="both"/>
                </w:pPr>
              </w:pPrChange>
            </w:pPr>
          </w:p>
        </w:tc>
        <w:tc>
          <w:tcPr>
            <w:tcW w:w="793" w:type="dxa"/>
            <w:vAlign w:val="center"/>
          </w:tcPr>
          <w:p w14:paraId="0EA97DC7" w14:textId="77777777" w:rsidR="00C700B4" w:rsidRPr="0091231C" w:rsidRDefault="00C700B4">
            <w:pPr>
              <w:jc w:val="center"/>
              <w:rPr>
                <w:rFonts w:ascii="Times New Roman" w:hAnsi="Times New Roman" w:cs="Times New Roman"/>
                <w:bCs/>
                <w:sz w:val="16"/>
                <w:szCs w:val="16"/>
              </w:rPr>
              <w:pPrChange w:id="569"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174B02C7" w14:textId="77777777" w:rsidR="00C700B4" w:rsidRPr="0091231C" w:rsidRDefault="00C700B4">
            <w:pPr>
              <w:jc w:val="center"/>
              <w:rPr>
                <w:rFonts w:ascii="Times New Roman" w:hAnsi="Times New Roman" w:cs="Times New Roman"/>
                <w:bCs/>
                <w:sz w:val="16"/>
                <w:szCs w:val="16"/>
              </w:rPr>
              <w:pPrChange w:id="570" w:author="user" w:date="2024-08-14T19:40:00Z" w16du:dateUtc="2024-08-14T16:40:00Z">
                <w:pPr>
                  <w:jc w:val="both"/>
                </w:pPr>
              </w:pPrChange>
            </w:pPr>
          </w:p>
        </w:tc>
        <w:tc>
          <w:tcPr>
            <w:tcW w:w="787" w:type="dxa"/>
            <w:vAlign w:val="center"/>
          </w:tcPr>
          <w:p w14:paraId="33B64AB6" w14:textId="77777777" w:rsidR="00C700B4" w:rsidRPr="0091231C" w:rsidRDefault="00C700B4">
            <w:pPr>
              <w:jc w:val="center"/>
              <w:rPr>
                <w:rFonts w:ascii="Times New Roman" w:hAnsi="Times New Roman" w:cs="Times New Roman"/>
                <w:bCs/>
                <w:sz w:val="16"/>
                <w:szCs w:val="16"/>
              </w:rPr>
              <w:pPrChange w:id="571" w:author="user" w:date="2024-08-14T19:40:00Z" w16du:dateUtc="2024-08-14T16:40:00Z">
                <w:pPr>
                  <w:jc w:val="both"/>
                </w:pPr>
              </w:pPrChange>
            </w:pPr>
          </w:p>
        </w:tc>
        <w:tc>
          <w:tcPr>
            <w:tcW w:w="724" w:type="dxa"/>
            <w:vAlign w:val="center"/>
          </w:tcPr>
          <w:p w14:paraId="735CE75B" w14:textId="77777777" w:rsidR="00C700B4" w:rsidRPr="0091231C" w:rsidRDefault="00C700B4">
            <w:pPr>
              <w:jc w:val="center"/>
              <w:rPr>
                <w:rFonts w:ascii="Times New Roman" w:hAnsi="Times New Roman" w:cs="Times New Roman"/>
                <w:bCs/>
                <w:sz w:val="16"/>
                <w:szCs w:val="16"/>
              </w:rPr>
              <w:pPrChange w:id="572" w:author="user" w:date="2024-08-14T19:42:00Z" w16du:dateUtc="2024-08-14T16:42:00Z">
                <w:pPr>
                  <w:jc w:val="both"/>
                </w:pPr>
              </w:pPrChange>
            </w:pPr>
          </w:p>
        </w:tc>
        <w:tc>
          <w:tcPr>
            <w:tcW w:w="816" w:type="dxa"/>
            <w:vAlign w:val="center"/>
          </w:tcPr>
          <w:p w14:paraId="4E247396" w14:textId="71144232" w:rsidR="00C700B4" w:rsidRPr="0091231C" w:rsidRDefault="00C700B4">
            <w:pPr>
              <w:jc w:val="center"/>
              <w:rPr>
                <w:rFonts w:ascii="Times New Roman" w:hAnsi="Times New Roman" w:cs="Times New Roman"/>
                <w:bCs/>
                <w:sz w:val="16"/>
                <w:szCs w:val="16"/>
              </w:rPr>
              <w:pPrChange w:id="573" w:author="user" w:date="2024-08-14T19:40:00Z" w16du:dateUtc="2024-08-14T16:40:00Z">
                <w:pPr>
                  <w:jc w:val="both"/>
                </w:pPr>
              </w:pPrChange>
            </w:pPr>
            <w:r w:rsidRPr="0091231C">
              <w:rPr>
                <w:rFonts w:ascii="Times New Roman" w:hAnsi="Times New Roman" w:cs="Times New Roman"/>
                <w:bCs/>
                <w:color w:val="000000" w:themeColor="text1"/>
                <w:sz w:val="16"/>
                <w:szCs w:val="16"/>
              </w:rPr>
              <w:t>0.000041</w:t>
            </w:r>
          </w:p>
        </w:tc>
        <w:tc>
          <w:tcPr>
            <w:tcW w:w="715" w:type="dxa"/>
            <w:vAlign w:val="center"/>
          </w:tcPr>
          <w:p w14:paraId="67732020" w14:textId="783BB2E3" w:rsidR="00C700B4" w:rsidRPr="0091231C" w:rsidRDefault="00C700B4">
            <w:pPr>
              <w:jc w:val="center"/>
              <w:rPr>
                <w:rFonts w:ascii="Times New Roman" w:hAnsi="Times New Roman" w:cs="Times New Roman"/>
                <w:bCs/>
                <w:sz w:val="16"/>
                <w:szCs w:val="16"/>
              </w:rPr>
              <w:pPrChange w:id="574" w:author="user" w:date="2024-08-14T19:40:00Z" w16du:dateUtc="2024-08-14T16:40:00Z">
                <w:pPr>
                  <w:jc w:val="both"/>
                </w:pPr>
              </w:pPrChange>
            </w:pPr>
            <w:r w:rsidRPr="0091231C">
              <w:rPr>
                <w:rFonts w:ascii="Times New Roman" w:hAnsi="Times New Roman" w:cs="Times New Roman"/>
                <w:bCs/>
                <w:color w:val="000000" w:themeColor="text1"/>
                <w:sz w:val="16"/>
                <w:szCs w:val="16"/>
              </w:rPr>
              <w:t>2.95</w:t>
            </w:r>
          </w:p>
        </w:tc>
        <w:tc>
          <w:tcPr>
            <w:tcW w:w="715" w:type="dxa"/>
            <w:vAlign w:val="center"/>
          </w:tcPr>
          <w:p w14:paraId="46A45546" w14:textId="77777777" w:rsidR="00C700B4" w:rsidRPr="0091231C" w:rsidRDefault="00C700B4">
            <w:pPr>
              <w:jc w:val="center"/>
              <w:rPr>
                <w:rFonts w:ascii="Times New Roman" w:hAnsi="Times New Roman" w:cs="Times New Roman"/>
                <w:bCs/>
                <w:sz w:val="16"/>
                <w:szCs w:val="16"/>
              </w:rPr>
              <w:pPrChange w:id="575"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99" w:type="dxa"/>
            <w:vAlign w:val="center"/>
          </w:tcPr>
          <w:p w14:paraId="29683C9E" w14:textId="77777777" w:rsidR="00C700B4" w:rsidRPr="0091231C" w:rsidRDefault="00C700B4">
            <w:pPr>
              <w:jc w:val="center"/>
              <w:rPr>
                <w:rFonts w:ascii="Times New Roman" w:hAnsi="Times New Roman" w:cs="Times New Roman"/>
                <w:bCs/>
                <w:sz w:val="16"/>
                <w:szCs w:val="16"/>
              </w:rPr>
              <w:pPrChange w:id="576" w:author="user" w:date="2024-08-14T19:42:00Z" w16du:dateUtc="2024-08-14T16:42:00Z">
                <w:pPr>
                  <w:jc w:val="both"/>
                </w:pPr>
              </w:pPrChange>
            </w:pPr>
            <w:r w:rsidRPr="0091231C">
              <w:rPr>
                <w:rFonts w:ascii="Times New Roman" w:hAnsi="Times New Roman" w:cs="Times New Roman"/>
                <w:bCs/>
                <w:color w:val="000000" w:themeColor="text1"/>
                <w:sz w:val="16"/>
                <w:szCs w:val="16"/>
              </w:rPr>
              <w:t>I</w:t>
            </w:r>
          </w:p>
        </w:tc>
      </w:tr>
      <w:tr w:rsidR="00C700B4" w:rsidRPr="0091231C" w14:paraId="3DDE651D" w14:textId="77777777" w:rsidTr="00C700B4">
        <w:trPr>
          <w:jc w:val="center"/>
        </w:trPr>
        <w:tc>
          <w:tcPr>
            <w:tcW w:w="1017" w:type="dxa"/>
            <w:vMerge w:val="restart"/>
            <w:vAlign w:val="center"/>
          </w:tcPr>
          <w:p w14:paraId="4B51A647" w14:textId="77777777" w:rsidR="00C700B4" w:rsidRPr="0091231C" w:rsidRDefault="00C700B4">
            <w:pPr>
              <w:jc w:val="center"/>
              <w:rPr>
                <w:rFonts w:ascii="Times New Roman" w:hAnsi="Times New Roman" w:cs="Times New Roman"/>
                <w:bCs/>
                <w:sz w:val="16"/>
                <w:szCs w:val="16"/>
              </w:rPr>
              <w:pPrChange w:id="577" w:author="user" w:date="2024-08-14T21:07:00Z" w16du:dateUtc="2024-08-14T18:07:00Z">
                <w:pPr>
                  <w:jc w:val="both"/>
                </w:pPr>
              </w:pPrChange>
            </w:pPr>
            <w:r w:rsidRPr="0091231C">
              <w:rPr>
                <w:rFonts w:ascii="Times New Roman" w:hAnsi="Times New Roman" w:cs="Times New Roman"/>
                <w:bCs/>
                <w:sz w:val="16"/>
                <w:szCs w:val="16"/>
              </w:rPr>
              <w:t>Güven et</w:t>
            </w:r>
          </w:p>
          <w:p w14:paraId="2519B90C" w14:textId="4ECFC03B" w:rsidR="00C700B4" w:rsidRPr="0091231C" w:rsidRDefault="00C700B4">
            <w:pPr>
              <w:jc w:val="center"/>
              <w:rPr>
                <w:rFonts w:ascii="Times New Roman" w:hAnsi="Times New Roman" w:cs="Times New Roman"/>
                <w:bCs/>
                <w:sz w:val="16"/>
                <w:szCs w:val="16"/>
              </w:rPr>
              <w:pPrChange w:id="578" w:author="user" w:date="2024-08-14T21:07:00Z" w16du:dateUtc="2024-08-14T18:07:00Z">
                <w:pPr>
                  <w:jc w:val="both"/>
                </w:pPr>
              </w:pPrChange>
            </w:pPr>
            <w:r w:rsidRPr="0091231C">
              <w:rPr>
                <w:rFonts w:ascii="Times New Roman" w:hAnsi="Times New Roman" w:cs="Times New Roman"/>
                <w:bCs/>
                <w:sz w:val="16"/>
                <w:szCs w:val="16"/>
              </w:rPr>
              <w:t xml:space="preserve">al. </w:t>
            </w:r>
            <w:r w:rsidR="00692DD0" w:rsidRPr="0091231C">
              <w:rPr>
                <w:rFonts w:ascii="Times New Roman" w:hAnsi="Times New Roman" w:cs="Times New Roman"/>
                <w:bCs/>
                <w:sz w:val="16"/>
                <w:szCs w:val="16"/>
              </w:rPr>
              <w:t>(</w:t>
            </w:r>
            <w:r w:rsidRPr="0091231C">
              <w:rPr>
                <w:rFonts w:ascii="Times New Roman" w:hAnsi="Times New Roman" w:cs="Times New Roman"/>
                <w:bCs/>
                <w:sz w:val="16"/>
                <w:szCs w:val="16"/>
              </w:rPr>
              <w:t>2012</w:t>
            </w:r>
            <w:r w:rsidR="00692DD0" w:rsidRPr="0091231C">
              <w:rPr>
                <w:rFonts w:ascii="Times New Roman" w:hAnsi="Times New Roman" w:cs="Times New Roman"/>
                <w:bCs/>
                <w:sz w:val="16"/>
                <w:szCs w:val="16"/>
              </w:rPr>
              <w:t>)</w:t>
            </w:r>
          </w:p>
        </w:tc>
        <w:tc>
          <w:tcPr>
            <w:tcW w:w="1150" w:type="dxa"/>
            <w:vMerge w:val="restart"/>
            <w:vAlign w:val="center"/>
          </w:tcPr>
          <w:p w14:paraId="3015BC9E" w14:textId="5339197B" w:rsidR="00C700B4" w:rsidRPr="0091231C" w:rsidRDefault="00C700B4">
            <w:pPr>
              <w:jc w:val="center"/>
              <w:rPr>
                <w:rFonts w:ascii="Times New Roman" w:hAnsi="Times New Roman" w:cs="Times New Roman"/>
                <w:bCs/>
                <w:sz w:val="16"/>
                <w:szCs w:val="16"/>
              </w:rPr>
              <w:pPrChange w:id="579" w:author="user" w:date="2024-08-14T21:03:00Z" w16du:dateUtc="2024-08-14T18:03:00Z">
                <w:pPr>
                  <w:jc w:val="both"/>
                </w:pPr>
              </w:pPrChange>
            </w:pPr>
            <w:r w:rsidRPr="0091231C">
              <w:rPr>
                <w:rFonts w:ascii="Times New Roman" w:hAnsi="Times New Roman" w:cs="Times New Roman"/>
                <w:bCs/>
                <w:sz w:val="16"/>
                <w:szCs w:val="16"/>
              </w:rPr>
              <w:t>East</w:t>
            </w:r>
            <w:r w:rsidR="007A51AA" w:rsidRPr="0091231C">
              <w:rPr>
                <w:rFonts w:ascii="Times New Roman" w:hAnsi="Times New Roman" w:cs="Times New Roman"/>
                <w:bCs/>
                <w:sz w:val="16"/>
                <w:szCs w:val="16"/>
              </w:rPr>
              <w:t>ern</w:t>
            </w:r>
            <w:r w:rsidRPr="0091231C">
              <w:rPr>
                <w:rFonts w:ascii="Times New Roman" w:hAnsi="Times New Roman" w:cs="Times New Roman"/>
                <w:bCs/>
                <w:sz w:val="16"/>
                <w:szCs w:val="16"/>
              </w:rPr>
              <w:t xml:space="preserve"> Mediterranean</w:t>
            </w:r>
          </w:p>
          <w:p w14:paraId="66DCD128" w14:textId="552727AE" w:rsidR="00C700B4" w:rsidRPr="0091231C" w:rsidRDefault="007A51AA">
            <w:pPr>
              <w:jc w:val="center"/>
              <w:rPr>
                <w:rFonts w:ascii="Times New Roman" w:hAnsi="Times New Roman" w:cs="Times New Roman"/>
                <w:bCs/>
                <w:sz w:val="16"/>
                <w:szCs w:val="16"/>
              </w:rPr>
              <w:pPrChange w:id="580" w:author="user" w:date="2024-08-14T21:03:00Z" w16du:dateUtc="2024-08-14T18:03:00Z">
                <w:pPr>
                  <w:jc w:val="both"/>
                </w:pPr>
              </w:pPrChange>
            </w:pPr>
            <w:r w:rsidRPr="0091231C">
              <w:rPr>
                <w:rFonts w:ascii="Times New Roman" w:hAnsi="Times New Roman" w:cs="Times New Roman"/>
                <w:bCs/>
                <w:sz w:val="16"/>
                <w:szCs w:val="16"/>
              </w:rPr>
              <w:t>(</w:t>
            </w:r>
            <w:r w:rsidR="00C700B4" w:rsidRPr="0091231C">
              <w:rPr>
                <w:rFonts w:ascii="Times New Roman" w:hAnsi="Times New Roman" w:cs="Times New Roman"/>
                <w:bCs/>
                <w:sz w:val="16"/>
                <w:szCs w:val="16"/>
              </w:rPr>
              <w:t>Antalya Bay</w:t>
            </w:r>
            <w:r w:rsidRPr="0091231C">
              <w:rPr>
                <w:rFonts w:ascii="Times New Roman" w:hAnsi="Times New Roman" w:cs="Times New Roman"/>
                <w:bCs/>
                <w:sz w:val="16"/>
                <w:szCs w:val="16"/>
              </w:rPr>
              <w:t>)</w:t>
            </w:r>
          </w:p>
        </w:tc>
        <w:tc>
          <w:tcPr>
            <w:tcW w:w="760" w:type="dxa"/>
            <w:vMerge w:val="restart"/>
            <w:vAlign w:val="center"/>
          </w:tcPr>
          <w:p w14:paraId="4050D687" w14:textId="15E03D73" w:rsidR="00C700B4" w:rsidRPr="0091231C" w:rsidRDefault="00C700B4">
            <w:pPr>
              <w:jc w:val="center"/>
              <w:rPr>
                <w:rFonts w:ascii="Times New Roman" w:hAnsi="Times New Roman" w:cs="Times New Roman"/>
                <w:bCs/>
                <w:sz w:val="16"/>
                <w:szCs w:val="16"/>
              </w:rPr>
              <w:pPrChange w:id="581" w:author="user" w:date="2024-08-14T19:42:00Z" w16du:dateUtc="2024-08-14T16:42:00Z">
                <w:pPr>
                  <w:jc w:val="both"/>
                </w:pPr>
              </w:pPrChange>
            </w:pPr>
            <w:r w:rsidRPr="0091231C">
              <w:rPr>
                <w:rFonts w:ascii="Times New Roman" w:hAnsi="Times New Roman" w:cs="Times New Roman"/>
                <w:bCs/>
                <w:sz w:val="16"/>
                <w:szCs w:val="16"/>
              </w:rPr>
              <w:t>200-800</w:t>
            </w:r>
          </w:p>
        </w:tc>
        <w:tc>
          <w:tcPr>
            <w:tcW w:w="793" w:type="dxa"/>
            <w:vAlign w:val="center"/>
          </w:tcPr>
          <w:p w14:paraId="7842E191" w14:textId="4559C8A0" w:rsidR="00C700B4" w:rsidRPr="0091231C" w:rsidRDefault="00C700B4">
            <w:pPr>
              <w:jc w:val="center"/>
              <w:rPr>
                <w:rFonts w:ascii="Times New Roman" w:hAnsi="Times New Roman" w:cs="Times New Roman"/>
                <w:bCs/>
                <w:sz w:val="16"/>
                <w:szCs w:val="16"/>
              </w:rPr>
              <w:pPrChange w:id="582" w:author="user" w:date="2024-08-14T19:42:00Z" w16du:dateUtc="2024-08-14T16:42:00Z">
                <w:pPr>
                  <w:jc w:val="both"/>
                </w:pPr>
              </w:pPrChange>
            </w:pPr>
            <w:r w:rsidRPr="0091231C">
              <w:rPr>
                <w:rFonts w:ascii="Times New Roman" w:hAnsi="Times New Roman" w:cs="Times New Roman"/>
                <w:bCs/>
                <w:sz w:val="16"/>
                <w:szCs w:val="16"/>
              </w:rPr>
              <w:t>F</w:t>
            </w:r>
          </w:p>
        </w:tc>
        <w:tc>
          <w:tcPr>
            <w:tcW w:w="784" w:type="dxa"/>
            <w:vAlign w:val="center"/>
          </w:tcPr>
          <w:p w14:paraId="38D4606D" w14:textId="451A3407" w:rsidR="00C700B4" w:rsidRPr="0091231C" w:rsidRDefault="00C700B4">
            <w:pPr>
              <w:jc w:val="center"/>
              <w:rPr>
                <w:rFonts w:ascii="Times New Roman" w:hAnsi="Times New Roman" w:cs="Times New Roman"/>
                <w:bCs/>
                <w:sz w:val="16"/>
                <w:szCs w:val="16"/>
              </w:rPr>
              <w:pPrChange w:id="583" w:author="user" w:date="2024-08-14T19:40:00Z" w16du:dateUtc="2024-08-14T16:40:00Z">
                <w:pPr>
                  <w:jc w:val="both"/>
                </w:pPr>
              </w:pPrChange>
            </w:pPr>
            <w:r w:rsidRPr="0091231C">
              <w:rPr>
                <w:rFonts w:ascii="Times New Roman" w:hAnsi="Times New Roman" w:cs="Times New Roman"/>
                <w:bCs/>
                <w:sz w:val="16"/>
                <w:szCs w:val="16"/>
              </w:rPr>
              <w:t>115-575</w:t>
            </w:r>
          </w:p>
        </w:tc>
        <w:tc>
          <w:tcPr>
            <w:tcW w:w="787" w:type="dxa"/>
            <w:vAlign w:val="center"/>
          </w:tcPr>
          <w:p w14:paraId="46840D0A" w14:textId="1BFA617B" w:rsidR="00C700B4" w:rsidRPr="0091231C" w:rsidRDefault="00C700B4">
            <w:pPr>
              <w:jc w:val="center"/>
              <w:rPr>
                <w:rFonts w:ascii="Times New Roman" w:hAnsi="Times New Roman" w:cs="Times New Roman"/>
                <w:bCs/>
                <w:sz w:val="16"/>
                <w:szCs w:val="16"/>
              </w:rPr>
              <w:pPrChange w:id="584" w:author="user" w:date="2024-08-14T19:40:00Z" w16du:dateUtc="2024-08-14T16:40:00Z">
                <w:pPr>
                  <w:jc w:val="both"/>
                </w:pPr>
              </w:pPrChange>
            </w:pPr>
            <w:r w:rsidRPr="0091231C">
              <w:rPr>
                <w:rFonts w:ascii="Times New Roman" w:hAnsi="Times New Roman" w:cs="Times New Roman"/>
                <w:bCs/>
                <w:sz w:val="16"/>
                <w:szCs w:val="16"/>
              </w:rPr>
              <w:t>4.6-693</w:t>
            </w:r>
          </w:p>
        </w:tc>
        <w:tc>
          <w:tcPr>
            <w:tcW w:w="724" w:type="dxa"/>
            <w:vAlign w:val="center"/>
          </w:tcPr>
          <w:p w14:paraId="52F5117F" w14:textId="5AD21C3E" w:rsidR="00C700B4" w:rsidRPr="0091231C" w:rsidRDefault="00C700B4">
            <w:pPr>
              <w:jc w:val="center"/>
              <w:rPr>
                <w:rFonts w:ascii="Times New Roman" w:hAnsi="Times New Roman" w:cs="Times New Roman"/>
                <w:bCs/>
                <w:sz w:val="16"/>
                <w:szCs w:val="16"/>
              </w:rPr>
              <w:pPrChange w:id="585" w:author="user" w:date="2024-08-14T19:42:00Z" w16du:dateUtc="2024-08-14T16:42:00Z">
                <w:pPr>
                  <w:jc w:val="both"/>
                </w:pPr>
              </w:pPrChange>
            </w:pPr>
            <w:r w:rsidRPr="0091231C">
              <w:rPr>
                <w:rFonts w:ascii="Times New Roman" w:hAnsi="Times New Roman" w:cs="Times New Roman"/>
                <w:bCs/>
                <w:sz w:val="16"/>
                <w:szCs w:val="16"/>
              </w:rPr>
              <w:t>267</w:t>
            </w:r>
          </w:p>
        </w:tc>
        <w:tc>
          <w:tcPr>
            <w:tcW w:w="816" w:type="dxa"/>
            <w:vAlign w:val="center"/>
          </w:tcPr>
          <w:p w14:paraId="1EAD1F50" w14:textId="2B4076F9" w:rsidR="00C700B4" w:rsidRPr="0091231C" w:rsidRDefault="00C700B4">
            <w:pPr>
              <w:jc w:val="center"/>
              <w:rPr>
                <w:rFonts w:ascii="Times New Roman" w:hAnsi="Times New Roman" w:cs="Times New Roman"/>
                <w:bCs/>
                <w:color w:val="000000" w:themeColor="text1"/>
                <w:sz w:val="16"/>
                <w:szCs w:val="16"/>
              </w:rPr>
              <w:pPrChange w:id="586" w:author="user" w:date="2024-08-14T19:40:00Z" w16du:dateUtc="2024-08-14T16:40:00Z">
                <w:pPr>
                  <w:jc w:val="both"/>
                </w:pPr>
              </w:pPrChange>
            </w:pPr>
            <w:r w:rsidRPr="0091231C">
              <w:rPr>
                <w:rFonts w:ascii="Times New Roman" w:hAnsi="Times New Roman" w:cs="Times New Roman"/>
                <w:bCs/>
                <w:color w:val="000000" w:themeColor="text1"/>
                <w:sz w:val="16"/>
                <w:szCs w:val="16"/>
              </w:rPr>
              <w:t>0.0024</w:t>
            </w:r>
          </w:p>
        </w:tc>
        <w:tc>
          <w:tcPr>
            <w:tcW w:w="715" w:type="dxa"/>
            <w:vAlign w:val="center"/>
          </w:tcPr>
          <w:p w14:paraId="7297024C" w14:textId="6EB72D82" w:rsidR="00C700B4" w:rsidRPr="0091231C" w:rsidRDefault="00C700B4">
            <w:pPr>
              <w:jc w:val="center"/>
              <w:rPr>
                <w:rFonts w:ascii="Times New Roman" w:hAnsi="Times New Roman" w:cs="Times New Roman"/>
                <w:bCs/>
                <w:color w:val="000000" w:themeColor="text1"/>
                <w:sz w:val="16"/>
                <w:szCs w:val="16"/>
              </w:rPr>
              <w:pPrChange w:id="587" w:author="user" w:date="2024-08-14T19:40:00Z" w16du:dateUtc="2024-08-14T16:40:00Z">
                <w:pPr>
                  <w:jc w:val="both"/>
                </w:pPr>
              </w:pPrChange>
            </w:pPr>
            <w:r w:rsidRPr="0091231C">
              <w:rPr>
                <w:rFonts w:ascii="Times New Roman" w:hAnsi="Times New Roman" w:cs="Times New Roman"/>
                <w:bCs/>
                <w:color w:val="000000" w:themeColor="text1"/>
                <w:sz w:val="16"/>
                <w:szCs w:val="16"/>
              </w:rPr>
              <w:t>3.03</w:t>
            </w:r>
          </w:p>
        </w:tc>
        <w:tc>
          <w:tcPr>
            <w:tcW w:w="715" w:type="dxa"/>
            <w:vAlign w:val="center"/>
          </w:tcPr>
          <w:p w14:paraId="26400D54" w14:textId="6C13F436" w:rsidR="00C700B4" w:rsidRPr="0091231C" w:rsidRDefault="00C700B4">
            <w:pPr>
              <w:jc w:val="center"/>
              <w:rPr>
                <w:rFonts w:ascii="Times New Roman" w:hAnsi="Times New Roman" w:cs="Times New Roman"/>
                <w:bCs/>
                <w:color w:val="000000" w:themeColor="text1"/>
                <w:sz w:val="16"/>
                <w:szCs w:val="16"/>
              </w:rPr>
              <w:pPrChange w:id="588" w:author="user" w:date="2024-08-14T19:40:00Z" w16du:dateUtc="2024-08-14T16:40:00Z">
                <w:pPr>
                  <w:jc w:val="both"/>
                </w:pPr>
              </w:pPrChange>
            </w:pPr>
            <w:r w:rsidRPr="0091231C">
              <w:rPr>
                <w:rFonts w:ascii="Times New Roman" w:hAnsi="Times New Roman" w:cs="Times New Roman"/>
                <w:bCs/>
                <w:color w:val="000000" w:themeColor="text1"/>
                <w:sz w:val="16"/>
                <w:szCs w:val="16"/>
              </w:rPr>
              <w:t>0.986</w:t>
            </w:r>
          </w:p>
        </w:tc>
        <w:tc>
          <w:tcPr>
            <w:tcW w:w="799" w:type="dxa"/>
            <w:vAlign w:val="center"/>
          </w:tcPr>
          <w:p w14:paraId="024C22C4" w14:textId="548CAEC8" w:rsidR="00C700B4" w:rsidRPr="0091231C" w:rsidRDefault="00C700B4">
            <w:pPr>
              <w:jc w:val="center"/>
              <w:rPr>
                <w:rFonts w:ascii="Times New Roman" w:hAnsi="Times New Roman" w:cs="Times New Roman"/>
                <w:bCs/>
                <w:color w:val="000000" w:themeColor="text1"/>
                <w:sz w:val="16"/>
                <w:szCs w:val="16"/>
              </w:rPr>
              <w:pPrChange w:id="589" w:author="user" w:date="2024-08-14T19:42:00Z" w16du:dateUtc="2024-08-14T16:42:00Z">
                <w:pPr>
                  <w:jc w:val="both"/>
                </w:pPr>
              </w:pPrChange>
            </w:pPr>
            <w:r w:rsidRPr="0091231C">
              <w:rPr>
                <w:rFonts w:ascii="Times New Roman" w:hAnsi="Times New Roman" w:cs="Times New Roman"/>
                <w:bCs/>
                <w:color w:val="000000" w:themeColor="text1"/>
                <w:sz w:val="16"/>
                <w:szCs w:val="16"/>
              </w:rPr>
              <w:t>I</w:t>
            </w:r>
          </w:p>
        </w:tc>
      </w:tr>
      <w:tr w:rsidR="00C700B4" w:rsidRPr="0091231C" w14:paraId="5964452B" w14:textId="77777777" w:rsidTr="00C700B4">
        <w:trPr>
          <w:jc w:val="center"/>
        </w:trPr>
        <w:tc>
          <w:tcPr>
            <w:tcW w:w="1017" w:type="dxa"/>
            <w:vMerge/>
            <w:vAlign w:val="center"/>
          </w:tcPr>
          <w:p w14:paraId="6DC19EEC" w14:textId="77777777" w:rsidR="00C700B4" w:rsidRPr="0091231C" w:rsidRDefault="00C700B4">
            <w:pPr>
              <w:jc w:val="center"/>
              <w:rPr>
                <w:rFonts w:ascii="Times New Roman" w:hAnsi="Times New Roman" w:cs="Times New Roman"/>
                <w:bCs/>
                <w:sz w:val="16"/>
                <w:szCs w:val="16"/>
              </w:rPr>
              <w:pPrChange w:id="590" w:author="user" w:date="2024-08-14T21:07:00Z" w16du:dateUtc="2024-08-14T18:07:00Z">
                <w:pPr>
                  <w:jc w:val="both"/>
                </w:pPr>
              </w:pPrChange>
            </w:pPr>
          </w:p>
        </w:tc>
        <w:tc>
          <w:tcPr>
            <w:tcW w:w="1150" w:type="dxa"/>
            <w:vMerge/>
            <w:vAlign w:val="center"/>
          </w:tcPr>
          <w:p w14:paraId="37FAC19D" w14:textId="7EC03DF4" w:rsidR="00C700B4" w:rsidRPr="0091231C" w:rsidRDefault="00C700B4">
            <w:pPr>
              <w:jc w:val="center"/>
              <w:rPr>
                <w:rFonts w:ascii="Times New Roman" w:hAnsi="Times New Roman" w:cs="Times New Roman"/>
                <w:bCs/>
                <w:sz w:val="16"/>
                <w:szCs w:val="16"/>
              </w:rPr>
              <w:pPrChange w:id="591" w:author="user" w:date="2024-08-14T21:03:00Z" w16du:dateUtc="2024-08-14T18:03:00Z">
                <w:pPr>
                  <w:jc w:val="both"/>
                </w:pPr>
              </w:pPrChange>
            </w:pPr>
          </w:p>
        </w:tc>
        <w:tc>
          <w:tcPr>
            <w:tcW w:w="760" w:type="dxa"/>
            <w:vMerge/>
            <w:vAlign w:val="center"/>
          </w:tcPr>
          <w:p w14:paraId="29E283DF" w14:textId="77777777" w:rsidR="00C700B4" w:rsidRPr="0091231C" w:rsidRDefault="00C700B4">
            <w:pPr>
              <w:jc w:val="center"/>
              <w:rPr>
                <w:rFonts w:ascii="Times New Roman" w:hAnsi="Times New Roman" w:cs="Times New Roman"/>
                <w:bCs/>
                <w:sz w:val="16"/>
                <w:szCs w:val="16"/>
              </w:rPr>
              <w:pPrChange w:id="592" w:author="user" w:date="2024-08-14T19:42:00Z" w16du:dateUtc="2024-08-14T16:42:00Z">
                <w:pPr>
                  <w:jc w:val="both"/>
                </w:pPr>
              </w:pPrChange>
            </w:pPr>
          </w:p>
        </w:tc>
        <w:tc>
          <w:tcPr>
            <w:tcW w:w="793" w:type="dxa"/>
            <w:vAlign w:val="center"/>
          </w:tcPr>
          <w:p w14:paraId="71E9C1B3" w14:textId="60A2628E" w:rsidR="00C700B4" w:rsidRPr="0091231C" w:rsidRDefault="00C700B4">
            <w:pPr>
              <w:jc w:val="center"/>
              <w:rPr>
                <w:rFonts w:ascii="Times New Roman" w:hAnsi="Times New Roman" w:cs="Times New Roman"/>
                <w:bCs/>
                <w:sz w:val="16"/>
                <w:szCs w:val="16"/>
              </w:rPr>
              <w:pPrChange w:id="593"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2FB8D901" w14:textId="6389646E" w:rsidR="00C700B4" w:rsidRPr="0091231C" w:rsidRDefault="00C700B4">
            <w:pPr>
              <w:jc w:val="center"/>
              <w:rPr>
                <w:rFonts w:ascii="Times New Roman" w:hAnsi="Times New Roman" w:cs="Times New Roman"/>
                <w:bCs/>
                <w:sz w:val="16"/>
                <w:szCs w:val="16"/>
              </w:rPr>
              <w:pPrChange w:id="594" w:author="user" w:date="2024-08-14T19:40:00Z" w16du:dateUtc="2024-08-14T16:40:00Z">
                <w:pPr>
                  <w:jc w:val="both"/>
                </w:pPr>
              </w:pPrChange>
            </w:pPr>
            <w:r w:rsidRPr="0091231C">
              <w:rPr>
                <w:rFonts w:ascii="Times New Roman" w:hAnsi="Times New Roman" w:cs="Times New Roman"/>
                <w:bCs/>
                <w:sz w:val="16"/>
                <w:szCs w:val="16"/>
              </w:rPr>
              <w:t>117-501</w:t>
            </w:r>
          </w:p>
        </w:tc>
        <w:tc>
          <w:tcPr>
            <w:tcW w:w="787" w:type="dxa"/>
            <w:vAlign w:val="center"/>
          </w:tcPr>
          <w:p w14:paraId="6169C145" w14:textId="1CEB8B09" w:rsidR="00C700B4" w:rsidRPr="0091231C" w:rsidRDefault="0091231C">
            <w:pPr>
              <w:ind w:right="-55" w:hanging="85"/>
              <w:jc w:val="center"/>
              <w:rPr>
                <w:rFonts w:ascii="Times New Roman" w:hAnsi="Times New Roman" w:cs="Times New Roman"/>
                <w:bCs/>
                <w:sz w:val="16"/>
                <w:szCs w:val="16"/>
              </w:rPr>
              <w:pPrChange w:id="595" w:author="user" w:date="2024-08-14T22:16:00Z" w16du:dateUtc="2024-08-14T19:16:00Z">
                <w:pPr>
                  <w:jc w:val="both"/>
                </w:pPr>
              </w:pPrChange>
            </w:pPr>
            <w:ins w:id="596" w:author="user" w:date="2024-08-14T19:40:00Z" w16du:dateUtc="2024-08-14T16:40:00Z">
              <w:r>
                <w:rPr>
                  <w:rFonts w:ascii="Times New Roman" w:hAnsi="Times New Roman" w:cs="Times New Roman"/>
                  <w:bCs/>
                  <w:sz w:val="16"/>
                  <w:szCs w:val="16"/>
                </w:rPr>
                <w:t xml:space="preserve"> </w:t>
              </w:r>
            </w:ins>
            <w:r w:rsidR="00C700B4" w:rsidRPr="0091231C">
              <w:rPr>
                <w:rFonts w:ascii="Times New Roman" w:hAnsi="Times New Roman" w:cs="Times New Roman"/>
                <w:bCs/>
                <w:sz w:val="16"/>
                <w:szCs w:val="16"/>
              </w:rPr>
              <w:t>4.7-361.3</w:t>
            </w:r>
          </w:p>
        </w:tc>
        <w:tc>
          <w:tcPr>
            <w:tcW w:w="724" w:type="dxa"/>
            <w:vAlign w:val="center"/>
          </w:tcPr>
          <w:p w14:paraId="31285FF7" w14:textId="6955D0BE" w:rsidR="00C700B4" w:rsidRPr="0091231C" w:rsidRDefault="00C700B4">
            <w:pPr>
              <w:jc w:val="center"/>
              <w:rPr>
                <w:rFonts w:ascii="Times New Roman" w:hAnsi="Times New Roman" w:cs="Times New Roman"/>
                <w:bCs/>
                <w:sz w:val="16"/>
                <w:szCs w:val="16"/>
              </w:rPr>
              <w:pPrChange w:id="597" w:author="user" w:date="2024-08-14T19:42:00Z" w16du:dateUtc="2024-08-14T16:42:00Z">
                <w:pPr>
                  <w:jc w:val="both"/>
                </w:pPr>
              </w:pPrChange>
            </w:pPr>
            <w:r w:rsidRPr="0091231C">
              <w:rPr>
                <w:rFonts w:ascii="Times New Roman" w:hAnsi="Times New Roman" w:cs="Times New Roman"/>
                <w:bCs/>
                <w:sz w:val="16"/>
                <w:szCs w:val="16"/>
              </w:rPr>
              <w:t>277</w:t>
            </w:r>
          </w:p>
        </w:tc>
        <w:tc>
          <w:tcPr>
            <w:tcW w:w="816" w:type="dxa"/>
            <w:vAlign w:val="center"/>
          </w:tcPr>
          <w:p w14:paraId="74F64FC8" w14:textId="753BD325" w:rsidR="00C700B4" w:rsidRPr="0091231C" w:rsidRDefault="00C700B4">
            <w:pPr>
              <w:jc w:val="center"/>
              <w:rPr>
                <w:rFonts w:ascii="Times New Roman" w:hAnsi="Times New Roman" w:cs="Times New Roman"/>
                <w:bCs/>
                <w:color w:val="000000" w:themeColor="text1"/>
                <w:sz w:val="16"/>
                <w:szCs w:val="16"/>
              </w:rPr>
              <w:pPrChange w:id="598" w:author="user" w:date="2024-08-14T19:40:00Z" w16du:dateUtc="2024-08-14T16:40:00Z">
                <w:pPr>
                  <w:jc w:val="both"/>
                </w:pPr>
              </w:pPrChange>
            </w:pPr>
            <w:r w:rsidRPr="0091231C">
              <w:rPr>
                <w:rFonts w:ascii="Times New Roman" w:hAnsi="Times New Roman" w:cs="Times New Roman"/>
                <w:bCs/>
                <w:color w:val="000000" w:themeColor="text1"/>
                <w:sz w:val="16"/>
                <w:szCs w:val="16"/>
              </w:rPr>
              <w:t>0.0028</w:t>
            </w:r>
          </w:p>
        </w:tc>
        <w:tc>
          <w:tcPr>
            <w:tcW w:w="715" w:type="dxa"/>
            <w:vAlign w:val="center"/>
          </w:tcPr>
          <w:p w14:paraId="285FAFAF" w14:textId="67DBB1D6" w:rsidR="00C700B4" w:rsidRPr="0091231C" w:rsidRDefault="00C700B4">
            <w:pPr>
              <w:jc w:val="center"/>
              <w:rPr>
                <w:rFonts w:ascii="Times New Roman" w:hAnsi="Times New Roman" w:cs="Times New Roman"/>
                <w:bCs/>
                <w:color w:val="000000" w:themeColor="text1"/>
                <w:sz w:val="16"/>
                <w:szCs w:val="16"/>
              </w:rPr>
              <w:pPrChange w:id="599" w:author="user" w:date="2024-08-14T19:40:00Z" w16du:dateUtc="2024-08-14T16:40:00Z">
                <w:pPr>
                  <w:jc w:val="both"/>
                </w:pPr>
              </w:pPrChange>
            </w:pPr>
            <w:r w:rsidRPr="0091231C">
              <w:rPr>
                <w:rFonts w:ascii="Times New Roman" w:hAnsi="Times New Roman" w:cs="Times New Roman"/>
                <w:bCs/>
                <w:color w:val="000000" w:themeColor="text1"/>
                <w:sz w:val="16"/>
                <w:szCs w:val="16"/>
              </w:rPr>
              <w:t>2.97</w:t>
            </w:r>
          </w:p>
        </w:tc>
        <w:tc>
          <w:tcPr>
            <w:tcW w:w="715" w:type="dxa"/>
            <w:vAlign w:val="center"/>
          </w:tcPr>
          <w:p w14:paraId="79E38225" w14:textId="6590A592" w:rsidR="00C700B4" w:rsidRPr="0091231C" w:rsidRDefault="00C700B4">
            <w:pPr>
              <w:jc w:val="center"/>
              <w:rPr>
                <w:rFonts w:ascii="Times New Roman" w:hAnsi="Times New Roman" w:cs="Times New Roman"/>
                <w:bCs/>
                <w:color w:val="000000" w:themeColor="text1"/>
                <w:sz w:val="16"/>
                <w:szCs w:val="16"/>
              </w:rPr>
              <w:pPrChange w:id="600" w:author="user" w:date="2024-08-14T19:40:00Z" w16du:dateUtc="2024-08-14T16:40:00Z">
                <w:pPr>
                  <w:jc w:val="both"/>
                </w:pPr>
              </w:pPrChange>
            </w:pPr>
            <w:r w:rsidRPr="0091231C">
              <w:rPr>
                <w:rFonts w:ascii="Times New Roman" w:hAnsi="Times New Roman" w:cs="Times New Roman"/>
                <w:bCs/>
                <w:color w:val="000000" w:themeColor="text1"/>
                <w:sz w:val="16"/>
                <w:szCs w:val="16"/>
              </w:rPr>
              <w:t>0.976</w:t>
            </w:r>
          </w:p>
        </w:tc>
        <w:tc>
          <w:tcPr>
            <w:tcW w:w="799" w:type="dxa"/>
            <w:vAlign w:val="center"/>
          </w:tcPr>
          <w:p w14:paraId="2804C0C6" w14:textId="792CB8B0" w:rsidR="00C700B4" w:rsidRPr="0091231C" w:rsidRDefault="00C700B4">
            <w:pPr>
              <w:jc w:val="center"/>
              <w:rPr>
                <w:rFonts w:ascii="Times New Roman" w:hAnsi="Times New Roman" w:cs="Times New Roman"/>
                <w:bCs/>
                <w:color w:val="000000" w:themeColor="text1"/>
                <w:sz w:val="16"/>
                <w:szCs w:val="16"/>
              </w:rPr>
              <w:pPrChange w:id="601" w:author="user" w:date="2024-08-14T19:42:00Z" w16du:dateUtc="2024-08-14T16:42:00Z">
                <w:pPr>
                  <w:jc w:val="both"/>
                </w:pPr>
              </w:pPrChange>
            </w:pPr>
            <w:r w:rsidRPr="0091231C">
              <w:rPr>
                <w:rFonts w:ascii="Times New Roman" w:hAnsi="Times New Roman" w:cs="Times New Roman"/>
                <w:bCs/>
                <w:color w:val="000000" w:themeColor="text1"/>
                <w:sz w:val="16"/>
                <w:szCs w:val="16"/>
              </w:rPr>
              <w:t>I</w:t>
            </w:r>
          </w:p>
        </w:tc>
      </w:tr>
      <w:tr w:rsidR="00C700B4" w:rsidRPr="0091231C" w14:paraId="4425B2FE" w14:textId="77777777" w:rsidTr="00C700B4">
        <w:trPr>
          <w:jc w:val="center"/>
        </w:trPr>
        <w:tc>
          <w:tcPr>
            <w:tcW w:w="1017" w:type="dxa"/>
            <w:vMerge/>
            <w:vAlign w:val="center"/>
          </w:tcPr>
          <w:p w14:paraId="65141FBA" w14:textId="77777777" w:rsidR="00C700B4" w:rsidRPr="0091231C" w:rsidRDefault="00C700B4">
            <w:pPr>
              <w:jc w:val="center"/>
              <w:rPr>
                <w:rFonts w:ascii="Times New Roman" w:hAnsi="Times New Roman" w:cs="Times New Roman"/>
                <w:bCs/>
                <w:sz w:val="16"/>
                <w:szCs w:val="16"/>
              </w:rPr>
              <w:pPrChange w:id="602" w:author="user" w:date="2024-08-14T21:07:00Z" w16du:dateUtc="2024-08-14T18:07:00Z">
                <w:pPr>
                  <w:jc w:val="both"/>
                </w:pPr>
              </w:pPrChange>
            </w:pPr>
          </w:p>
        </w:tc>
        <w:tc>
          <w:tcPr>
            <w:tcW w:w="1150" w:type="dxa"/>
            <w:vMerge/>
            <w:vAlign w:val="center"/>
          </w:tcPr>
          <w:p w14:paraId="501215E2" w14:textId="77777777" w:rsidR="00C700B4" w:rsidRPr="0091231C" w:rsidRDefault="00C700B4">
            <w:pPr>
              <w:jc w:val="center"/>
              <w:rPr>
                <w:rFonts w:ascii="Times New Roman" w:hAnsi="Times New Roman" w:cs="Times New Roman"/>
                <w:bCs/>
                <w:sz w:val="16"/>
                <w:szCs w:val="16"/>
              </w:rPr>
              <w:pPrChange w:id="603" w:author="user" w:date="2024-08-14T21:03:00Z" w16du:dateUtc="2024-08-14T18:03:00Z">
                <w:pPr>
                  <w:jc w:val="both"/>
                </w:pPr>
              </w:pPrChange>
            </w:pPr>
          </w:p>
        </w:tc>
        <w:tc>
          <w:tcPr>
            <w:tcW w:w="760" w:type="dxa"/>
            <w:vMerge/>
            <w:vAlign w:val="center"/>
          </w:tcPr>
          <w:p w14:paraId="60DE6DD8" w14:textId="77777777" w:rsidR="00C700B4" w:rsidRPr="0091231C" w:rsidRDefault="00C700B4">
            <w:pPr>
              <w:jc w:val="center"/>
              <w:rPr>
                <w:rFonts w:ascii="Times New Roman" w:hAnsi="Times New Roman" w:cs="Times New Roman"/>
                <w:bCs/>
                <w:sz w:val="16"/>
                <w:szCs w:val="16"/>
              </w:rPr>
              <w:pPrChange w:id="604" w:author="user" w:date="2024-08-14T19:42:00Z" w16du:dateUtc="2024-08-14T16:42:00Z">
                <w:pPr>
                  <w:jc w:val="both"/>
                </w:pPr>
              </w:pPrChange>
            </w:pPr>
          </w:p>
        </w:tc>
        <w:tc>
          <w:tcPr>
            <w:tcW w:w="793" w:type="dxa"/>
            <w:vAlign w:val="center"/>
          </w:tcPr>
          <w:p w14:paraId="5028E324" w14:textId="50ABD307" w:rsidR="00C700B4" w:rsidRPr="0091231C" w:rsidRDefault="00C700B4">
            <w:pPr>
              <w:jc w:val="center"/>
              <w:rPr>
                <w:rFonts w:ascii="Times New Roman" w:hAnsi="Times New Roman" w:cs="Times New Roman"/>
                <w:bCs/>
                <w:sz w:val="16"/>
                <w:szCs w:val="16"/>
              </w:rPr>
              <w:pPrChange w:id="605" w:author="user" w:date="2024-08-14T19:42:00Z" w16du:dateUtc="2024-08-14T16:42:00Z">
                <w:pPr>
                  <w:jc w:val="both"/>
                </w:pPr>
              </w:pPrChange>
            </w:pPr>
            <w:r w:rsidRPr="0091231C">
              <w:rPr>
                <w:rFonts w:ascii="Times New Roman" w:hAnsi="Times New Roman" w:cs="Times New Roman"/>
                <w:bCs/>
                <w:sz w:val="16"/>
                <w:szCs w:val="16"/>
              </w:rPr>
              <w:t>C</w:t>
            </w:r>
          </w:p>
        </w:tc>
        <w:tc>
          <w:tcPr>
            <w:tcW w:w="784" w:type="dxa"/>
            <w:vAlign w:val="center"/>
          </w:tcPr>
          <w:p w14:paraId="4B9EB697" w14:textId="2B7ED605" w:rsidR="00C700B4" w:rsidRPr="0091231C" w:rsidRDefault="00C700B4">
            <w:pPr>
              <w:jc w:val="center"/>
              <w:rPr>
                <w:rFonts w:ascii="Times New Roman" w:hAnsi="Times New Roman" w:cs="Times New Roman"/>
                <w:bCs/>
                <w:sz w:val="16"/>
                <w:szCs w:val="16"/>
              </w:rPr>
              <w:pPrChange w:id="606" w:author="user" w:date="2024-08-14T19:40:00Z" w16du:dateUtc="2024-08-14T16:40:00Z">
                <w:pPr>
                  <w:jc w:val="both"/>
                </w:pPr>
              </w:pPrChange>
            </w:pPr>
            <w:r w:rsidRPr="0091231C">
              <w:rPr>
                <w:rFonts w:ascii="Times New Roman" w:hAnsi="Times New Roman" w:cs="Times New Roman"/>
                <w:bCs/>
                <w:sz w:val="16"/>
                <w:szCs w:val="16"/>
              </w:rPr>
              <w:t>115-575</w:t>
            </w:r>
          </w:p>
        </w:tc>
        <w:tc>
          <w:tcPr>
            <w:tcW w:w="787" w:type="dxa"/>
            <w:vAlign w:val="center"/>
          </w:tcPr>
          <w:p w14:paraId="22CFA8E2" w14:textId="37895384" w:rsidR="00C700B4" w:rsidRPr="0091231C" w:rsidRDefault="00C700B4">
            <w:pPr>
              <w:jc w:val="center"/>
              <w:rPr>
                <w:rFonts w:ascii="Times New Roman" w:hAnsi="Times New Roman" w:cs="Times New Roman"/>
                <w:bCs/>
                <w:sz w:val="16"/>
                <w:szCs w:val="16"/>
              </w:rPr>
              <w:pPrChange w:id="607" w:author="user" w:date="2024-08-14T19:40:00Z" w16du:dateUtc="2024-08-14T16:40:00Z">
                <w:pPr>
                  <w:jc w:val="both"/>
                </w:pPr>
              </w:pPrChange>
            </w:pPr>
            <w:r w:rsidRPr="0091231C">
              <w:rPr>
                <w:rFonts w:ascii="Times New Roman" w:hAnsi="Times New Roman" w:cs="Times New Roman"/>
                <w:bCs/>
                <w:sz w:val="16"/>
                <w:szCs w:val="16"/>
              </w:rPr>
              <w:t>4.6-693</w:t>
            </w:r>
          </w:p>
        </w:tc>
        <w:tc>
          <w:tcPr>
            <w:tcW w:w="724" w:type="dxa"/>
            <w:vAlign w:val="center"/>
          </w:tcPr>
          <w:p w14:paraId="138E9A68" w14:textId="04C3D18B" w:rsidR="00C700B4" w:rsidRPr="0091231C" w:rsidRDefault="00C700B4">
            <w:pPr>
              <w:jc w:val="center"/>
              <w:rPr>
                <w:rFonts w:ascii="Times New Roman" w:hAnsi="Times New Roman" w:cs="Times New Roman"/>
                <w:bCs/>
                <w:sz w:val="16"/>
                <w:szCs w:val="16"/>
              </w:rPr>
              <w:pPrChange w:id="608" w:author="user" w:date="2024-08-14T19:42:00Z" w16du:dateUtc="2024-08-14T16:42:00Z">
                <w:pPr>
                  <w:jc w:val="both"/>
                </w:pPr>
              </w:pPrChange>
            </w:pPr>
            <w:r w:rsidRPr="0091231C">
              <w:rPr>
                <w:rFonts w:ascii="Times New Roman" w:hAnsi="Times New Roman" w:cs="Times New Roman"/>
                <w:bCs/>
                <w:sz w:val="16"/>
                <w:szCs w:val="16"/>
              </w:rPr>
              <w:t>544</w:t>
            </w:r>
          </w:p>
        </w:tc>
        <w:tc>
          <w:tcPr>
            <w:tcW w:w="816" w:type="dxa"/>
            <w:vAlign w:val="center"/>
          </w:tcPr>
          <w:p w14:paraId="60C63303" w14:textId="1CE1AABC" w:rsidR="00C700B4" w:rsidRPr="0091231C" w:rsidRDefault="00C700B4">
            <w:pPr>
              <w:jc w:val="center"/>
              <w:rPr>
                <w:rFonts w:ascii="Times New Roman" w:hAnsi="Times New Roman" w:cs="Times New Roman"/>
                <w:bCs/>
                <w:color w:val="000000" w:themeColor="text1"/>
                <w:sz w:val="16"/>
                <w:szCs w:val="16"/>
              </w:rPr>
              <w:pPrChange w:id="609" w:author="user" w:date="2024-08-14T19:40:00Z" w16du:dateUtc="2024-08-14T16:40:00Z">
                <w:pPr>
                  <w:jc w:val="both"/>
                </w:pPr>
              </w:pPrChange>
            </w:pPr>
            <w:r w:rsidRPr="0091231C">
              <w:rPr>
                <w:rFonts w:ascii="Times New Roman" w:hAnsi="Times New Roman" w:cs="Times New Roman"/>
                <w:bCs/>
                <w:color w:val="000000" w:themeColor="text1"/>
                <w:sz w:val="16"/>
                <w:szCs w:val="16"/>
              </w:rPr>
              <w:t>0.0026</w:t>
            </w:r>
          </w:p>
        </w:tc>
        <w:tc>
          <w:tcPr>
            <w:tcW w:w="715" w:type="dxa"/>
            <w:vAlign w:val="center"/>
          </w:tcPr>
          <w:p w14:paraId="2E9FF2E0" w14:textId="185FB1F6" w:rsidR="00C700B4" w:rsidRPr="0091231C" w:rsidRDefault="00C700B4">
            <w:pPr>
              <w:jc w:val="center"/>
              <w:rPr>
                <w:rFonts w:ascii="Times New Roman" w:hAnsi="Times New Roman" w:cs="Times New Roman"/>
                <w:bCs/>
                <w:color w:val="000000" w:themeColor="text1"/>
                <w:sz w:val="16"/>
                <w:szCs w:val="16"/>
              </w:rPr>
              <w:pPrChange w:id="610" w:author="user" w:date="2024-08-14T19:40:00Z" w16du:dateUtc="2024-08-14T16:40:00Z">
                <w:pPr>
                  <w:jc w:val="both"/>
                </w:pPr>
              </w:pPrChange>
            </w:pPr>
            <w:r w:rsidRPr="0091231C">
              <w:rPr>
                <w:rFonts w:ascii="Times New Roman" w:hAnsi="Times New Roman" w:cs="Times New Roman"/>
                <w:bCs/>
                <w:color w:val="000000" w:themeColor="text1"/>
                <w:sz w:val="16"/>
                <w:szCs w:val="16"/>
              </w:rPr>
              <w:t>3</w:t>
            </w:r>
          </w:p>
        </w:tc>
        <w:tc>
          <w:tcPr>
            <w:tcW w:w="715" w:type="dxa"/>
            <w:vAlign w:val="center"/>
          </w:tcPr>
          <w:p w14:paraId="49354DB9" w14:textId="3C38864C" w:rsidR="00C700B4" w:rsidRPr="0091231C" w:rsidRDefault="00C700B4">
            <w:pPr>
              <w:jc w:val="center"/>
              <w:rPr>
                <w:rFonts w:ascii="Times New Roman" w:hAnsi="Times New Roman" w:cs="Times New Roman"/>
                <w:bCs/>
                <w:color w:val="000000" w:themeColor="text1"/>
                <w:sz w:val="16"/>
                <w:szCs w:val="16"/>
              </w:rPr>
              <w:pPrChange w:id="611" w:author="user" w:date="2024-08-14T19:40:00Z" w16du:dateUtc="2024-08-14T16:40:00Z">
                <w:pPr>
                  <w:jc w:val="both"/>
                </w:pPr>
              </w:pPrChange>
            </w:pPr>
            <w:r w:rsidRPr="0091231C">
              <w:rPr>
                <w:rFonts w:ascii="Times New Roman" w:hAnsi="Times New Roman" w:cs="Times New Roman"/>
                <w:bCs/>
                <w:color w:val="000000" w:themeColor="text1"/>
                <w:sz w:val="16"/>
                <w:szCs w:val="16"/>
              </w:rPr>
              <w:t>0.982</w:t>
            </w:r>
          </w:p>
        </w:tc>
        <w:tc>
          <w:tcPr>
            <w:tcW w:w="799" w:type="dxa"/>
            <w:vAlign w:val="center"/>
          </w:tcPr>
          <w:p w14:paraId="1CF37D96" w14:textId="5F84F410" w:rsidR="00C700B4" w:rsidRPr="0091231C" w:rsidRDefault="00C700B4">
            <w:pPr>
              <w:jc w:val="center"/>
              <w:rPr>
                <w:rFonts w:ascii="Times New Roman" w:hAnsi="Times New Roman" w:cs="Times New Roman"/>
                <w:bCs/>
                <w:color w:val="000000" w:themeColor="text1"/>
                <w:sz w:val="16"/>
                <w:szCs w:val="16"/>
              </w:rPr>
              <w:pPrChange w:id="612" w:author="user" w:date="2024-08-14T19:42:00Z" w16du:dateUtc="2024-08-14T16:42:00Z">
                <w:pPr>
                  <w:jc w:val="both"/>
                </w:pPr>
              </w:pPrChange>
            </w:pPr>
            <w:r w:rsidRPr="0091231C">
              <w:rPr>
                <w:rFonts w:ascii="Times New Roman" w:hAnsi="Times New Roman" w:cs="Times New Roman"/>
                <w:bCs/>
                <w:color w:val="000000" w:themeColor="text1"/>
                <w:sz w:val="16"/>
                <w:szCs w:val="16"/>
              </w:rPr>
              <w:t>I</w:t>
            </w:r>
          </w:p>
        </w:tc>
      </w:tr>
      <w:tr w:rsidR="00C700B4" w:rsidRPr="0091231C" w14:paraId="3203390A" w14:textId="77777777" w:rsidTr="00C700B4">
        <w:trPr>
          <w:jc w:val="center"/>
        </w:trPr>
        <w:tc>
          <w:tcPr>
            <w:tcW w:w="1017" w:type="dxa"/>
            <w:vMerge w:val="restart"/>
            <w:vAlign w:val="center"/>
          </w:tcPr>
          <w:p w14:paraId="22CC1217" w14:textId="58CDF1CA" w:rsidR="00C700B4" w:rsidRPr="0091231C" w:rsidRDefault="00C700B4">
            <w:pPr>
              <w:jc w:val="center"/>
              <w:rPr>
                <w:rFonts w:ascii="Times New Roman" w:hAnsi="Times New Roman" w:cs="Times New Roman"/>
                <w:bCs/>
                <w:sz w:val="16"/>
                <w:szCs w:val="16"/>
              </w:rPr>
              <w:pPrChange w:id="613" w:author="user" w:date="2024-08-14T21:07:00Z" w16du:dateUtc="2024-08-14T18:07:00Z">
                <w:pPr>
                  <w:jc w:val="both"/>
                </w:pPr>
              </w:pPrChange>
            </w:pPr>
            <w:r w:rsidRPr="0091231C">
              <w:rPr>
                <w:rFonts w:ascii="Times New Roman" w:hAnsi="Times New Roman" w:cs="Times New Roman"/>
                <w:bCs/>
                <w:color w:val="000000" w:themeColor="text1"/>
                <w:sz w:val="16"/>
                <w:szCs w:val="16"/>
              </w:rPr>
              <w:t xml:space="preserve">Bottari et al. </w:t>
            </w:r>
            <w:r w:rsidR="00692DD0" w:rsidRPr="0091231C">
              <w:rPr>
                <w:rFonts w:ascii="Times New Roman" w:hAnsi="Times New Roman" w:cs="Times New Roman"/>
                <w:bCs/>
                <w:color w:val="000000" w:themeColor="text1"/>
                <w:sz w:val="16"/>
                <w:szCs w:val="16"/>
              </w:rPr>
              <w:t>(</w:t>
            </w:r>
            <w:r w:rsidRPr="0091231C">
              <w:rPr>
                <w:rFonts w:ascii="Times New Roman" w:hAnsi="Times New Roman" w:cs="Times New Roman"/>
                <w:bCs/>
                <w:color w:val="000000" w:themeColor="text1"/>
                <w:sz w:val="16"/>
                <w:szCs w:val="16"/>
              </w:rPr>
              <w:t>2016</w:t>
            </w:r>
            <w:r w:rsidR="00692DD0" w:rsidRPr="0091231C">
              <w:rPr>
                <w:rFonts w:ascii="Times New Roman" w:hAnsi="Times New Roman" w:cs="Times New Roman"/>
                <w:bCs/>
                <w:color w:val="000000" w:themeColor="text1"/>
                <w:sz w:val="16"/>
                <w:szCs w:val="16"/>
              </w:rPr>
              <w:t>)</w:t>
            </w:r>
          </w:p>
        </w:tc>
        <w:tc>
          <w:tcPr>
            <w:tcW w:w="1150" w:type="dxa"/>
            <w:vMerge w:val="restart"/>
            <w:vAlign w:val="center"/>
          </w:tcPr>
          <w:p w14:paraId="09DED274" w14:textId="63730EDF" w:rsidR="00C700B4" w:rsidRPr="0091231C" w:rsidRDefault="007A51AA">
            <w:pPr>
              <w:jc w:val="center"/>
              <w:rPr>
                <w:rFonts w:ascii="Times New Roman" w:hAnsi="Times New Roman" w:cs="Times New Roman"/>
                <w:bCs/>
                <w:sz w:val="16"/>
                <w:szCs w:val="16"/>
              </w:rPr>
              <w:pPrChange w:id="614" w:author="user" w:date="2024-08-14T21:03:00Z" w16du:dateUtc="2024-08-14T18:03:00Z">
                <w:pPr>
                  <w:jc w:val="both"/>
                </w:pPr>
              </w:pPrChange>
            </w:pPr>
            <w:r w:rsidRPr="0091231C">
              <w:rPr>
                <w:rFonts w:ascii="Times New Roman" w:hAnsi="Times New Roman" w:cs="Times New Roman"/>
                <w:bCs/>
                <w:color w:val="000000" w:themeColor="text1"/>
                <w:sz w:val="16"/>
                <w:szCs w:val="16"/>
              </w:rPr>
              <w:t>Central Mediterranean (</w:t>
            </w:r>
            <w:r w:rsidR="00C700B4" w:rsidRPr="0091231C">
              <w:rPr>
                <w:rFonts w:ascii="Times New Roman" w:hAnsi="Times New Roman" w:cs="Times New Roman"/>
                <w:bCs/>
                <w:color w:val="000000" w:themeColor="text1"/>
                <w:sz w:val="16"/>
                <w:szCs w:val="16"/>
              </w:rPr>
              <w:t>Sicily</w:t>
            </w:r>
            <w:r w:rsidRPr="0091231C">
              <w:rPr>
                <w:rFonts w:ascii="Times New Roman" w:hAnsi="Times New Roman" w:cs="Times New Roman"/>
                <w:bCs/>
                <w:color w:val="000000" w:themeColor="text1"/>
                <w:sz w:val="16"/>
                <w:szCs w:val="16"/>
              </w:rPr>
              <w:t>)</w:t>
            </w:r>
          </w:p>
        </w:tc>
        <w:tc>
          <w:tcPr>
            <w:tcW w:w="760" w:type="dxa"/>
            <w:vMerge w:val="restart"/>
            <w:vAlign w:val="center"/>
          </w:tcPr>
          <w:p w14:paraId="443C544D" w14:textId="2DC1DF0E" w:rsidR="00C700B4" w:rsidRPr="0091231C" w:rsidRDefault="00C700B4">
            <w:pPr>
              <w:jc w:val="center"/>
              <w:rPr>
                <w:rFonts w:ascii="Times New Roman" w:hAnsi="Times New Roman" w:cs="Times New Roman"/>
                <w:bCs/>
                <w:sz w:val="16"/>
                <w:szCs w:val="16"/>
              </w:rPr>
              <w:pPrChange w:id="615" w:author="user" w:date="2024-08-14T19:42:00Z" w16du:dateUtc="2024-08-14T16:42:00Z">
                <w:pPr>
                  <w:jc w:val="both"/>
                </w:pPr>
              </w:pPrChange>
            </w:pPr>
            <w:r w:rsidRPr="0091231C">
              <w:rPr>
                <w:rFonts w:ascii="Times New Roman" w:hAnsi="Times New Roman" w:cs="Times New Roman"/>
                <w:bCs/>
                <w:color w:val="000000" w:themeColor="text1"/>
                <w:sz w:val="16"/>
                <w:szCs w:val="16"/>
              </w:rPr>
              <w:t>200-700</w:t>
            </w:r>
          </w:p>
        </w:tc>
        <w:tc>
          <w:tcPr>
            <w:tcW w:w="793" w:type="dxa"/>
            <w:vAlign w:val="center"/>
          </w:tcPr>
          <w:p w14:paraId="597AF599" w14:textId="77777777" w:rsidR="00C700B4" w:rsidRPr="0091231C" w:rsidRDefault="00C700B4">
            <w:pPr>
              <w:jc w:val="center"/>
              <w:rPr>
                <w:rFonts w:ascii="Times New Roman" w:hAnsi="Times New Roman" w:cs="Times New Roman"/>
                <w:bCs/>
                <w:sz w:val="16"/>
                <w:szCs w:val="16"/>
              </w:rPr>
              <w:pPrChange w:id="616" w:author="user" w:date="2024-08-14T19:42:00Z" w16du:dateUtc="2024-08-14T16:42:00Z">
                <w:pPr>
                  <w:jc w:val="both"/>
                </w:pPr>
              </w:pPrChange>
            </w:pPr>
            <w:r w:rsidRPr="0091231C">
              <w:rPr>
                <w:rFonts w:ascii="Times New Roman" w:hAnsi="Times New Roman" w:cs="Times New Roman"/>
                <w:bCs/>
                <w:color w:val="000000" w:themeColor="text1"/>
                <w:sz w:val="16"/>
                <w:szCs w:val="16"/>
              </w:rPr>
              <w:t>F</w:t>
            </w:r>
          </w:p>
        </w:tc>
        <w:tc>
          <w:tcPr>
            <w:tcW w:w="784" w:type="dxa"/>
            <w:vAlign w:val="center"/>
          </w:tcPr>
          <w:p w14:paraId="5D2CD070" w14:textId="17C797B8" w:rsidR="00C700B4" w:rsidRPr="0091231C" w:rsidRDefault="00C700B4">
            <w:pPr>
              <w:jc w:val="center"/>
              <w:rPr>
                <w:rFonts w:ascii="Times New Roman" w:hAnsi="Times New Roman" w:cs="Times New Roman"/>
                <w:bCs/>
                <w:sz w:val="16"/>
                <w:szCs w:val="16"/>
              </w:rPr>
              <w:pPrChange w:id="617" w:author="user" w:date="2024-08-14T19:40:00Z" w16du:dateUtc="2024-08-14T16:40:00Z">
                <w:pPr>
                  <w:jc w:val="both"/>
                </w:pPr>
              </w:pPrChange>
            </w:pPr>
            <w:r w:rsidRPr="0091231C">
              <w:rPr>
                <w:rFonts w:ascii="Times New Roman" w:hAnsi="Times New Roman" w:cs="Times New Roman"/>
                <w:bCs/>
                <w:color w:val="000000" w:themeColor="text1"/>
                <w:sz w:val="16"/>
                <w:szCs w:val="16"/>
              </w:rPr>
              <w:t>70</w:t>
            </w:r>
            <w:del w:id="618" w:author="user" w:date="2024-08-14T22:16:00Z" w16du:dateUtc="2024-08-14T19:16: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w:t>
            </w:r>
            <w:del w:id="619" w:author="user" w:date="2024-08-14T22:16:00Z" w16du:dateUtc="2024-08-14T19:16: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540</w:t>
            </w:r>
          </w:p>
        </w:tc>
        <w:tc>
          <w:tcPr>
            <w:tcW w:w="787" w:type="dxa"/>
            <w:vAlign w:val="center"/>
          </w:tcPr>
          <w:p w14:paraId="1B453B12" w14:textId="77777777" w:rsidR="00C700B4" w:rsidRPr="0091231C" w:rsidRDefault="00C700B4">
            <w:pPr>
              <w:jc w:val="center"/>
              <w:rPr>
                <w:rFonts w:ascii="Times New Roman" w:hAnsi="Times New Roman" w:cs="Times New Roman"/>
                <w:bCs/>
                <w:sz w:val="16"/>
                <w:szCs w:val="16"/>
              </w:rPr>
              <w:pPrChange w:id="620"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24" w:type="dxa"/>
            <w:vAlign w:val="center"/>
          </w:tcPr>
          <w:p w14:paraId="49F7E7F9" w14:textId="77777777" w:rsidR="00C700B4" w:rsidRPr="0091231C" w:rsidRDefault="00C700B4">
            <w:pPr>
              <w:jc w:val="center"/>
              <w:rPr>
                <w:rFonts w:ascii="Times New Roman" w:hAnsi="Times New Roman" w:cs="Times New Roman"/>
                <w:bCs/>
                <w:sz w:val="16"/>
                <w:szCs w:val="16"/>
              </w:rPr>
              <w:pPrChange w:id="621" w:author="user" w:date="2024-08-14T19:42:00Z" w16du:dateUtc="2024-08-14T16:42:00Z">
                <w:pPr>
                  <w:jc w:val="both"/>
                </w:pPr>
              </w:pPrChange>
            </w:pPr>
            <w:r w:rsidRPr="0091231C">
              <w:rPr>
                <w:rFonts w:ascii="Times New Roman" w:hAnsi="Times New Roman" w:cs="Times New Roman"/>
                <w:bCs/>
                <w:color w:val="000000" w:themeColor="text1"/>
                <w:sz w:val="16"/>
                <w:szCs w:val="16"/>
              </w:rPr>
              <w:t>1572</w:t>
            </w:r>
          </w:p>
        </w:tc>
        <w:tc>
          <w:tcPr>
            <w:tcW w:w="816" w:type="dxa"/>
            <w:vAlign w:val="center"/>
          </w:tcPr>
          <w:p w14:paraId="468B0B68" w14:textId="77777777" w:rsidR="00C700B4" w:rsidRPr="0091231C" w:rsidRDefault="00C700B4">
            <w:pPr>
              <w:jc w:val="center"/>
              <w:rPr>
                <w:rFonts w:ascii="Times New Roman" w:hAnsi="Times New Roman" w:cs="Times New Roman"/>
                <w:bCs/>
                <w:sz w:val="16"/>
                <w:szCs w:val="16"/>
              </w:rPr>
              <w:pPrChange w:id="622"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15" w:type="dxa"/>
            <w:vAlign w:val="center"/>
          </w:tcPr>
          <w:p w14:paraId="5F41675A" w14:textId="77777777" w:rsidR="00C700B4" w:rsidRPr="0091231C" w:rsidRDefault="00C700B4">
            <w:pPr>
              <w:jc w:val="center"/>
              <w:rPr>
                <w:rFonts w:ascii="Times New Roman" w:hAnsi="Times New Roman" w:cs="Times New Roman"/>
                <w:bCs/>
                <w:sz w:val="16"/>
                <w:szCs w:val="16"/>
              </w:rPr>
              <w:pPrChange w:id="623" w:author="user" w:date="2024-08-14T19:40:00Z" w16du:dateUtc="2024-08-14T16:40:00Z">
                <w:pPr>
                  <w:jc w:val="both"/>
                </w:pPr>
              </w:pPrChange>
            </w:pPr>
            <w:r w:rsidRPr="0091231C">
              <w:rPr>
                <w:rFonts w:ascii="Times New Roman" w:hAnsi="Times New Roman" w:cs="Times New Roman"/>
                <w:bCs/>
                <w:color w:val="000000" w:themeColor="text1"/>
                <w:sz w:val="16"/>
                <w:szCs w:val="16"/>
              </w:rPr>
              <w:t>3</w:t>
            </w:r>
          </w:p>
        </w:tc>
        <w:tc>
          <w:tcPr>
            <w:tcW w:w="715" w:type="dxa"/>
            <w:vAlign w:val="center"/>
          </w:tcPr>
          <w:p w14:paraId="6B26C7FA" w14:textId="77777777" w:rsidR="00C700B4" w:rsidRPr="0091231C" w:rsidRDefault="00C700B4">
            <w:pPr>
              <w:jc w:val="center"/>
              <w:rPr>
                <w:rFonts w:ascii="Times New Roman" w:hAnsi="Times New Roman" w:cs="Times New Roman"/>
                <w:bCs/>
                <w:sz w:val="16"/>
                <w:szCs w:val="16"/>
              </w:rPr>
              <w:pPrChange w:id="624"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99" w:type="dxa"/>
            <w:vAlign w:val="center"/>
          </w:tcPr>
          <w:p w14:paraId="49D2AB52" w14:textId="77777777" w:rsidR="00C700B4" w:rsidRPr="0091231C" w:rsidRDefault="00C700B4">
            <w:pPr>
              <w:jc w:val="center"/>
              <w:rPr>
                <w:rFonts w:ascii="Times New Roman" w:hAnsi="Times New Roman" w:cs="Times New Roman"/>
                <w:bCs/>
                <w:sz w:val="16"/>
                <w:szCs w:val="16"/>
              </w:rPr>
              <w:pPrChange w:id="625" w:author="user" w:date="2024-08-14T19:42:00Z" w16du:dateUtc="2024-08-14T16:42:00Z">
                <w:pPr>
                  <w:jc w:val="both"/>
                </w:pPr>
              </w:pPrChange>
            </w:pPr>
            <w:r w:rsidRPr="0091231C">
              <w:rPr>
                <w:rFonts w:ascii="Times New Roman" w:hAnsi="Times New Roman" w:cs="Times New Roman"/>
                <w:bCs/>
                <w:color w:val="000000" w:themeColor="text1"/>
                <w:sz w:val="16"/>
                <w:szCs w:val="16"/>
              </w:rPr>
              <w:t>I</w:t>
            </w:r>
          </w:p>
        </w:tc>
      </w:tr>
      <w:tr w:rsidR="00C700B4" w:rsidRPr="0091231C" w14:paraId="361ACDA6" w14:textId="77777777" w:rsidTr="00C700B4">
        <w:trPr>
          <w:jc w:val="center"/>
        </w:trPr>
        <w:tc>
          <w:tcPr>
            <w:tcW w:w="1017" w:type="dxa"/>
            <w:vMerge/>
            <w:vAlign w:val="center"/>
          </w:tcPr>
          <w:p w14:paraId="40AFFCB7" w14:textId="77777777" w:rsidR="00C700B4" w:rsidRPr="0091231C" w:rsidRDefault="00C700B4">
            <w:pPr>
              <w:jc w:val="center"/>
              <w:rPr>
                <w:rFonts w:ascii="Times New Roman" w:hAnsi="Times New Roman" w:cs="Times New Roman"/>
                <w:bCs/>
                <w:sz w:val="16"/>
                <w:szCs w:val="16"/>
              </w:rPr>
              <w:pPrChange w:id="626" w:author="user" w:date="2024-08-14T21:07:00Z" w16du:dateUtc="2024-08-14T18:07:00Z">
                <w:pPr>
                  <w:jc w:val="both"/>
                </w:pPr>
              </w:pPrChange>
            </w:pPr>
          </w:p>
        </w:tc>
        <w:tc>
          <w:tcPr>
            <w:tcW w:w="1150" w:type="dxa"/>
            <w:vMerge/>
            <w:vAlign w:val="center"/>
          </w:tcPr>
          <w:p w14:paraId="3A7EC848" w14:textId="77777777" w:rsidR="00C700B4" w:rsidRPr="0091231C" w:rsidRDefault="00C700B4">
            <w:pPr>
              <w:jc w:val="center"/>
              <w:rPr>
                <w:rFonts w:ascii="Times New Roman" w:hAnsi="Times New Roman" w:cs="Times New Roman"/>
                <w:bCs/>
                <w:sz w:val="16"/>
                <w:szCs w:val="16"/>
              </w:rPr>
              <w:pPrChange w:id="627" w:author="user" w:date="2024-08-14T21:03:00Z" w16du:dateUtc="2024-08-14T18:03:00Z">
                <w:pPr>
                  <w:jc w:val="both"/>
                </w:pPr>
              </w:pPrChange>
            </w:pPr>
          </w:p>
        </w:tc>
        <w:tc>
          <w:tcPr>
            <w:tcW w:w="760" w:type="dxa"/>
            <w:vMerge/>
            <w:vAlign w:val="center"/>
          </w:tcPr>
          <w:p w14:paraId="2CD636CB" w14:textId="77777777" w:rsidR="00C700B4" w:rsidRPr="0091231C" w:rsidRDefault="00C700B4">
            <w:pPr>
              <w:jc w:val="center"/>
              <w:rPr>
                <w:rFonts w:ascii="Times New Roman" w:hAnsi="Times New Roman" w:cs="Times New Roman"/>
                <w:bCs/>
                <w:sz w:val="16"/>
                <w:szCs w:val="16"/>
              </w:rPr>
              <w:pPrChange w:id="628" w:author="user" w:date="2024-08-14T19:42:00Z" w16du:dateUtc="2024-08-14T16:42:00Z">
                <w:pPr>
                  <w:jc w:val="both"/>
                </w:pPr>
              </w:pPrChange>
            </w:pPr>
          </w:p>
        </w:tc>
        <w:tc>
          <w:tcPr>
            <w:tcW w:w="793" w:type="dxa"/>
            <w:vAlign w:val="center"/>
          </w:tcPr>
          <w:p w14:paraId="3100CBE9" w14:textId="77777777" w:rsidR="00C700B4" w:rsidRPr="0091231C" w:rsidRDefault="00C700B4">
            <w:pPr>
              <w:jc w:val="center"/>
              <w:rPr>
                <w:rFonts w:ascii="Times New Roman" w:hAnsi="Times New Roman" w:cs="Times New Roman"/>
                <w:bCs/>
                <w:sz w:val="16"/>
                <w:szCs w:val="16"/>
              </w:rPr>
              <w:pPrChange w:id="629" w:author="user" w:date="2024-08-14T19:42:00Z" w16du:dateUtc="2024-08-14T16:42:00Z">
                <w:pPr>
                  <w:jc w:val="both"/>
                </w:pPr>
              </w:pPrChange>
            </w:pPr>
            <w:r w:rsidRPr="0091231C">
              <w:rPr>
                <w:rFonts w:ascii="Times New Roman" w:hAnsi="Times New Roman" w:cs="Times New Roman"/>
                <w:bCs/>
                <w:color w:val="000000" w:themeColor="text1"/>
                <w:sz w:val="16"/>
                <w:szCs w:val="16"/>
              </w:rPr>
              <w:t>M</w:t>
            </w:r>
          </w:p>
        </w:tc>
        <w:tc>
          <w:tcPr>
            <w:tcW w:w="784" w:type="dxa"/>
            <w:vAlign w:val="center"/>
          </w:tcPr>
          <w:p w14:paraId="069B6C09" w14:textId="4A02E337" w:rsidR="00C700B4" w:rsidRPr="0091231C" w:rsidRDefault="00C700B4">
            <w:pPr>
              <w:jc w:val="center"/>
              <w:rPr>
                <w:rFonts w:ascii="Times New Roman" w:hAnsi="Times New Roman" w:cs="Times New Roman"/>
                <w:bCs/>
                <w:sz w:val="16"/>
                <w:szCs w:val="16"/>
              </w:rPr>
              <w:pPrChange w:id="630" w:author="user" w:date="2024-08-14T19:40:00Z" w16du:dateUtc="2024-08-14T16:40:00Z">
                <w:pPr>
                  <w:jc w:val="both"/>
                </w:pPr>
              </w:pPrChange>
            </w:pPr>
            <w:r w:rsidRPr="0091231C">
              <w:rPr>
                <w:rFonts w:ascii="Times New Roman" w:hAnsi="Times New Roman" w:cs="Times New Roman"/>
                <w:bCs/>
                <w:color w:val="000000" w:themeColor="text1"/>
                <w:sz w:val="16"/>
                <w:szCs w:val="16"/>
              </w:rPr>
              <w:t>80</w:t>
            </w:r>
            <w:del w:id="631" w:author="user" w:date="2024-08-14T19:38:00Z" w16du:dateUtc="2024-08-14T16:38: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w:t>
            </w:r>
            <w:del w:id="632" w:author="user" w:date="2024-08-14T19:38:00Z" w16du:dateUtc="2024-08-14T16:38:00Z">
              <w:r w:rsidRPr="0091231C" w:rsidDel="0091231C">
                <w:rPr>
                  <w:rFonts w:ascii="Times New Roman" w:hAnsi="Times New Roman" w:cs="Times New Roman"/>
                  <w:bCs/>
                  <w:color w:val="000000" w:themeColor="text1"/>
                  <w:sz w:val="16"/>
                  <w:szCs w:val="16"/>
                </w:rPr>
                <w:delText xml:space="preserve"> </w:delText>
              </w:r>
            </w:del>
            <w:r w:rsidRPr="0091231C">
              <w:rPr>
                <w:rFonts w:ascii="Times New Roman" w:hAnsi="Times New Roman" w:cs="Times New Roman"/>
                <w:bCs/>
                <w:color w:val="000000" w:themeColor="text1"/>
                <w:sz w:val="16"/>
                <w:szCs w:val="16"/>
              </w:rPr>
              <w:t>550</w:t>
            </w:r>
          </w:p>
        </w:tc>
        <w:tc>
          <w:tcPr>
            <w:tcW w:w="787" w:type="dxa"/>
            <w:vAlign w:val="center"/>
          </w:tcPr>
          <w:p w14:paraId="138C4633" w14:textId="77777777" w:rsidR="00C700B4" w:rsidRPr="0091231C" w:rsidRDefault="00C700B4">
            <w:pPr>
              <w:jc w:val="center"/>
              <w:rPr>
                <w:rFonts w:ascii="Times New Roman" w:hAnsi="Times New Roman" w:cs="Times New Roman"/>
                <w:bCs/>
                <w:sz w:val="16"/>
                <w:szCs w:val="16"/>
              </w:rPr>
              <w:pPrChange w:id="633" w:author="user" w:date="2024-08-14T19:40:00Z" w16du:dateUtc="2024-08-14T16:40:00Z">
                <w:pPr>
                  <w:jc w:val="both"/>
                </w:pPr>
              </w:pPrChange>
            </w:pPr>
          </w:p>
        </w:tc>
        <w:tc>
          <w:tcPr>
            <w:tcW w:w="724" w:type="dxa"/>
            <w:vAlign w:val="center"/>
          </w:tcPr>
          <w:p w14:paraId="076DDD76" w14:textId="77777777" w:rsidR="00C700B4" w:rsidRPr="0091231C" w:rsidRDefault="00C700B4">
            <w:pPr>
              <w:jc w:val="center"/>
              <w:rPr>
                <w:rFonts w:ascii="Times New Roman" w:hAnsi="Times New Roman" w:cs="Times New Roman"/>
                <w:bCs/>
                <w:sz w:val="16"/>
                <w:szCs w:val="16"/>
              </w:rPr>
              <w:pPrChange w:id="634" w:author="user" w:date="2024-08-14T19:42:00Z" w16du:dateUtc="2024-08-14T16:42:00Z">
                <w:pPr>
                  <w:jc w:val="both"/>
                </w:pPr>
              </w:pPrChange>
            </w:pPr>
          </w:p>
        </w:tc>
        <w:tc>
          <w:tcPr>
            <w:tcW w:w="816" w:type="dxa"/>
            <w:vAlign w:val="center"/>
          </w:tcPr>
          <w:p w14:paraId="1CD59D8F" w14:textId="77777777" w:rsidR="00C700B4" w:rsidRPr="0091231C" w:rsidRDefault="00C700B4">
            <w:pPr>
              <w:jc w:val="center"/>
              <w:rPr>
                <w:rFonts w:ascii="Times New Roman" w:hAnsi="Times New Roman" w:cs="Times New Roman"/>
                <w:bCs/>
                <w:sz w:val="16"/>
                <w:szCs w:val="16"/>
              </w:rPr>
              <w:pPrChange w:id="635" w:author="user" w:date="2024-08-14T19:40:00Z" w16du:dateUtc="2024-08-14T16:40:00Z">
                <w:pPr>
                  <w:jc w:val="both"/>
                </w:pPr>
              </w:pPrChange>
            </w:pPr>
          </w:p>
        </w:tc>
        <w:tc>
          <w:tcPr>
            <w:tcW w:w="715" w:type="dxa"/>
            <w:vAlign w:val="center"/>
          </w:tcPr>
          <w:p w14:paraId="4A0A3870" w14:textId="77777777" w:rsidR="00C700B4" w:rsidRPr="0091231C" w:rsidRDefault="00C700B4">
            <w:pPr>
              <w:jc w:val="center"/>
              <w:rPr>
                <w:rFonts w:ascii="Times New Roman" w:hAnsi="Times New Roman" w:cs="Times New Roman"/>
                <w:bCs/>
                <w:sz w:val="16"/>
                <w:szCs w:val="16"/>
              </w:rPr>
              <w:pPrChange w:id="636" w:author="user" w:date="2024-08-14T19:40:00Z" w16du:dateUtc="2024-08-14T16:40:00Z">
                <w:pPr>
                  <w:jc w:val="both"/>
                </w:pPr>
              </w:pPrChange>
            </w:pPr>
          </w:p>
        </w:tc>
        <w:tc>
          <w:tcPr>
            <w:tcW w:w="715" w:type="dxa"/>
            <w:vAlign w:val="center"/>
          </w:tcPr>
          <w:p w14:paraId="0523F117" w14:textId="77777777" w:rsidR="00C700B4" w:rsidRPr="0091231C" w:rsidRDefault="00C700B4">
            <w:pPr>
              <w:jc w:val="center"/>
              <w:rPr>
                <w:rFonts w:ascii="Times New Roman" w:hAnsi="Times New Roman" w:cs="Times New Roman"/>
                <w:bCs/>
                <w:sz w:val="16"/>
                <w:szCs w:val="16"/>
              </w:rPr>
              <w:pPrChange w:id="637" w:author="user" w:date="2024-08-14T19:40:00Z" w16du:dateUtc="2024-08-14T16:40:00Z">
                <w:pPr>
                  <w:jc w:val="both"/>
                </w:pPr>
              </w:pPrChange>
            </w:pPr>
          </w:p>
        </w:tc>
        <w:tc>
          <w:tcPr>
            <w:tcW w:w="799" w:type="dxa"/>
            <w:vAlign w:val="center"/>
          </w:tcPr>
          <w:p w14:paraId="4EE4AF02" w14:textId="77777777" w:rsidR="00C700B4" w:rsidRPr="0091231C" w:rsidRDefault="00C700B4">
            <w:pPr>
              <w:jc w:val="center"/>
              <w:rPr>
                <w:rFonts w:ascii="Times New Roman" w:hAnsi="Times New Roman" w:cs="Times New Roman"/>
                <w:bCs/>
                <w:sz w:val="16"/>
                <w:szCs w:val="16"/>
              </w:rPr>
              <w:pPrChange w:id="638" w:author="user" w:date="2024-08-14T19:42:00Z" w16du:dateUtc="2024-08-14T16:42:00Z">
                <w:pPr>
                  <w:jc w:val="both"/>
                </w:pPr>
              </w:pPrChange>
            </w:pPr>
          </w:p>
        </w:tc>
      </w:tr>
      <w:tr w:rsidR="00C700B4" w:rsidRPr="0091231C" w14:paraId="63D1133F" w14:textId="77777777" w:rsidTr="00C700B4">
        <w:trPr>
          <w:jc w:val="center"/>
        </w:trPr>
        <w:tc>
          <w:tcPr>
            <w:tcW w:w="1017" w:type="dxa"/>
            <w:vMerge w:val="restart"/>
            <w:vAlign w:val="center"/>
          </w:tcPr>
          <w:p w14:paraId="3D501EB0" w14:textId="70D6A05B" w:rsidR="00C700B4" w:rsidRPr="0091231C" w:rsidRDefault="00C700B4">
            <w:pPr>
              <w:jc w:val="center"/>
              <w:rPr>
                <w:rFonts w:ascii="Times New Roman" w:hAnsi="Times New Roman" w:cs="Times New Roman"/>
                <w:bCs/>
                <w:sz w:val="16"/>
                <w:szCs w:val="16"/>
              </w:rPr>
              <w:pPrChange w:id="639" w:author="user" w:date="2024-08-14T21:07:00Z" w16du:dateUtc="2024-08-14T18:07:00Z">
                <w:pPr>
                  <w:jc w:val="both"/>
                </w:pPr>
              </w:pPrChange>
            </w:pPr>
            <w:r w:rsidRPr="0091231C">
              <w:rPr>
                <w:rFonts w:ascii="Times New Roman" w:hAnsi="Times New Roman" w:cs="Times New Roman"/>
                <w:bCs/>
                <w:color w:val="000000" w:themeColor="text1"/>
                <w:sz w:val="16"/>
                <w:szCs w:val="16"/>
              </w:rPr>
              <w:t xml:space="preserve">Metochis et al. </w:t>
            </w:r>
            <w:r w:rsidR="00692DD0" w:rsidRPr="0091231C">
              <w:rPr>
                <w:rFonts w:ascii="Times New Roman" w:hAnsi="Times New Roman" w:cs="Times New Roman"/>
                <w:bCs/>
                <w:color w:val="000000" w:themeColor="text1"/>
                <w:sz w:val="16"/>
                <w:szCs w:val="16"/>
              </w:rPr>
              <w:t>(</w:t>
            </w:r>
            <w:r w:rsidRPr="0091231C">
              <w:rPr>
                <w:rFonts w:ascii="Times New Roman" w:hAnsi="Times New Roman" w:cs="Times New Roman"/>
                <w:bCs/>
                <w:color w:val="000000" w:themeColor="text1"/>
                <w:sz w:val="16"/>
                <w:szCs w:val="16"/>
              </w:rPr>
              <w:t>2016</w:t>
            </w:r>
            <w:r w:rsidR="00692DD0" w:rsidRPr="0091231C">
              <w:rPr>
                <w:rFonts w:ascii="Times New Roman" w:hAnsi="Times New Roman" w:cs="Times New Roman"/>
                <w:bCs/>
                <w:color w:val="000000" w:themeColor="text1"/>
                <w:sz w:val="16"/>
                <w:szCs w:val="16"/>
              </w:rPr>
              <w:t>)</w:t>
            </w:r>
          </w:p>
        </w:tc>
        <w:tc>
          <w:tcPr>
            <w:tcW w:w="1150" w:type="dxa"/>
            <w:vMerge w:val="restart"/>
            <w:vAlign w:val="center"/>
          </w:tcPr>
          <w:p w14:paraId="45B6276B" w14:textId="3F0AD3CC" w:rsidR="00C700B4" w:rsidRPr="0091231C" w:rsidRDefault="00C700B4">
            <w:pPr>
              <w:jc w:val="center"/>
              <w:rPr>
                <w:rFonts w:ascii="Times New Roman" w:hAnsi="Times New Roman" w:cs="Times New Roman"/>
                <w:bCs/>
                <w:sz w:val="16"/>
                <w:szCs w:val="16"/>
              </w:rPr>
              <w:pPrChange w:id="640" w:author="user" w:date="2024-08-14T21:03:00Z" w16du:dateUtc="2024-08-14T18:03:00Z">
                <w:pPr>
                  <w:jc w:val="both"/>
                </w:pPr>
              </w:pPrChange>
            </w:pPr>
            <w:r w:rsidRPr="0091231C">
              <w:rPr>
                <w:rFonts w:ascii="Times New Roman" w:hAnsi="Times New Roman" w:cs="Times New Roman"/>
                <w:bCs/>
                <w:color w:val="000000" w:themeColor="text1"/>
                <w:sz w:val="16"/>
                <w:szCs w:val="16"/>
              </w:rPr>
              <w:t>North-Western Aegean</w:t>
            </w:r>
          </w:p>
        </w:tc>
        <w:tc>
          <w:tcPr>
            <w:tcW w:w="760" w:type="dxa"/>
            <w:vMerge w:val="restart"/>
            <w:vAlign w:val="center"/>
          </w:tcPr>
          <w:p w14:paraId="781319C5" w14:textId="145779F3" w:rsidR="00C700B4" w:rsidRPr="0091231C" w:rsidRDefault="00C700B4">
            <w:pPr>
              <w:jc w:val="center"/>
              <w:rPr>
                <w:rFonts w:ascii="Times New Roman" w:hAnsi="Times New Roman" w:cs="Times New Roman"/>
                <w:bCs/>
                <w:sz w:val="16"/>
                <w:szCs w:val="16"/>
              </w:rPr>
              <w:pPrChange w:id="641" w:author="user" w:date="2024-08-14T19:42:00Z" w16du:dateUtc="2024-08-14T16:42:00Z">
                <w:pPr>
                  <w:jc w:val="both"/>
                </w:pPr>
              </w:pPrChange>
            </w:pPr>
            <w:r w:rsidRPr="0091231C">
              <w:rPr>
                <w:rFonts w:ascii="Times New Roman" w:hAnsi="Times New Roman" w:cs="Times New Roman"/>
                <w:bCs/>
                <w:color w:val="000000" w:themeColor="text1"/>
                <w:sz w:val="16"/>
                <w:szCs w:val="16"/>
              </w:rPr>
              <w:t>200-450</w:t>
            </w:r>
          </w:p>
        </w:tc>
        <w:tc>
          <w:tcPr>
            <w:tcW w:w="793" w:type="dxa"/>
            <w:vAlign w:val="center"/>
          </w:tcPr>
          <w:p w14:paraId="0FD09BF9" w14:textId="77777777" w:rsidR="00C700B4" w:rsidRPr="0091231C" w:rsidRDefault="00C700B4">
            <w:pPr>
              <w:jc w:val="center"/>
              <w:rPr>
                <w:rFonts w:ascii="Times New Roman" w:hAnsi="Times New Roman" w:cs="Times New Roman"/>
                <w:bCs/>
                <w:sz w:val="16"/>
                <w:szCs w:val="16"/>
              </w:rPr>
              <w:pPrChange w:id="642" w:author="user" w:date="2024-08-14T19:42:00Z" w16du:dateUtc="2024-08-14T16:42:00Z">
                <w:pPr>
                  <w:jc w:val="both"/>
                </w:pPr>
              </w:pPrChange>
            </w:pPr>
            <w:r w:rsidRPr="0091231C">
              <w:rPr>
                <w:rFonts w:ascii="Times New Roman" w:hAnsi="Times New Roman" w:cs="Times New Roman"/>
                <w:bCs/>
                <w:color w:val="000000" w:themeColor="text1"/>
                <w:sz w:val="16"/>
                <w:szCs w:val="16"/>
              </w:rPr>
              <w:t>F</w:t>
            </w:r>
          </w:p>
        </w:tc>
        <w:tc>
          <w:tcPr>
            <w:tcW w:w="784" w:type="dxa"/>
            <w:vAlign w:val="center"/>
          </w:tcPr>
          <w:p w14:paraId="50FC473E" w14:textId="77777777" w:rsidR="00C700B4" w:rsidRPr="0091231C" w:rsidRDefault="00C700B4">
            <w:pPr>
              <w:jc w:val="center"/>
              <w:rPr>
                <w:rFonts w:ascii="Times New Roman" w:hAnsi="Times New Roman" w:cs="Times New Roman"/>
                <w:bCs/>
                <w:sz w:val="16"/>
                <w:szCs w:val="16"/>
              </w:rPr>
              <w:pPrChange w:id="643"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87" w:type="dxa"/>
            <w:vAlign w:val="center"/>
          </w:tcPr>
          <w:p w14:paraId="794600AB" w14:textId="77777777" w:rsidR="00C700B4" w:rsidRPr="0091231C" w:rsidRDefault="00C700B4">
            <w:pPr>
              <w:jc w:val="center"/>
              <w:rPr>
                <w:rFonts w:ascii="Times New Roman" w:hAnsi="Times New Roman" w:cs="Times New Roman"/>
                <w:bCs/>
                <w:sz w:val="16"/>
                <w:szCs w:val="16"/>
              </w:rPr>
              <w:pPrChange w:id="644"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24" w:type="dxa"/>
            <w:vAlign w:val="center"/>
          </w:tcPr>
          <w:p w14:paraId="0D949696" w14:textId="77777777" w:rsidR="00C700B4" w:rsidRPr="0091231C" w:rsidRDefault="00C700B4">
            <w:pPr>
              <w:jc w:val="center"/>
              <w:rPr>
                <w:rFonts w:ascii="Times New Roman" w:hAnsi="Times New Roman" w:cs="Times New Roman"/>
                <w:bCs/>
                <w:sz w:val="16"/>
                <w:szCs w:val="16"/>
              </w:rPr>
              <w:pPrChange w:id="645" w:author="user" w:date="2024-08-14T19:42:00Z" w16du:dateUtc="2024-08-14T16:42:00Z">
                <w:pPr>
                  <w:jc w:val="both"/>
                </w:pPr>
              </w:pPrChange>
            </w:pPr>
            <w:r w:rsidRPr="0091231C">
              <w:rPr>
                <w:rFonts w:ascii="Times New Roman" w:hAnsi="Times New Roman" w:cs="Times New Roman"/>
                <w:bCs/>
                <w:color w:val="000000" w:themeColor="text1"/>
                <w:sz w:val="16"/>
                <w:szCs w:val="16"/>
              </w:rPr>
              <w:t>452</w:t>
            </w:r>
          </w:p>
        </w:tc>
        <w:tc>
          <w:tcPr>
            <w:tcW w:w="816" w:type="dxa"/>
            <w:vAlign w:val="center"/>
          </w:tcPr>
          <w:p w14:paraId="1861B2B7" w14:textId="77777777" w:rsidR="00C700B4" w:rsidRPr="0091231C" w:rsidRDefault="00C700B4">
            <w:pPr>
              <w:jc w:val="center"/>
              <w:rPr>
                <w:rFonts w:ascii="Times New Roman" w:hAnsi="Times New Roman" w:cs="Times New Roman"/>
                <w:bCs/>
                <w:sz w:val="16"/>
                <w:szCs w:val="16"/>
              </w:rPr>
              <w:pPrChange w:id="646"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15" w:type="dxa"/>
            <w:vAlign w:val="center"/>
          </w:tcPr>
          <w:p w14:paraId="7711CF20" w14:textId="3738660A" w:rsidR="00C700B4" w:rsidRPr="0091231C" w:rsidRDefault="00C700B4">
            <w:pPr>
              <w:jc w:val="center"/>
              <w:rPr>
                <w:rFonts w:ascii="Times New Roman" w:hAnsi="Times New Roman" w:cs="Times New Roman"/>
                <w:bCs/>
                <w:sz w:val="16"/>
                <w:szCs w:val="16"/>
              </w:rPr>
              <w:pPrChange w:id="647" w:author="user" w:date="2024-08-14T19:40:00Z" w16du:dateUtc="2024-08-14T16:40:00Z">
                <w:pPr>
                  <w:jc w:val="both"/>
                </w:pPr>
              </w:pPrChange>
            </w:pPr>
            <w:r w:rsidRPr="0091231C">
              <w:rPr>
                <w:rFonts w:ascii="Times New Roman" w:hAnsi="Times New Roman" w:cs="Times New Roman"/>
                <w:bCs/>
                <w:color w:val="000000" w:themeColor="text1"/>
                <w:sz w:val="16"/>
                <w:szCs w:val="16"/>
              </w:rPr>
              <w:t>3.34</w:t>
            </w:r>
          </w:p>
        </w:tc>
        <w:tc>
          <w:tcPr>
            <w:tcW w:w="715" w:type="dxa"/>
            <w:vAlign w:val="center"/>
          </w:tcPr>
          <w:p w14:paraId="0143E4C2" w14:textId="77777777" w:rsidR="00C700B4" w:rsidRPr="0091231C" w:rsidRDefault="00C700B4">
            <w:pPr>
              <w:jc w:val="center"/>
              <w:rPr>
                <w:rFonts w:ascii="Times New Roman" w:hAnsi="Times New Roman" w:cs="Times New Roman"/>
                <w:bCs/>
                <w:sz w:val="16"/>
                <w:szCs w:val="16"/>
              </w:rPr>
              <w:pPrChange w:id="648" w:author="user" w:date="2024-08-14T19:40:00Z" w16du:dateUtc="2024-08-14T16:40:00Z">
                <w:pPr>
                  <w:jc w:val="both"/>
                </w:pPr>
              </w:pPrChange>
            </w:pPr>
            <w:r w:rsidRPr="0091231C">
              <w:rPr>
                <w:rFonts w:ascii="Times New Roman" w:hAnsi="Times New Roman" w:cs="Times New Roman"/>
                <w:bCs/>
                <w:color w:val="000000" w:themeColor="text1"/>
                <w:sz w:val="16"/>
                <w:szCs w:val="16"/>
              </w:rPr>
              <w:t>-</w:t>
            </w:r>
          </w:p>
        </w:tc>
        <w:tc>
          <w:tcPr>
            <w:tcW w:w="799" w:type="dxa"/>
            <w:vAlign w:val="center"/>
          </w:tcPr>
          <w:p w14:paraId="24AB89C5" w14:textId="77777777" w:rsidR="00C700B4" w:rsidRPr="0091231C" w:rsidRDefault="00C700B4">
            <w:pPr>
              <w:jc w:val="center"/>
              <w:rPr>
                <w:rFonts w:ascii="Times New Roman" w:hAnsi="Times New Roman" w:cs="Times New Roman"/>
                <w:bCs/>
                <w:sz w:val="16"/>
                <w:szCs w:val="16"/>
              </w:rPr>
              <w:pPrChange w:id="649" w:author="user" w:date="2024-08-14T19:42:00Z" w16du:dateUtc="2024-08-14T16:42:00Z">
                <w:pPr>
                  <w:jc w:val="both"/>
                </w:pPr>
              </w:pPrChange>
            </w:pPr>
            <w:r w:rsidRPr="0091231C">
              <w:rPr>
                <w:rFonts w:ascii="Times New Roman" w:hAnsi="Times New Roman" w:cs="Times New Roman"/>
                <w:bCs/>
                <w:color w:val="000000" w:themeColor="text1"/>
                <w:sz w:val="16"/>
                <w:szCs w:val="16"/>
              </w:rPr>
              <w:t>A+</w:t>
            </w:r>
          </w:p>
        </w:tc>
      </w:tr>
      <w:tr w:rsidR="00C700B4" w:rsidRPr="0091231C" w14:paraId="371DF866" w14:textId="77777777" w:rsidTr="00C700B4">
        <w:trPr>
          <w:jc w:val="center"/>
        </w:trPr>
        <w:tc>
          <w:tcPr>
            <w:tcW w:w="1017" w:type="dxa"/>
            <w:vMerge/>
            <w:vAlign w:val="center"/>
          </w:tcPr>
          <w:p w14:paraId="66DC4491" w14:textId="77777777" w:rsidR="00C700B4" w:rsidRPr="0091231C" w:rsidRDefault="00C700B4">
            <w:pPr>
              <w:jc w:val="center"/>
              <w:rPr>
                <w:rFonts w:ascii="Times New Roman" w:hAnsi="Times New Roman" w:cs="Times New Roman"/>
                <w:bCs/>
                <w:sz w:val="16"/>
                <w:szCs w:val="16"/>
              </w:rPr>
              <w:pPrChange w:id="650" w:author="user" w:date="2024-08-14T21:07:00Z" w16du:dateUtc="2024-08-14T18:07:00Z">
                <w:pPr>
                  <w:jc w:val="both"/>
                </w:pPr>
              </w:pPrChange>
            </w:pPr>
          </w:p>
        </w:tc>
        <w:tc>
          <w:tcPr>
            <w:tcW w:w="1150" w:type="dxa"/>
            <w:vMerge/>
            <w:vAlign w:val="center"/>
          </w:tcPr>
          <w:p w14:paraId="2B3F6DC1" w14:textId="77777777" w:rsidR="00C700B4" w:rsidRPr="0091231C" w:rsidRDefault="00C700B4">
            <w:pPr>
              <w:jc w:val="center"/>
              <w:rPr>
                <w:rFonts w:ascii="Times New Roman" w:hAnsi="Times New Roman" w:cs="Times New Roman"/>
                <w:bCs/>
                <w:sz w:val="16"/>
                <w:szCs w:val="16"/>
              </w:rPr>
              <w:pPrChange w:id="651" w:author="user" w:date="2024-08-14T21:03:00Z" w16du:dateUtc="2024-08-14T18:03:00Z">
                <w:pPr>
                  <w:jc w:val="both"/>
                </w:pPr>
              </w:pPrChange>
            </w:pPr>
          </w:p>
        </w:tc>
        <w:tc>
          <w:tcPr>
            <w:tcW w:w="760" w:type="dxa"/>
            <w:vMerge/>
            <w:vAlign w:val="center"/>
          </w:tcPr>
          <w:p w14:paraId="3B62615A" w14:textId="77777777" w:rsidR="00C700B4" w:rsidRPr="0091231C" w:rsidRDefault="00C700B4">
            <w:pPr>
              <w:jc w:val="center"/>
              <w:rPr>
                <w:rFonts w:ascii="Times New Roman" w:hAnsi="Times New Roman" w:cs="Times New Roman"/>
                <w:bCs/>
                <w:sz w:val="16"/>
                <w:szCs w:val="16"/>
              </w:rPr>
              <w:pPrChange w:id="652" w:author="user" w:date="2024-08-14T19:42:00Z" w16du:dateUtc="2024-08-14T16:42:00Z">
                <w:pPr>
                  <w:jc w:val="both"/>
                </w:pPr>
              </w:pPrChange>
            </w:pPr>
          </w:p>
        </w:tc>
        <w:tc>
          <w:tcPr>
            <w:tcW w:w="793" w:type="dxa"/>
            <w:vAlign w:val="center"/>
          </w:tcPr>
          <w:p w14:paraId="483D842D" w14:textId="77777777" w:rsidR="00C700B4" w:rsidRPr="0091231C" w:rsidRDefault="00C700B4">
            <w:pPr>
              <w:jc w:val="center"/>
              <w:rPr>
                <w:rFonts w:ascii="Times New Roman" w:hAnsi="Times New Roman" w:cs="Times New Roman"/>
                <w:bCs/>
                <w:sz w:val="16"/>
                <w:szCs w:val="16"/>
              </w:rPr>
              <w:pPrChange w:id="653"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7B047AF3" w14:textId="77777777" w:rsidR="00C700B4" w:rsidRPr="0091231C" w:rsidRDefault="00C700B4">
            <w:pPr>
              <w:jc w:val="center"/>
              <w:rPr>
                <w:rFonts w:ascii="Times New Roman" w:hAnsi="Times New Roman" w:cs="Times New Roman"/>
                <w:bCs/>
                <w:sz w:val="16"/>
                <w:szCs w:val="16"/>
              </w:rPr>
              <w:pPrChange w:id="654" w:author="user" w:date="2024-08-14T19:40:00Z" w16du:dateUtc="2024-08-14T16:40:00Z">
                <w:pPr>
                  <w:jc w:val="both"/>
                </w:pPr>
              </w:pPrChange>
            </w:pPr>
          </w:p>
        </w:tc>
        <w:tc>
          <w:tcPr>
            <w:tcW w:w="787" w:type="dxa"/>
            <w:vAlign w:val="center"/>
          </w:tcPr>
          <w:p w14:paraId="75EDBCDA" w14:textId="77777777" w:rsidR="00C700B4" w:rsidRPr="0091231C" w:rsidRDefault="00C700B4">
            <w:pPr>
              <w:jc w:val="center"/>
              <w:rPr>
                <w:rFonts w:ascii="Times New Roman" w:hAnsi="Times New Roman" w:cs="Times New Roman"/>
                <w:bCs/>
                <w:sz w:val="16"/>
                <w:szCs w:val="16"/>
              </w:rPr>
              <w:pPrChange w:id="655" w:author="user" w:date="2024-08-14T19:40:00Z" w16du:dateUtc="2024-08-14T16:40:00Z">
                <w:pPr>
                  <w:jc w:val="both"/>
                </w:pPr>
              </w:pPrChange>
            </w:pPr>
          </w:p>
        </w:tc>
        <w:tc>
          <w:tcPr>
            <w:tcW w:w="724" w:type="dxa"/>
            <w:vAlign w:val="center"/>
          </w:tcPr>
          <w:p w14:paraId="3C72EBB6" w14:textId="77777777" w:rsidR="00C700B4" w:rsidRPr="0091231C" w:rsidRDefault="00C700B4">
            <w:pPr>
              <w:jc w:val="center"/>
              <w:rPr>
                <w:rFonts w:ascii="Times New Roman" w:hAnsi="Times New Roman" w:cs="Times New Roman"/>
                <w:bCs/>
                <w:sz w:val="16"/>
                <w:szCs w:val="16"/>
              </w:rPr>
              <w:pPrChange w:id="656" w:author="user" w:date="2024-08-14T19:42:00Z" w16du:dateUtc="2024-08-14T16:42:00Z">
                <w:pPr>
                  <w:jc w:val="both"/>
                </w:pPr>
              </w:pPrChange>
            </w:pPr>
          </w:p>
        </w:tc>
        <w:tc>
          <w:tcPr>
            <w:tcW w:w="816" w:type="dxa"/>
            <w:vAlign w:val="center"/>
          </w:tcPr>
          <w:p w14:paraId="1FC969FB" w14:textId="77777777" w:rsidR="00C700B4" w:rsidRPr="0091231C" w:rsidRDefault="00C700B4">
            <w:pPr>
              <w:jc w:val="center"/>
              <w:rPr>
                <w:rFonts w:ascii="Times New Roman" w:hAnsi="Times New Roman" w:cs="Times New Roman"/>
                <w:bCs/>
                <w:sz w:val="16"/>
                <w:szCs w:val="16"/>
              </w:rPr>
              <w:pPrChange w:id="657" w:author="user" w:date="2024-08-14T19:40:00Z" w16du:dateUtc="2024-08-14T16:40:00Z">
                <w:pPr>
                  <w:jc w:val="both"/>
                </w:pPr>
              </w:pPrChange>
            </w:pPr>
          </w:p>
        </w:tc>
        <w:tc>
          <w:tcPr>
            <w:tcW w:w="715" w:type="dxa"/>
            <w:vAlign w:val="center"/>
          </w:tcPr>
          <w:p w14:paraId="0CF372E4" w14:textId="284128B8" w:rsidR="00C700B4" w:rsidRPr="0091231C" w:rsidRDefault="00C700B4">
            <w:pPr>
              <w:jc w:val="center"/>
              <w:rPr>
                <w:rFonts w:ascii="Times New Roman" w:hAnsi="Times New Roman" w:cs="Times New Roman"/>
                <w:bCs/>
                <w:sz w:val="16"/>
                <w:szCs w:val="16"/>
              </w:rPr>
              <w:pPrChange w:id="658" w:author="user" w:date="2024-08-14T19:40:00Z" w16du:dateUtc="2024-08-14T16:40:00Z">
                <w:pPr>
                  <w:jc w:val="both"/>
                </w:pPr>
              </w:pPrChange>
            </w:pPr>
            <w:r w:rsidRPr="0091231C">
              <w:rPr>
                <w:rFonts w:ascii="Times New Roman" w:hAnsi="Times New Roman" w:cs="Times New Roman"/>
                <w:bCs/>
                <w:color w:val="000000" w:themeColor="text1"/>
                <w:sz w:val="16"/>
                <w:szCs w:val="16"/>
              </w:rPr>
              <w:t>3.31</w:t>
            </w:r>
          </w:p>
        </w:tc>
        <w:tc>
          <w:tcPr>
            <w:tcW w:w="715" w:type="dxa"/>
            <w:vAlign w:val="center"/>
          </w:tcPr>
          <w:p w14:paraId="728B4AD9" w14:textId="77777777" w:rsidR="00C700B4" w:rsidRPr="0091231C" w:rsidRDefault="00C700B4">
            <w:pPr>
              <w:jc w:val="center"/>
              <w:rPr>
                <w:rFonts w:ascii="Times New Roman" w:hAnsi="Times New Roman" w:cs="Times New Roman"/>
                <w:bCs/>
                <w:sz w:val="16"/>
                <w:szCs w:val="16"/>
              </w:rPr>
              <w:pPrChange w:id="659" w:author="user" w:date="2024-08-14T19:40:00Z" w16du:dateUtc="2024-08-14T16:40:00Z">
                <w:pPr>
                  <w:jc w:val="both"/>
                </w:pPr>
              </w:pPrChange>
            </w:pPr>
          </w:p>
        </w:tc>
        <w:tc>
          <w:tcPr>
            <w:tcW w:w="799" w:type="dxa"/>
            <w:vAlign w:val="center"/>
          </w:tcPr>
          <w:p w14:paraId="64C3659C" w14:textId="77777777" w:rsidR="00C700B4" w:rsidRPr="0091231C" w:rsidRDefault="00C700B4">
            <w:pPr>
              <w:jc w:val="center"/>
              <w:rPr>
                <w:rFonts w:ascii="Times New Roman" w:hAnsi="Times New Roman" w:cs="Times New Roman"/>
                <w:bCs/>
                <w:sz w:val="16"/>
                <w:szCs w:val="16"/>
              </w:rPr>
              <w:pPrChange w:id="660" w:author="user" w:date="2024-08-14T19:42:00Z" w16du:dateUtc="2024-08-14T16:42:00Z">
                <w:pPr>
                  <w:jc w:val="both"/>
                </w:pPr>
              </w:pPrChange>
            </w:pPr>
            <w:r w:rsidRPr="0091231C">
              <w:rPr>
                <w:rFonts w:ascii="Times New Roman" w:hAnsi="Times New Roman" w:cs="Times New Roman"/>
                <w:bCs/>
                <w:color w:val="000000" w:themeColor="text1"/>
                <w:sz w:val="16"/>
                <w:szCs w:val="16"/>
              </w:rPr>
              <w:t>A+</w:t>
            </w:r>
          </w:p>
        </w:tc>
      </w:tr>
      <w:tr w:rsidR="00C700B4" w:rsidRPr="0091231C" w14:paraId="48E15CFD" w14:textId="77777777" w:rsidTr="00C700B4">
        <w:trPr>
          <w:jc w:val="center"/>
        </w:trPr>
        <w:tc>
          <w:tcPr>
            <w:tcW w:w="1017" w:type="dxa"/>
            <w:vMerge w:val="restart"/>
            <w:vAlign w:val="center"/>
          </w:tcPr>
          <w:p w14:paraId="13CF3C05" w14:textId="55462B53" w:rsidR="00C700B4" w:rsidRPr="0091231C" w:rsidRDefault="00C700B4">
            <w:pPr>
              <w:jc w:val="center"/>
              <w:rPr>
                <w:rFonts w:ascii="Times New Roman" w:hAnsi="Times New Roman" w:cs="Times New Roman"/>
                <w:bCs/>
                <w:sz w:val="16"/>
                <w:szCs w:val="16"/>
              </w:rPr>
              <w:pPrChange w:id="661" w:author="user" w:date="2024-08-14T21:07:00Z" w16du:dateUtc="2024-08-14T18:07:00Z">
                <w:pPr>
                  <w:jc w:val="both"/>
                </w:pPr>
              </w:pPrChange>
            </w:pPr>
            <w:r w:rsidRPr="0091231C">
              <w:rPr>
                <w:rFonts w:ascii="Times New Roman" w:hAnsi="Times New Roman" w:cs="Times New Roman"/>
                <w:bCs/>
                <w:sz w:val="16"/>
                <w:szCs w:val="16"/>
              </w:rPr>
              <w:t>Gönülal</w:t>
            </w:r>
            <w:r w:rsidR="00261771" w:rsidRPr="0091231C">
              <w:rPr>
                <w:rFonts w:ascii="Times New Roman" w:hAnsi="Times New Roman" w:cs="Times New Roman"/>
                <w:bCs/>
                <w:sz w:val="16"/>
                <w:szCs w:val="16"/>
              </w:rPr>
              <w:t xml:space="preserve">, </w:t>
            </w:r>
            <w:r w:rsidRPr="0091231C">
              <w:rPr>
                <w:rFonts w:ascii="Times New Roman" w:hAnsi="Times New Roman" w:cs="Times New Roman"/>
                <w:bCs/>
                <w:sz w:val="16"/>
                <w:szCs w:val="16"/>
              </w:rPr>
              <w:t xml:space="preserve"> </w:t>
            </w:r>
            <w:r w:rsidR="00692DD0" w:rsidRPr="0091231C">
              <w:rPr>
                <w:rFonts w:ascii="Times New Roman" w:hAnsi="Times New Roman" w:cs="Times New Roman"/>
                <w:bCs/>
                <w:sz w:val="16"/>
                <w:szCs w:val="16"/>
              </w:rPr>
              <w:t>(</w:t>
            </w:r>
            <w:r w:rsidRPr="0091231C">
              <w:rPr>
                <w:rFonts w:ascii="Times New Roman" w:hAnsi="Times New Roman" w:cs="Times New Roman"/>
                <w:bCs/>
                <w:sz w:val="16"/>
                <w:szCs w:val="16"/>
              </w:rPr>
              <w:t>2017</w:t>
            </w:r>
            <w:r w:rsidR="00692DD0" w:rsidRPr="0091231C">
              <w:rPr>
                <w:rFonts w:ascii="Times New Roman" w:hAnsi="Times New Roman" w:cs="Times New Roman"/>
                <w:bCs/>
                <w:sz w:val="16"/>
                <w:szCs w:val="16"/>
              </w:rPr>
              <w:t>)</w:t>
            </w:r>
          </w:p>
        </w:tc>
        <w:tc>
          <w:tcPr>
            <w:tcW w:w="1150" w:type="dxa"/>
            <w:vMerge w:val="restart"/>
            <w:vAlign w:val="center"/>
          </w:tcPr>
          <w:p w14:paraId="103E52ED" w14:textId="77777777" w:rsidR="00C700B4" w:rsidRPr="0091231C" w:rsidRDefault="00C700B4">
            <w:pPr>
              <w:jc w:val="center"/>
              <w:rPr>
                <w:rFonts w:ascii="Times New Roman" w:hAnsi="Times New Roman" w:cs="Times New Roman"/>
                <w:bCs/>
                <w:sz w:val="16"/>
                <w:szCs w:val="16"/>
              </w:rPr>
              <w:pPrChange w:id="662" w:author="user" w:date="2024-08-14T21:03:00Z" w16du:dateUtc="2024-08-14T18:03:00Z">
                <w:pPr>
                  <w:jc w:val="both"/>
                </w:pPr>
              </w:pPrChange>
            </w:pPr>
            <w:r w:rsidRPr="0091231C">
              <w:rPr>
                <w:rFonts w:ascii="Times New Roman" w:hAnsi="Times New Roman" w:cs="Times New Roman"/>
                <w:bCs/>
                <w:sz w:val="16"/>
                <w:szCs w:val="16"/>
              </w:rPr>
              <w:t>North Aegean Sea</w:t>
            </w:r>
          </w:p>
        </w:tc>
        <w:tc>
          <w:tcPr>
            <w:tcW w:w="760" w:type="dxa"/>
            <w:vMerge w:val="restart"/>
            <w:vAlign w:val="center"/>
          </w:tcPr>
          <w:p w14:paraId="42001009" w14:textId="1B830595" w:rsidR="00C700B4" w:rsidRPr="0091231C" w:rsidRDefault="00C700B4">
            <w:pPr>
              <w:jc w:val="center"/>
              <w:rPr>
                <w:rFonts w:ascii="Times New Roman" w:hAnsi="Times New Roman" w:cs="Times New Roman"/>
                <w:bCs/>
                <w:sz w:val="16"/>
                <w:szCs w:val="16"/>
              </w:rPr>
              <w:pPrChange w:id="663" w:author="user" w:date="2024-08-14T19:42:00Z" w16du:dateUtc="2024-08-14T16:42:00Z">
                <w:pPr>
                  <w:jc w:val="both"/>
                </w:pPr>
              </w:pPrChange>
            </w:pPr>
            <w:r w:rsidRPr="0091231C">
              <w:rPr>
                <w:rFonts w:ascii="Times New Roman" w:hAnsi="Times New Roman" w:cs="Times New Roman"/>
                <w:bCs/>
                <w:sz w:val="16"/>
                <w:szCs w:val="16"/>
              </w:rPr>
              <w:t>500-900</w:t>
            </w:r>
          </w:p>
        </w:tc>
        <w:tc>
          <w:tcPr>
            <w:tcW w:w="793" w:type="dxa"/>
            <w:vAlign w:val="center"/>
          </w:tcPr>
          <w:p w14:paraId="1773FD1E" w14:textId="77777777" w:rsidR="00C700B4" w:rsidRPr="0091231C" w:rsidRDefault="00C700B4">
            <w:pPr>
              <w:jc w:val="center"/>
              <w:rPr>
                <w:rFonts w:ascii="Times New Roman" w:hAnsi="Times New Roman" w:cs="Times New Roman"/>
                <w:bCs/>
                <w:sz w:val="16"/>
                <w:szCs w:val="16"/>
              </w:rPr>
              <w:pPrChange w:id="664" w:author="user" w:date="2024-08-14T19:42:00Z" w16du:dateUtc="2024-08-14T16:42:00Z">
                <w:pPr>
                  <w:jc w:val="both"/>
                </w:pPr>
              </w:pPrChange>
            </w:pPr>
            <w:r w:rsidRPr="0091231C">
              <w:rPr>
                <w:rFonts w:ascii="Times New Roman" w:hAnsi="Times New Roman" w:cs="Times New Roman"/>
                <w:bCs/>
                <w:sz w:val="16"/>
                <w:szCs w:val="16"/>
              </w:rPr>
              <w:t>F</w:t>
            </w:r>
          </w:p>
        </w:tc>
        <w:tc>
          <w:tcPr>
            <w:tcW w:w="784" w:type="dxa"/>
            <w:vAlign w:val="center"/>
          </w:tcPr>
          <w:p w14:paraId="57C22530" w14:textId="17A1AE1B" w:rsidR="00C700B4" w:rsidRPr="0091231C" w:rsidRDefault="00C700B4">
            <w:pPr>
              <w:jc w:val="center"/>
              <w:rPr>
                <w:rFonts w:ascii="Times New Roman" w:hAnsi="Times New Roman" w:cs="Times New Roman"/>
                <w:bCs/>
                <w:sz w:val="16"/>
                <w:szCs w:val="16"/>
              </w:rPr>
              <w:pPrChange w:id="665" w:author="user" w:date="2024-08-14T19:40:00Z" w16du:dateUtc="2024-08-14T16:40:00Z">
                <w:pPr>
                  <w:jc w:val="both"/>
                </w:pPr>
              </w:pPrChange>
            </w:pPr>
            <w:r w:rsidRPr="0091231C">
              <w:rPr>
                <w:rFonts w:ascii="Times New Roman" w:hAnsi="Times New Roman" w:cs="Times New Roman"/>
                <w:bCs/>
                <w:sz w:val="16"/>
                <w:szCs w:val="16"/>
              </w:rPr>
              <w:t>362</w:t>
            </w:r>
            <w:del w:id="666"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667"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523</w:t>
            </w:r>
          </w:p>
        </w:tc>
        <w:tc>
          <w:tcPr>
            <w:tcW w:w="787" w:type="dxa"/>
            <w:vAlign w:val="center"/>
          </w:tcPr>
          <w:p w14:paraId="4E19929B" w14:textId="41CE7A9E" w:rsidR="00C700B4" w:rsidRPr="0091231C" w:rsidRDefault="00C700B4">
            <w:pPr>
              <w:jc w:val="center"/>
              <w:rPr>
                <w:rFonts w:ascii="Times New Roman" w:hAnsi="Times New Roman" w:cs="Times New Roman"/>
                <w:bCs/>
                <w:sz w:val="16"/>
                <w:szCs w:val="16"/>
              </w:rPr>
              <w:pPrChange w:id="668" w:author="user" w:date="2024-08-14T19:40:00Z" w16du:dateUtc="2024-08-14T16:40:00Z">
                <w:pPr>
                  <w:jc w:val="both"/>
                </w:pPr>
              </w:pPrChange>
            </w:pPr>
            <w:r w:rsidRPr="0091231C">
              <w:rPr>
                <w:rFonts w:ascii="Times New Roman" w:hAnsi="Times New Roman" w:cs="Times New Roman"/>
                <w:bCs/>
                <w:sz w:val="16"/>
                <w:szCs w:val="16"/>
              </w:rPr>
              <w:t>125</w:t>
            </w:r>
            <w:del w:id="669" w:author="user" w:date="2024-08-14T19:40:00Z" w16du:dateUtc="2024-08-14T16:40: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670" w:author="user" w:date="2024-08-14T19:40:00Z" w16du:dateUtc="2024-08-14T16:40: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525</w:t>
            </w:r>
          </w:p>
        </w:tc>
        <w:tc>
          <w:tcPr>
            <w:tcW w:w="724" w:type="dxa"/>
            <w:vAlign w:val="center"/>
          </w:tcPr>
          <w:p w14:paraId="461A1AED" w14:textId="77777777" w:rsidR="00C700B4" w:rsidRPr="0091231C" w:rsidRDefault="00C700B4">
            <w:pPr>
              <w:jc w:val="center"/>
              <w:rPr>
                <w:rFonts w:ascii="Times New Roman" w:hAnsi="Times New Roman" w:cs="Times New Roman"/>
                <w:bCs/>
                <w:sz w:val="16"/>
                <w:szCs w:val="16"/>
              </w:rPr>
              <w:pPrChange w:id="671" w:author="user" w:date="2024-08-14T19:42:00Z" w16du:dateUtc="2024-08-14T16:42:00Z">
                <w:pPr>
                  <w:jc w:val="both"/>
                </w:pPr>
              </w:pPrChange>
            </w:pPr>
            <w:r w:rsidRPr="0091231C">
              <w:rPr>
                <w:rFonts w:ascii="Times New Roman" w:hAnsi="Times New Roman" w:cs="Times New Roman"/>
                <w:bCs/>
                <w:sz w:val="16"/>
                <w:szCs w:val="16"/>
              </w:rPr>
              <w:t>26</w:t>
            </w:r>
          </w:p>
        </w:tc>
        <w:tc>
          <w:tcPr>
            <w:tcW w:w="816" w:type="dxa"/>
            <w:vAlign w:val="center"/>
          </w:tcPr>
          <w:p w14:paraId="7287CF09" w14:textId="02EB5927" w:rsidR="00C700B4" w:rsidRPr="0091231C" w:rsidRDefault="00C700B4">
            <w:pPr>
              <w:jc w:val="center"/>
              <w:rPr>
                <w:rFonts w:ascii="Times New Roman" w:hAnsi="Times New Roman" w:cs="Times New Roman"/>
                <w:bCs/>
                <w:sz w:val="16"/>
                <w:szCs w:val="16"/>
              </w:rPr>
              <w:pPrChange w:id="672" w:author="user" w:date="2024-08-14T19:40:00Z" w16du:dateUtc="2024-08-14T16:40:00Z">
                <w:pPr>
                  <w:jc w:val="both"/>
                </w:pPr>
              </w:pPrChange>
            </w:pPr>
            <w:r w:rsidRPr="0091231C">
              <w:rPr>
                <w:rFonts w:ascii="Times New Roman" w:hAnsi="Times New Roman" w:cs="Times New Roman"/>
                <w:bCs/>
                <w:sz w:val="16"/>
                <w:szCs w:val="16"/>
              </w:rPr>
              <w:t>0.0003</w:t>
            </w:r>
          </w:p>
        </w:tc>
        <w:tc>
          <w:tcPr>
            <w:tcW w:w="715" w:type="dxa"/>
            <w:vAlign w:val="center"/>
          </w:tcPr>
          <w:p w14:paraId="5F1E7D69" w14:textId="22D13954" w:rsidR="00C700B4" w:rsidRPr="0091231C" w:rsidRDefault="00C700B4">
            <w:pPr>
              <w:jc w:val="center"/>
              <w:rPr>
                <w:rFonts w:ascii="Times New Roman" w:hAnsi="Times New Roman" w:cs="Times New Roman"/>
                <w:bCs/>
                <w:sz w:val="16"/>
                <w:szCs w:val="16"/>
              </w:rPr>
              <w:pPrChange w:id="673" w:author="user" w:date="2024-08-14T19:40:00Z" w16du:dateUtc="2024-08-14T16:40:00Z">
                <w:pPr>
                  <w:jc w:val="both"/>
                </w:pPr>
              </w:pPrChange>
            </w:pPr>
            <w:r w:rsidRPr="0091231C">
              <w:rPr>
                <w:rFonts w:ascii="Times New Roman" w:hAnsi="Times New Roman" w:cs="Times New Roman"/>
                <w:bCs/>
                <w:sz w:val="16"/>
                <w:szCs w:val="16"/>
              </w:rPr>
              <w:t>3.65</w:t>
            </w:r>
          </w:p>
        </w:tc>
        <w:tc>
          <w:tcPr>
            <w:tcW w:w="715" w:type="dxa"/>
            <w:vAlign w:val="center"/>
          </w:tcPr>
          <w:p w14:paraId="2FBE09C6" w14:textId="086DC9A1" w:rsidR="00C700B4" w:rsidRPr="0091231C" w:rsidRDefault="00C700B4">
            <w:pPr>
              <w:jc w:val="center"/>
              <w:rPr>
                <w:rFonts w:ascii="Times New Roman" w:hAnsi="Times New Roman" w:cs="Times New Roman"/>
                <w:bCs/>
                <w:sz w:val="16"/>
                <w:szCs w:val="16"/>
              </w:rPr>
              <w:pPrChange w:id="674" w:author="user" w:date="2024-08-14T19:40:00Z" w16du:dateUtc="2024-08-14T16:40:00Z">
                <w:pPr>
                  <w:jc w:val="both"/>
                </w:pPr>
              </w:pPrChange>
            </w:pPr>
            <w:r w:rsidRPr="0091231C">
              <w:rPr>
                <w:rFonts w:ascii="Times New Roman" w:hAnsi="Times New Roman" w:cs="Times New Roman"/>
                <w:bCs/>
                <w:sz w:val="16"/>
                <w:szCs w:val="16"/>
              </w:rPr>
              <w:t>0.95</w:t>
            </w:r>
          </w:p>
        </w:tc>
        <w:tc>
          <w:tcPr>
            <w:tcW w:w="799" w:type="dxa"/>
            <w:vAlign w:val="center"/>
          </w:tcPr>
          <w:p w14:paraId="2889C899" w14:textId="77777777" w:rsidR="00C700B4" w:rsidRPr="0091231C" w:rsidRDefault="00C700B4">
            <w:pPr>
              <w:jc w:val="center"/>
              <w:rPr>
                <w:rFonts w:ascii="Times New Roman" w:hAnsi="Times New Roman" w:cs="Times New Roman"/>
                <w:bCs/>
                <w:sz w:val="16"/>
                <w:szCs w:val="16"/>
              </w:rPr>
              <w:pPrChange w:id="675"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239352E6" w14:textId="77777777" w:rsidTr="00C700B4">
        <w:trPr>
          <w:jc w:val="center"/>
        </w:trPr>
        <w:tc>
          <w:tcPr>
            <w:tcW w:w="1017" w:type="dxa"/>
            <w:vMerge/>
            <w:vAlign w:val="center"/>
          </w:tcPr>
          <w:p w14:paraId="08B933B9" w14:textId="77777777" w:rsidR="00C700B4" w:rsidRPr="0091231C" w:rsidRDefault="00C700B4">
            <w:pPr>
              <w:jc w:val="center"/>
              <w:rPr>
                <w:rFonts w:ascii="Times New Roman" w:hAnsi="Times New Roman" w:cs="Times New Roman"/>
                <w:bCs/>
                <w:sz w:val="16"/>
                <w:szCs w:val="16"/>
              </w:rPr>
              <w:pPrChange w:id="676" w:author="user" w:date="2024-08-14T21:07:00Z" w16du:dateUtc="2024-08-14T18:07:00Z">
                <w:pPr>
                  <w:jc w:val="both"/>
                </w:pPr>
              </w:pPrChange>
            </w:pPr>
          </w:p>
        </w:tc>
        <w:tc>
          <w:tcPr>
            <w:tcW w:w="1150" w:type="dxa"/>
            <w:vMerge/>
            <w:vAlign w:val="center"/>
          </w:tcPr>
          <w:p w14:paraId="44020391" w14:textId="77777777" w:rsidR="00C700B4" w:rsidRPr="0091231C" w:rsidRDefault="00C700B4">
            <w:pPr>
              <w:jc w:val="center"/>
              <w:rPr>
                <w:rFonts w:ascii="Times New Roman" w:hAnsi="Times New Roman" w:cs="Times New Roman"/>
                <w:bCs/>
                <w:sz w:val="16"/>
                <w:szCs w:val="16"/>
              </w:rPr>
              <w:pPrChange w:id="677" w:author="user" w:date="2024-08-14T21:03:00Z" w16du:dateUtc="2024-08-14T18:03:00Z">
                <w:pPr>
                  <w:jc w:val="both"/>
                </w:pPr>
              </w:pPrChange>
            </w:pPr>
          </w:p>
        </w:tc>
        <w:tc>
          <w:tcPr>
            <w:tcW w:w="760" w:type="dxa"/>
            <w:vMerge/>
            <w:vAlign w:val="center"/>
          </w:tcPr>
          <w:p w14:paraId="1C4FB6D5" w14:textId="77777777" w:rsidR="00C700B4" w:rsidRPr="0091231C" w:rsidRDefault="00C700B4">
            <w:pPr>
              <w:jc w:val="center"/>
              <w:rPr>
                <w:rFonts w:ascii="Times New Roman" w:hAnsi="Times New Roman" w:cs="Times New Roman"/>
                <w:bCs/>
                <w:sz w:val="16"/>
                <w:szCs w:val="16"/>
              </w:rPr>
              <w:pPrChange w:id="678" w:author="user" w:date="2024-08-14T19:42:00Z" w16du:dateUtc="2024-08-14T16:42:00Z">
                <w:pPr>
                  <w:jc w:val="both"/>
                </w:pPr>
              </w:pPrChange>
            </w:pPr>
          </w:p>
        </w:tc>
        <w:tc>
          <w:tcPr>
            <w:tcW w:w="793" w:type="dxa"/>
            <w:vAlign w:val="center"/>
          </w:tcPr>
          <w:p w14:paraId="3925C519" w14:textId="77777777" w:rsidR="00C700B4" w:rsidRPr="0091231C" w:rsidRDefault="00C700B4">
            <w:pPr>
              <w:jc w:val="center"/>
              <w:rPr>
                <w:rFonts w:ascii="Times New Roman" w:hAnsi="Times New Roman" w:cs="Times New Roman"/>
                <w:bCs/>
                <w:sz w:val="16"/>
                <w:szCs w:val="16"/>
              </w:rPr>
              <w:pPrChange w:id="679"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79072100" w14:textId="52EE11DB" w:rsidR="00C700B4" w:rsidRPr="0091231C" w:rsidRDefault="00C700B4">
            <w:pPr>
              <w:jc w:val="center"/>
              <w:rPr>
                <w:rFonts w:ascii="Times New Roman" w:hAnsi="Times New Roman" w:cs="Times New Roman"/>
                <w:bCs/>
                <w:sz w:val="16"/>
                <w:szCs w:val="16"/>
              </w:rPr>
              <w:pPrChange w:id="680" w:author="user" w:date="2024-08-14T19:40:00Z" w16du:dateUtc="2024-08-14T16:40:00Z">
                <w:pPr>
                  <w:jc w:val="both"/>
                </w:pPr>
              </w:pPrChange>
            </w:pPr>
            <w:r w:rsidRPr="0091231C">
              <w:rPr>
                <w:rFonts w:ascii="Times New Roman" w:hAnsi="Times New Roman" w:cs="Times New Roman"/>
                <w:bCs/>
                <w:sz w:val="16"/>
                <w:szCs w:val="16"/>
              </w:rPr>
              <w:t>261</w:t>
            </w:r>
            <w:del w:id="681"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682"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478</w:t>
            </w:r>
          </w:p>
        </w:tc>
        <w:tc>
          <w:tcPr>
            <w:tcW w:w="787" w:type="dxa"/>
            <w:vAlign w:val="center"/>
          </w:tcPr>
          <w:p w14:paraId="218A03CC" w14:textId="45E9CCF0" w:rsidR="00C700B4" w:rsidRPr="0091231C" w:rsidRDefault="00C700B4">
            <w:pPr>
              <w:jc w:val="center"/>
              <w:rPr>
                <w:rFonts w:ascii="Times New Roman" w:hAnsi="Times New Roman" w:cs="Times New Roman"/>
                <w:bCs/>
                <w:sz w:val="16"/>
                <w:szCs w:val="16"/>
              </w:rPr>
              <w:pPrChange w:id="683" w:author="user" w:date="2024-08-14T19:40:00Z" w16du:dateUtc="2024-08-14T16:40:00Z">
                <w:pPr>
                  <w:jc w:val="both"/>
                </w:pPr>
              </w:pPrChange>
            </w:pPr>
            <w:r w:rsidRPr="0091231C">
              <w:rPr>
                <w:rFonts w:ascii="Times New Roman" w:hAnsi="Times New Roman" w:cs="Times New Roman"/>
                <w:bCs/>
                <w:sz w:val="16"/>
                <w:szCs w:val="16"/>
              </w:rPr>
              <w:t>135</w:t>
            </w:r>
            <w:del w:id="684" w:author="user" w:date="2024-08-14T19:40:00Z" w16du:dateUtc="2024-08-14T16:40: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685" w:author="user" w:date="2024-08-14T19:40:00Z" w16du:dateUtc="2024-08-14T16:40: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435</w:t>
            </w:r>
          </w:p>
        </w:tc>
        <w:tc>
          <w:tcPr>
            <w:tcW w:w="724" w:type="dxa"/>
            <w:vAlign w:val="center"/>
          </w:tcPr>
          <w:p w14:paraId="46C07A42" w14:textId="77777777" w:rsidR="00C700B4" w:rsidRPr="0091231C" w:rsidRDefault="00C700B4">
            <w:pPr>
              <w:jc w:val="center"/>
              <w:rPr>
                <w:rFonts w:ascii="Times New Roman" w:hAnsi="Times New Roman" w:cs="Times New Roman"/>
                <w:bCs/>
                <w:sz w:val="16"/>
                <w:szCs w:val="16"/>
              </w:rPr>
              <w:pPrChange w:id="686" w:author="user" w:date="2024-08-14T19:42:00Z" w16du:dateUtc="2024-08-14T16:42:00Z">
                <w:pPr>
                  <w:jc w:val="both"/>
                </w:pPr>
              </w:pPrChange>
            </w:pPr>
            <w:r w:rsidRPr="0091231C">
              <w:rPr>
                <w:rFonts w:ascii="Times New Roman" w:hAnsi="Times New Roman" w:cs="Times New Roman"/>
                <w:bCs/>
                <w:sz w:val="16"/>
                <w:szCs w:val="16"/>
              </w:rPr>
              <w:t>13</w:t>
            </w:r>
          </w:p>
        </w:tc>
        <w:tc>
          <w:tcPr>
            <w:tcW w:w="816" w:type="dxa"/>
            <w:vAlign w:val="center"/>
          </w:tcPr>
          <w:p w14:paraId="611F04F3" w14:textId="13B293EE" w:rsidR="00C700B4" w:rsidRPr="0091231C" w:rsidRDefault="00C700B4">
            <w:pPr>
              <w:jc w:val="center"/>
              <w:rPr>
                <w:rFonts w:ascii="Times New Roman" w:hAnsi="Times New Roman" w:cs="Times New Roman"/>
                <w:bCs/>
                <w:sz w:val="16"/>
                <w:szCs w:val="16"/>
              </w:rPr>
              <w:pPrChange w:id="687" w:author="user" w:date="2024-08-14T19:40:00Z" w16du:dateUtc="2024-08-14T16:40:00Z">
                <w:pPr>
                  <w:jc w:val="both"/>
                </w:pPr>
              </w:pPrChange>
            </w:pPr>
            <w:r w:rsidRPr="0091231C">
              <w:rPr>
                <w:rFonts w:ascii="Times New Roman" w:hAnsi="Times New Roman" w:cs="Times New Roman"/>
                <w:bCs/>
                <w:sz w:val="16"/>
                <w:szCs w:val="16"/>
              </w:rPr>
              <w:t>0.1746</w:t>
            </w:r>
          </w:p>
        </w:tc>
        <w:tc>
          <w:tcPr>
            <w:tcW w:w="715" w:type="dxa"/>
            <w:vAlign w:val="center"/>
          </w:tcPr>
          <w:p w14:paraId="7E0DC959" w14:textId="2350083E" w:rsidR="00C700B4" w:rsidRPr="0091231C" w:rsidRDefault="00C700B4">
            <w:pPr>
              <w:jc w:val="center"/>
              <w:rPr>
                <w:rFonts w:ascii="Times New Roman" w:hAnsi="Times New Roman" w:cs="Times New Roman"/>
                <w:bCs/>
                <w:sz w:val="16"/>
                <w:szCs w:val="16"/>
              </w:rPr>
              <w:pPrChange w:id="688" w:author="user" w:date="2024-08-14T19:40:00Z" w16du:dateUtc="2024-08-14T16:40:00Z">
                <w:pPr>
                  <w:jc w:val="both"/>
                </w:pPr>
              </w:pPrChange>
            </w:pPr>
            <w:r w:rsidRPr="0091231C">
              <w:rPr>
                <w:rFonts w:ascii="Times New Roman" w:hAnsi="Times New Roman" w:cs="Times New Roman"/>
                <w:bCs/>
                <w:sz w:val="16"/>
                <w:szCs w:val="16"/>
              </w:rPr>
              <w:t>2.08</w:t>
            </w:r>
          </w:p>
        </w:tc>
        <w:tc>
          <w:tcPr>
            <w:tcW w:w="715" w:type="dxa"/>
            <w:vAlign w:val="center"/>
          </w:tcPr>
          <w:p w14:paraId="71F24AD3" w14:textId="00060273" w:rsidR="00C700B4" w:rsidRPr="0091231C" w:rsidRDefault="00C700B4">
            <w:pPr>
              <w:jc w:val="center"/>
              <w:rPr>
                <w:rFonts w:ascii="Times New Roman" w:hAnsi="Times New Roman" w:cs="Times New Roman"/>
                <w:bCs/>
                <w:sz w:val="16"/>
                <w:szCs w:val="16"/>
              </w:rPr>
              <w:pPrChange w:id="689" w:author="user" w:date="2024-08-14T19:40:00Z" w16du:dateUtc="2024-08-14T16:40:00Z">
                <w:pPr>
                  <w:jc w:val="both"/>
                </w:pPr>
              </w:pPrChange>
            </w:pPr>
            <w:r w:rsidRPr="0091231C">
              <w:rPr>
                <w:rFonts w:ascii="Times New Roman" w:hAnsi="Times New Roman" w:cs="Times New Roman"/>
                <w:bCs/>
                <w:sz w:val="16"/>
                <w:szCs w:val="16"/>
              </w:rPr>
              <w:t>0.85</w:t>
            </w:r>
          </w:p>
        </w:tc>
        <w:tc>
          <w:tcPr>
            <w:tcW w:w="799" w:type="dxa"/>
            <w:vAlign w:val="center"/>
          </w:tcPr>
          <w:p w14:paraId="772D6547" w14:textId="77777777" w:rsidR="00C700B4" w:rsidRPr="0091231C" w:rsidRDefault="00C700B4">
            <w:pPr>
              <w:jc w:val="center"/>
              <w:rPr>
                <w:rFonts w:ascii="Times New Roman" w:hAnsi="Times New Roman" w:cs="Times New Roman"/>
                <w:bCs/>
                <w:sz w:val="16"/>
                <w:szCs w:val="16"/>
              </w:rPr>
              <w:pPrChange w:id="690"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7FDCAFB8" w14:textId="77777777" w:rsidTr="00C700B4">
        <w:trPr>
          <w:jc w:val="center"/>
        </w:trPr>
        <w:tc>
          <w:tcPr>
            <w:tcW w:w="1017" w:type="dxa"/>
            <w:vMerge w:val="restart"/>
            <w:vAlign w:val="center"/>
          </w:tcPr>
          <w:p w14:paraId="65E01001" w14:textId="085483BC" w:rsidR="00C700B4" w:rsidRPr="0091231C" w:rsidRDefault="00C700B4">
            <w:pPr>
              <w:jc w:val="center"/>
              <w:rPr>
                <w:rFonts w:ascii="Times New Roman" w:hAnsi="Times New Roman" w:cs="Times New Roman"/>
                <w:bCs/>
                <w:sz w:val="16"/>
                <w:szCs w:val="16"/>
              </w:rPr>
              <w:pPrChange w:id="691" w:author="user" w:date="2024-08-14T21:07:00Z" w16du:dateUtc="2024-08-14T18:07:00Z">
                <w:pPr>
                  <w:jc w:val="both"/>
                </w:pPr>
              </w:pPrChange>
            </w:pPr>
            <w:r w:rsidRPr="0091231C">
              <w:rPr>
                <w:rFonts w:ascii="Times New Roman" w:hAnsi="Times New Roman" w:cs="Times New Roman"/>
                <w:bCs/>
                <w:sz w:val="16"/>
                <w:szCs w:val="16"/>
              </w:rPr>
              <w:t xml:space="preserve">Darna et al. </w:t>
            </w:r>
            <w:r w:rsidR="00692DD0" w:rsidRPr="0091231C">
              <w:rPr>
                <w:rFonts w:ascii="Times New Roman" w:hAnsi="Times New Roman" w:cs="Times New Roman"/>
                <w:bCs/>
                <w:sz w:val="16"/>
                <w:szCs w:val="16"/>
              </w:rPr>
              <w:t>(</w:t>
            </w:r>
            <w:r w:rsidRPr="0091231C">
              <w:rPr>
                <w:rFonts w:ascii="Times New Roman" w:hAnsi="Times New Roman" w:cs="Times New Roman"/>
                <w:bCs/>
                <w:sz w:val="16"/>
                <w:szCs w:val="16"/>
              </w:rPr>
              <w:t>2018</w:t>
            </w:r>
            <w:r w:rsidR="00692DD0" w:rsidRPr="0091231C">
              <w:rPr>
                <w:rFonts w:ascii="Times New Roman" w:hAnsi="Times New Roman" w:cs="Times New Roman"/>
                <w:bCs/>
                <w:sz w:val="16"/>
                <w:szCs w:val="16"/>
              </w:rPr>
              <w:t>)</w:t>
            </w:r>
          </w:p>
        </w:tc>
        <w:tc>
          <w:tcPr>
            <w:tcW w:w="1150" w:type="dxa"/>
            <w:vMerge w:val="restart"/>
            <w:vAlign w:val="center"/>
          </w:tcPr>
          <w:p w14:paraId="5FD2D705" w14:textId="2E862A6B" w:rsidR="00C700B4" w:rsidRPr="0091231C" w:rsidRDefault="00C700B4">
            <w:pPr>
              <w:jc w:val="center"/>
              <w:rPr>
                <w:rFonts w:ascii="Times New Roman" w:hAnsi="Times New Roman" w:cs="Times New Roman"/>
                <w:bCs/>
                <w:sz w:val="16"/>
                <w:szCs w:val="16"/>
              </w:rPr>
              <w:pPrChange w:id="692" w:author="user" w:date="2024-08-14T21:03:00Z" w16du:dateUtc="2024-08-14T18:03:00Z">
                <w:pPr>
                  <w:jc w:val="both"/>
                </w:pPr>
              </w:pPrChange>
            </w:pPr>
            <w:r w:rsidRPr="0091231C">
              <w:rPr>
                <w:rFonts w:ascii="Times New Roman" w:hAnsi="Times New Roman" w:cs="Times New Roman"/>
                <w:bCs/>
                <w:sz w:val="16"/>
                <w:szCs w:val="16"/>
              </w:rPr>
              <w:t>South Mediterranean (Algeria)</w:t>
            </w:r>
          </w:p>
        </w:tc>
        <w:tc>
          <w:tcPr>
            <w:tcW w:w="760" w:type="dxa"/>
            <w:vMerge w:val="restart"/>
            <w:vAlign w:val="center"/>
          </w:tcPr>
          <w:p w14:paraId="368FC0CB" w14:textId="14C64313" w:rsidR="00C700B4" w:rsidRPr="0091231C" w:rsidRDefault="00C700B4">
            <w:pPr>
              <w:jc w:val="center"/>
              <w:rPr>
                <w:rFonts w:ascii="Times New Roman" w:hAnsi="Times New Roman" w:cs="Times New Roman"/>
                <w:bCs/>
                <w:sz w:val="16"/>
                <w:szCs w:val="16"/>
              </w:rPr>
              <w:pPrChange w:id="693" w:author="user" w:date="2024-08-14T19:42:00Z" w16du:dateUtc="2024-08-14T16:42:00Z">
                <w:pPr>
                  <w:jc w:val="both"/>
                </w:pPr>
              </w:pPrChange>
            </w:pPr>
            <w:r w:rsidRPr="0091231C">
              <w:rPr>
                <w:rFonts w:ascii="Times New Roman" w:hAnsi="Times New Roman" w:cs="Times New Roman"/>
                <w:bCs/>
                <w:sz w:val="16"/>
                <w:szCs w:val="16"/>
              </w:rPr>
              <w:t>200-400</w:t>
            </w:r>
          </w:p>
        </w:tc>
        <w:tc>
          <w:tcPr>
            <w:tcW w:w="793" w:type="dxa"/>
            <w:vAlign w:val="center"/>
          </w:tcPr>
          <w:p w14:paraId="43E40DC1" w14:textId="77777777" w:rsidR="00C700B4" w:rsidRPr="0091231C" w:rsidRDefault="00C700B4">
            <w:pPr>
              <w:jc w:val="center"/>
              <w:rPr>
                <w:rFonts w:ascii="Times New Roman" w:hAnsi="Times New Roman" w:cs="Times New Roman"/>
                <w:bCs/>
                <w:sz w:val="16"/>
                <w:szCs w:val="16"/>
              </w:rPr>
              <w:pPrChange w:id="694" w:author="user" w:date="2024-08-14T19:42:00Z" w16du:dateUtc="2024-08-14T16:42:00Z">
                <w:pPr>
                  <w:jc w:val="both"/>
                </w:pPr>
              </w:pPrChange>
            </w:pPr>
            <w:r w:rsidRPr="0091231C">
              <w:rPr>
                <w:rFonts w:ascii="Times New Roman" w:hAnsi="Times New Roman" w:cs="Times New Roman"/>
                <w:bCs/>
                <w:sz w:val="16"/>
                <w:szCs w:val="16"/>
              </w:rPr>
              <w:t>F</w:t>
            </w:r>
          </w:p>
        </w:tc>
        <w:tc>
          <w:tcPr>
            <w:tcW w:w="784" w:type="dxa"/>
            <w:vAlign w:val="center"/>
          </w:tcPr>
          <w:p w14:paraId="1EF06F12" w14:textId="7F247142" w:rsidR="00C700B4" w:rsidRPr="0091231C" w:rsidRDefault="00C700B4">
            <w:pPr>
              <w:jc w:val="center"/>
              <w:rPr>
                <w:rFonts w:ascii="Times New Roman" w:hAnsi="Times New Roman" w:cs="Times New Roman"/>
                <w:bCs/>
                <w:sz w:val="16"/>
                <w:szCs w:val="16"/>
              </w:rPr>
              <w:pPrChange w:id="695" w:author="user" w:date="2024-08-14T19:40:00Z" w16du:dateUtc="2024-08-14T16:40:00Z">
                <w:pPr>
                  <w:jc w:val="both"/>
                </w:pPr>
              </w:pPrChange>
            </w:pPr>
            <w:r w:rsidRPr="0091231C">
              <w:rPr>
                <w:rFonts w:ascii="Times New Roman" w:hAnsi="Times New Roman" w:cs="Times New Roman"/>
                <w:bCs/>
                <w:sz w:val="16"/>
                <w:szCs w:val="16"/>
              </w:rPr>
              <w:t>290</w:t>
            </w:r>
            <w:del w:id="696"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697"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560</w:t>
            </w:r>
          </w:p>
        </w:tc>
        <w:tc>
          <w:tcPr>
            <w:tcW w:w="787" w:type="dxa"/>
            <w:vAlign w:val="center"/>
          </w:tcPr>
          <w:p w14:paraId="08E1C3BC" w14:textId="77777777" w:rsidR="00C700B4" w:rsidRPr="0091231C" w:rsidRDefault="00C700B4">
            <w:pPr>
              <w:jc w:val="center"/>
              <w:rPr>
                <w:rFonts w:ascii="Times New Roman" w:hAnsi="Times New Roman" w:cs="Times New Roman"/>
                <w:bCs/>
                <w:sz w:val="16"/>
                <w:szCs w:val="16"/>
              </w:rPr>
              <w:pPrChange w:id="698" w:author="user" w:date="2024-08-14T19:40:00Z" w16du:dateUtc="2024-08-14T16:40:00Z">
                <w:pPr>
                  <w:jc w:val="both"/>
                </w:pPr>
              </w:pPrChange>
            </w:pPr>
            <w:r w:rsidRPr="0091231C">
              <w:rPr>
                <w:rFonts w:ascii="Times New Roman" w:hAnsi="Times New Roman" w:cs="Times New Roman"/>
                <w:bCs/>
                <w:sz w:val="16"/>
                <w:szCs w:val="16"/>
              </w:rPr>
              <w:t>-</w:t>
            </w:r>
          </w:p>
        </w:tc>
        <w:tc>
          <w:tcPr>
            <w:tcW w:w="724" w:type="dxa"/>
            <w:vAlign w:val="center"/>
          </w:tcPr>
          <w:p w14:paraId="581EADA1" w14:textId="77777777" w:rsidR="00C700B4" w:rsidRPr="0091231C" w:rsidRDefault="00C700B4">
            <w:pPr>
              <w:jc w:val="center"/>
              <w:rPr>
                <w:rFonts w:ascii="Times New Roman" w:hAnsi="Times New Roman" w:cs="Times New Roman"/>
                <w:bCs/>
                <w:sz w:val="16"/>
                <w:szCs w:val="16"/>
              </w:rPr>
              <w:pPrChange w:id="699" w:author="user" w:date="2024-08-14T19:42:00Z" w16du:dateUtc="2024-08-14T16:42:00Z">
                <w:pPr>
                  <w:jc w:val="both"/>
                </w:pPr>
              </w:pPrChange>
            </w:pPr>
            <w:r w:rsidRPr="0091231C">
              <w:rPr>
                <w:rFonts w:ascii="Times New Roman" w:hAnsi="Times New Roman" w:cs="Times New Roman"/>
                <w:bCs/>
                <w:sz w:val="16"/>
                <w:szCs w:val="16"/>
              </w:rPr>
              <w:t>191</w:t>
            </w:r>
          </w:p>
        </w:tc>
        <w:tc>
          <w:tcPr>
            <w:tcW w:w="816" w:type="dxa"/>
            <w:vAlign w:val="center"/>
          </w:tcPr>
          <w:p w14:paraId="2BF7EB61" w14:textId="56F8876D" w:rsidR="00C700B4" w:rsidRPr="0091231C" w:rsidRDefault="00C700B4">
            <w:pPr>
              <w:jc w:val="center"/>
              <w:rPr>
                <w:rFonts w:ascii="Times New Roman" w:hAnsi="Times New Roman" w:cs="Times New Roman"/>
                <w:bCs/>
                <w:sz w:val="16"/>
                <w:szCs w:val="16"/>
              </w:rPr>
              <w:pPrChange w:id="700" w:author="user" w:date="2024-08-14T19:40:00Z" w16du:dateUtc="2024-08-14T16:40:00Z">
                <w:pPr>
                  <w:jc w:val="both"/>
                </w:pPr>
              </w:pPrChange>
            </w:pPr>
            <w:r w:rsidRPr="0091231C">
              <w:rPr>
                <w:rFonts w:ascii="Times New Roman" w:hAnsi="Times New Roman" w:cs="Times New Roman"/>
                <w:bCs/>
                <w:sz w:val="16"/>
                <w:szCs w:val="16"/>
              </w:rPr>
              <w:t>0.0085</w:t>
            </w:r>
          </w:p>
        </w:tc>
        <w:tc>
          <w:tcPr>
            <w:tcW w:w="715" w:type="dxa"/>
            <w:vAlign w:val="center"/>
          </w:tcPr>
          <w:p w14:paraId="610DC5AC" w14:textId="48E3C8CF" w:rsidR="00C700B4" w:rsidRPr="0091231C" w:rsidRDefault="00C700B4">
            <w:pPr>
              <w:jc w:val="center"/>
              <w:rPr>
                <w:rFonts w:ascii="Times New Roman" w:hAnsi="Times New Roman" w:cs="Times New Roman"/>
                <w:bCs/>
                <w:sz w:val="16"/>
                <w:szCs w:val="16"/>
              </w:rPr>
              <w:pPrChange w:id="701" w:author="user" w:date="2024-08-14T19:40:00Z" w16du:dateUtc="2024-08-14T16:40:00Z">
                <w:pPr>
                  <w:jc w:val="both"/>
                </w:pPr>
              </w:pPrChange>
            </w:pPr>
            <w:r w:rsidRPr="0091231C">
              <w:rPr>
                <w:rFonts w:ascii="Times New Roman" w:hAnsi="Times New Roman" w:cs="Times New Roman"/>
                <w:bCs/>
                <w:sz w:val="16"/>
                <w:szCs w:val="16"/>
              </w:rPr>
              <w:t>2.80</w:t>
            </w:r>
          </w:p>
        </w:tc>
        <w:tc>
          <w:tcPr>
            <w:tcW w:w="715" w:type="dxa"/>
            <w:vAlign w:val="center"/>
          </w:tcPr>
          <w:p w14:paraId="686544BA" w14:textId="1978E93D" w:rsidR="00C700B4" w:rsidRPr="0091231C" w:rsidRDefault="00C700B4">
            <w:pPr>
              <w:jc w:val="center"/>
              <w:rPr>
                <w:rFonts w:ascii="Times New Roman" w:hAnsi="Times New Roman" w:cs="Times New Roman"/>
                <w:bCs/>
                <w:sz w:val="16"/>
                <w:szCs w:val="16"/>
              </w:rPr>
              <w:pPrChange w:id="702" w:author="user" w:date="2024-08-14T19:40:00Z" w16du:dateUtc="2024-08-14T16:40:00Z">
                <w:pPr>
                  <w:jc w:val="both"/>
                </w:pPr>
              </w:pPrChange>
            </w:pPr>
            <w:r w:rsidRPr="0091231C">
              <w:rPr>
                <w:rFonts w:ascii="Times New Roman" w:hAnsi="Times New Roman" w:cs="Times New Roman"/>
                <w:bCs/>
                <w:sz w:val="16"/>
                <w:szCs w:val="16"/>
              </w:rPr>
              <w:t>0.93</w:t>
            </w:r>
          </w:p>
        </w:tc>
        <w:tc>
          <w:tcPr>
            <w:tcW w:w="799" w:type="dxa"/>
            <w:vAlign w:val="center"/>
          </w:tcPr>
          <w:p w14:paraId="100A8D55" w14:textId="77777777" w:rsidR="00C700B4" w:rsidRPr="0091231C" w:rsidRDefault="00C700B4">
            <w:pPr>
              <w:jc w:val="center"/>
              <w:rPr>
                <w:rFonts w:ascii="Times New Roman" w:hAnsi="Times New Roman" w:cs="Times New Roman"/>
                <w:bCs/>
                <w:sz w:val="16"/>
                <w:szCs w:val="16"/>
              </w:rPr>
              <w:pPrChange w:id="703"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7D29A90A" w14:textId="77777777" w:rsidTr="00C700B4">
        <w:trPr>
          <w:jc w:val="center"/>
        </w:trPr>
        <w:tc>
          <w:tcPr>
            <w:tcW w:w="1017" w:type="dxa"/>
            <w:vMerge/>
            <w:vAlign w:val="center"/>
          </w:tcPr>
          <w:p w14:paraId="504E2EBD" w14:textId="77777777" w:rsidR="00C700B4" w:rsidRPr="0091231C" w:rsidRDefault="00C700B4">
            <w:pPr>
              <w:jc w:val="center"/>
              <w:rPr>
                <w:rFonts w:ascii="Times New Roman" w:hAnsi="Times New Roman" w:cs="Times New Roman"/>
                <w:bCs/>
                <w:sz w:val="16"/>
                <w:szCs w:val="16"/>
              </w:rPr>
              <w:pPrChange w:id="704" w:author="user" w:date="2024-08-14T21:07:00Z" w16du:dateUtc="2024-08-14T18:07:00Z">
                <w:pPr>
                  <w:jc w:val="both"/>
                </w:pPr>
              </w:pPrChange>
            </w:pPr>
          </w:p>
        </w:tc>
        <w:tc>
          <w:tcPr>
            <w:tcW w:w="1150" w:type="dxa"/>
            <w:vMerge/>
            <w:vAlign w:val="center"/>
          </w:tcPr>
          <w:p w14:paraId="6263DD1A" w14:textId="77777777" w:rsidR="00C700B4" w:rsidRPr="0091231C" w:rsidRDefault="00C700B4">
            <w:pPr>
              <w:jc w:val="center"/>
              <w:rPr>
                <w:rFonts w:ascii="Times New Roman" w:hAnsi="Times New Roman" w:cs="Times New Roman"/>
                <w:bCs/>
                <w:sz w:val="16"/>
                <w:szCs w:val="16"/>
              </w:rPr>
              <w:pPrChange w:id="705" w:author="user" w:date="2024-08-14T21:03:00Z" w16du:dateUtc="2024-08-14T18:03:00Z">
                <w:pPr>
                  <w:jc w:val="both"/>
                </w:pPr>
              </w:pPrChange>
            </w:pPr>
          </w:p>
        </w:tc>
        <w:tc>
          <w:tcPr>
            <w:tcW w:w="760" w:type="dxa"/>
            <w:vMerge/>
            <w:vAlign w:val="center"/>
          </w:tcPr>
          <w:p w14:paraId="2C26237C" w14:textId="77777777" w:rsidR="00C700B4" w:rsidRPr="0091231C" w:rsidRDefault="00C700B4">
            <w:pPr>
              <w:jc w:val="center"/>
              <w:rPr>
                <w:rFonts w:ascii="Times New Roman" w:hAnsi="Times New Roman" w:cs="Times New Roman"/>
                <w:bCs/>
                <w:sz w:val="16"/>
                <w:szCs w:val="16"/>
              </w:rPr>
              <w:pPrChange w:id="706" w:author="user" w:date="2024-08-14T19:42:00Z" w16du:dateUtc="2024-08-14T16:42:00Z">
                <w:pPr>
                  <w:jc w:val="both"/>
                </w:pPr>
              </w:pPrChange>
            </w:pPr>
          </w:p>
        </w:tc>
        <w:tc>
          <w:tcPr>
            <w:tcW w:w="793" w:type="dxa"/>
            <w:vAlign w:val="center"/>
          </w:tcPr>
          <w:p w14:paraId="4E2C1B3F" w14:textId="77777777" w:rsidR="00C700B4" w:rsidRPr="0091231C" w:rsidRDefault="00C700B4">
            <w:pPr>
              <w:jc w:val="center"/>
              <w:rPr>
                <w:rFonts w:ascii="Times New Roman" w:hAnsi="Times New Roman" w:cs="Times New Roman"/>
                <w:bCs/>
                <w:sz w:val="16"/>
                <w:szCs w:val="16"/>
              </w:rPr>
              <w:pPrChange w:id="707"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0D1E1981" w14:textId="66CF4F0B" w:rsidR="00C700B4" w:rsidRPr="0091231C" w:rsidRDefault="00C700B4">
            <w:pPr>
              <w:jc w:val="center"/>
              <w:rPr>
                <w:rFonts w:ascii="Times New Roman" w:hAnsi="Times New Roman" w:cs="Times New Roman"/>
                <w:bCs/>
                <w:sz w:val="16"/>
                <w:szCs w:val="16"/>
              </w:rPr>
              <w:pPrChange w:id="708" w:author="user" w:date="2024-08-14T19:40:00Z" w16du:dateUtc="2024-08-14T16:40:00Z">
                <w:pPr>
                  <w:jc w:val="both"/>
                </w:pPr>
              </w:pPrChange>
            </w:pPr>
            <w:r w:rsidRPr="0091231C">
              <w:rPr>
                <w:rFonts w:ascii="Times New Roman" w:hAnsi="Times New Roman" w:cs="Times New Roman"/>
                <w:bCs/>
                <w:sz w:val="16"/>
                <w:szCs w:val="16"/>
              </w:rPr>
              <w:t>250</w:t>
            </w:r>
            <w:del w:id="709"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710"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550</w:t>
            </w:r>
          </w:p>
        </w:tc>
        <w:tc>
          <w:tcPr>
            <w:tcW w:w="787" w:type="dxa"/>
            <w:vAlign w:val="center"/>
          </w:tcPr>
          <w:p w14:paraId="56C526A1" w14:textId="77777777" w:rsidR="00C700B4" w:rsidRPr="0091231C" w:rsidRDefault="00C700B4">
            <w:pPr>
              <w:jc w:val="center"/>
              <w:rPr>
                <w:rFonts w:ascii="Times New Roman" w:hAnsi="Times New Roman" w:cs="Times New Roman"/>
                <w:bCs/>
                <w:sz w:val="16"/>
                <w:szCs w:val="16"/>
              </w:rPr>
              <w:pPrChange w:id="711" w:author="user" w:date="2024-08-14T19:40:00Z" w16du:dateUtc="2024-08-14T16:40:00Z">
                <w:pPr>
                  <w:jc w:val="both"/>
                </w:pPr>
              </w:pPrChange>
            </w:pPr>
          </w:p>
        </w:tc>
        <w:tc>
          <w:tcPr>
            <w:tcW w:w="724" w:type="dxa"/>
            <w:vAlign w:val="center"/>
          </w:tcPr>
          <w:p w14:paraId="6467D43D" w14:textId="77777777" w:rsidR="00C700B4" w:rsidRPr="0091231C" w:rsidRDefault="00C700B4">
            <w:pPr>
              <w:jc w:val="center"/>
              <w:rPr>
                <w:rFonts w:ascii="Times New Roman" w:hAnsi="Times New Roman" w:cs="Times New Roman"/>
                <w:bCs/>
                <w:sz w:val="16"/>
                <w:szCs w:val="16"/>
              </w:rPr>
              <w:pPrChange w:id="712" w:author="user" w:date="2024-08-14T19:42:00Z" w16du:dateUtc="2024-08-14T16:42:00Z">
                <w:pPr>
                  <w:jc w:val="both"/>
                </w:pPr>
              </w:pPrChange>
            </w:pPr>
            <w:r w:rsidRPr="0091231C">
              <w:rPr>
                <w:rFonts w:ascii="Times New Roman" w:hAnsi="Times New Roman" w:cs="Times New Roman"/>
                <w:bCs/>
                <w:sz w:val="16"/>
                <w:szCs w:val="16"/>
              </w:rPr>
              <w:t>360</w:t>
            </w:r>
          </w:p>
        </w:tc>
        <w:tc>
          <w:tcPr>
            <w:tcW w:w="816" w:type="dxa"/>
            <w:vAlign w:val="center"/>
          </w:tcPr>
          <w:p w14:paraId="7E461B9F" w14:textId="4F255A85" w:rsidR="00C700B4" w:rsidRPr="0091231C" w:rsidRDefault="00C700B4">
            <w:pPr>
              <w:jc w:val="center"/>
              <w:rPr>
                <w:rFonts w:ascii="Times New Roman" w:hAnsi="Times New Roman" w:cs="Times New Roman"/>
                <w:bCs/>
                <w:sz w:val="16"/>
                <w:szCs w:val="16"/>
              </w:rPr>
              <w:pPrChange w:id="713" w:author="user" w:date="2024-08-14T19:40:00Z" w16du:dateUtc="2024-08-14T16:40:00Z">
                <w:pPr>
                  <w:jc w:val="both"/>
                </w:pPr>
              </w:pPrChange>
            </w:pPr>
            <w:r w:rsidRPr="0091231C">
              <w:rPr>
                <w:rFonts w:ascii="Times New Roman" w:hAnsi="Times New Roman" w:cs="Times New Roman"/>
                <w:bCs/>
                <w:sz w:val="16"/>
                <w:szCs w:val="16"/>
              </w:rPr>
              <w:t>0.0035</w:t>
            </w:r>
          </w:p>
        </w:tc>
        <w:tc>
          <w:tcPr>
            <w:tcW w:w="715" w:type="dxa"/>
            <w:vAlign w:val="center"/>
          </w:tcPr>
          <w:p w14:paraId="629E9F71" w14:textId="305D2E9F" w:rsidR="00C700B4" w:rsidRPr="0091231C" w:rsidRDefault="00C700B4">
            <w:pPr>
              <w:jc w:val="center"/>
              <w:rPr>
                <w:rFonts w:ascii="Times New Roman" w:hAnsi="Times New Roman" w:cs="Times New Roman"/>
                <w:bCs/>
                <w:sz w:val="16"/>
                <w:szCs w:val="16"/>
              </w:rPr>
              <w:pPrChange w:id="714" w:author="user" w:date="2024-08-14T19:40:00Z" w16du:dateUtc="2024-08-14T16:40:00Z">
                <w:pPr>
                  <w:jc w:val="both"/>
                </w:pPr>
              </w:pPrChange>
            </w:pPr>
            <w:r w:rsidRPr="0091231C">
              <w:rPr>
                <w:rFonts w:ascii="Times New Roman" w:hAnsi="Times New Roman" w:cs="Times New Roman"/>
                <w:bCs/>
                <w:sz w:val="16"/>
                <w:szCs w:val="16"/>
              </w:rPr>
              <w:t>2.90</w:t>
            </w:r>
          </w:p>
        </w:tc>
        <w:tc>
          <w:tcPr>
            <w:tcW w:w="715" w:type="dxa"/>
            <w:vAlign w:val="center"/>
          </w:tcPr>
          <w:p w14:paraId="7A57957A" w14:textId="7B3ECAEA" w:rsidR="00C700B4" w:rsidRPr="0091231C" w:rsidRDefault="00C700B4">
            <w:pPr>
              <w:jc w:val="center"/>
              <w:rPr>
                <w:rFonts w:ascii="Times New Roman" w:hAnsi="Times New Roman" w:cs="Times New Roman"/>
                <w:bCs/>
                <w:sz w:val="16"/>
                <w:szCs w:val="16"/>
              </w:rPr>
              <w:pPrChange w:id="715" w:author="user" w:date="2024-08-14T19:40:00Z" w16du:dateUtc="2024-08-14T16:40:00Z">
                <w:pPr>
                  <w:jc w:val="both"/>
                </w:pPr>
              </w:pPrChange>
            </w:pPr>
            <w:r w:rsidRPr="0091231C">
              <w:rPr>
                <w:rFonts w:ascii="Times New Roman" w:hAnsi="Times New Roman" w:cs="Times New Roman"/>
                <w:bCs/>
                <w:sz w:val="16"/>
                <w:szCs w:val="16"/>
              </w:rPr>
              <w:t>0.93</w:t>
            </w:r>
          </w:p>
        </w:tc>
        <w:tc>
          <w:tcPr>
            <w:tcW w:w="799" w:type="dxa"/>
            <w:vAlign w:val="center"/>
          </w:tcPr>
          <w:p w14:paraId="0D0E6AF3" w14:textId="77777777" w:rsidR="00C700B4" w:rsidRPr="0091231C" w:rsidRDefault="00C700B4">
            <w:pPr>
              <w:jc w:val="center"/>
              <w:rPr>
                <w:rFonts w:ascii="Times New Roman" w:hAnsi="Times New Roman" w:cs="Times New Roman"/>
                <w:bCs/>
                <w:sz w:val="16"/>
                <w:szCs w:val="16"/>
              </w:rPr>
              <w:pPrChange w:id="716"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7BE50888" w14:textId="77777777" w:rsidTr="00C700B4">
        <w:trPr>
          <w:jc w:val="center"/>
        </w:trPr>
        <w:tc>
          <w:tcPr>
            <w:tcW w:w="1017" w:type="dxa"/>
            <w:vMerge w:val="restart"/>
            <w:vAlign w:val="center"/>
          </w:tcPr>
          <w:p w14:paraId="4246F0C0" w14:textId="10816709" w:rsidR="00C700B4" w:rsidRPr="0091231C" w:rsidRDefault="00C700B4">
            <w:pPr>
              <w:jc w:val="center"/>
              <w:rPr>
                <w:rFonts w:ascii="Times New Roman" w:hAnsi="Times New Roman" w:cs="Times New Roman"/>
                <w:bCs/>
                <w:sz w:val="16"/>
                <w:szCs w:val="16"/>
              </w:rPr>
              <w:pPrChange w:id="717" w:author="user" w:date="2024-08-14T21:07:00Z" w16du:dateUtc="2024-08-14T18:07:00Z">
                <w:pPr>
                  <w:jc w:val="both"/>
                </w:pPr>
              </w:pPrChange>
            </w:pPr>
            <w:r w:rsidRPr="0091231C">
              <w:rPr>
                <w:rFonts w:ascii="Times New Roman" w:hAnsi="Times New Roman" w:cs="Times New Roman"/>
                <w:bCs/>
                <w:sz w:val="16"/>
                <w:szCs w:val="16"/>
              </w:rPr>
              <w:t xml:space="preserve">Cabbar and </w:t>
            </w:r>
            <w:del w:id="718" w:author="user" w:date="2024-08-14T21:25:00Z" w16du:dateUtc="2024-08-14T18:25:00Z">
              <w:r w:rsidRPr="0091231C" w:rsidDel="0091231C">
                <w:rPr>
                  <w:rFonts w:ascii="Times New Roman" w:hAnsi="Times New Roman" w:cs="Times New Roman"/>
                  <w:bCs/>
                  <w:sz w:val="16"/>
                  <w:szCs w:val="16"/>
                </w:rPr>
                <w:delText>Yıgın</w:delText>
              </w:r>
            </w:del>
            <w:ins w:id="719" w:author="user" w:date="2024-08-14T21:25:00Z" w16du:dateUtc="2024-08-14T18:25:00Z">
              <w:r w:rsidR="0091231C" w:rsidRPr="0091231C">
                <w:rPr>
                  <w:rFonts w:ascii="Times New Roman" w:hAnsi="Times New Roman" w:cs="Times New Roman"/>
                  <w:bCs/>
                  <w:sz w:val="16"/>
                  <w:szCs w:val="16"/>
                </w:rPr>
                <w:t>Yı</w:t>
              </w:r>
              <w:r w:rsidR="0091231C">
                <w:rPr>
                  <w:rFonts w:ascii="Times New Roman" w:hAnsi="Times New Roman" w:cs="Times New Roman"/>
                  <w:bCs/>
                  <w:sz w:val="16"/>
                  <w:szCs w:val="16"/>
                </w:rPr>
                <w:t>ğ</w:t>
              </w:r>
              <w:r w:rsidR="0091231C" w:rsidRPr="0091231C">
                <w:rPr>
                  <w:rFonts w:ascii="Times New Roman" w:hAnsi="Times New Roman" w:cs="Times New Roman"/>
                  <w:bCs/>
                  <w:sz w:val="16"/>
                  <w:szCs w:val="16"/>
                </w:rPr>
                <w:t>ın</w:t>
              </w:r>
            </w:ins>
            <w:r w:rsidR="00261771" w:rsidRPr="0091231C">
              <w:rPr>
                <w:rFonts w:ascii="Times New Roman" w:hAnsi="Times New Roman" w:cs="Times New Roman"/>
                <w:bCs/>
                <w:sz w:val="16"/>
                <w:szCs w:val="16"/>
              </w:rPr>
              <w:t xml:space="preserve">, </w:t>
            </w:r>
            <w:r w:rsidR="00692DD0" w:rsidRPr="0091231C">
              <w:rPr>
                <w:rFonts w:ascii="Times New Roman" w:hAnsi="Times New Roman" w:cs="Times New Roman"/>
                <w:bCs/>
                <w:sz w:val="16"/>
                <w:szCs w:val="16"/>
              </w:rPr>
              <w:t>(</w:t>
            </w:r>
            <w:r w:rsidRPr="0091231C">
              <w:rPr>
                <w:rFonts w:ascii="Times New Roman" w:hAnsi="Times New Roman" w:cs="Times New Roman"/>
                <w:bCs/>
                <w:sz w:val="16"/>
                <w:szCs w:val="16"/>
              </w:rPr>
              <w:t>2021</w:t>
            </w:r>
            <w:r w:rsidR="00692DD0" w:rsidRPr="0091231C">
              <w:rPr>
                <w:rFonts w:ascii="Times New Roman" w:hAnsi="Times New Roman" w:cs="Times New Roman"/>
                <w:bCs/>
                <w:sz w:val="16"/>
                <w:szCs w:val="16"/>
              </w:rPr>
              <w:t>)</w:t>
            </w:r>
          </w:p>
        </w:tc>
        <w:tc>
          <w:tcPr>
            <w:tcW w:w="1150" w:type="dxa"/>
            <w:vMerge w:val="restart"/>
            <w:vAlign w:val="center"/>
          </w:tcPr>
          <w:p w14:paraId="368EC301" w14:textId="77777777" w:rsidR="00C700B4" w:rsidRPr="0091231C" w:rsidRDefault="00C700B4">
            <w:pPr>
              <w:jc w:val="center"/>
              <w:rPr>
                <w:rFonts w:ascii="Times New Roman" w:hAnsi="Times New Roman" w:cs="Times New Roman"/>
                <w:bCs/>
                <w:sz w:val="16"/>
                <w:szCs w:val="16"/>
              </w:rPr>
              <w:pPrChange w:id="720" w:author="user" w:date="2024-08-14T21:03:00Z" w16du:dateUtc="2024-08-14T18:03:00Z">
                <w:pPr>
                  <w:jc w:val="both"/>
                </w:pPr>
              </w:pPrChange>
            </w:pPr>
            <w:r w:rsidRPr="0091231C">
              <w:rPr>
                <w:rFonts w:ascii="Times New Roman" w:hAnsi="Times New Roman" w:cs="Times New Roman"/>
                <w:bCs/>
                <w:sz w:val="16"/>
                <w:szCs w:val="16"/>
              </w:rPr>
              <w:t>North Aegean Sea</w:t>
            </w:r>
          </w:p>
        </w:tc>
        <w:tc>
          <w:tcPr>
            <w:tcW w:w="760" w:type="dxa"/>
            <w:vMerge w:val="restart"/>
            <w:vAlign w:val="center"/>
          </w:tcPr>
          <w:p w14:paraId="1DDBBB42" w14:textId="373AA6D3" w:rsidR="00C700B4" w:rsidRPr="0091231C" w:rsidRDefault="00C700B4">
            <w:pPr>
              <w:jc w:val="center"/>
              <w:rPr>
                <w:rFonts w:ascii="Times New Roman" w:hAnsi="Times New Roman" w:cs="Times New Roman"/>
                <w:bCs/>
                <w:sz w:val="16"/>
                <w:szCs w:val="16"/>
              </w:rPr>
              <w:pPrChange w:id="721" w:author="user" w:date="2024-08-14T19:42:00Z" w16du:dateUtc="2024-08-14T16:42:00Z">
                <w:pPr>
                  <w:jc w:val="both"/>
                </w:pPr>
              </w:pPrChange>
            </w:pPr>
            <w:r w:rsidRPr="0091231C">
              <w:rPr>
                <w:rFonts w:ascii="Times New Roman" w:hAnsi="Times New Roman" w:cs="Times New Roman"/>
                <w:bCs/>
                <w:sz w:val="16"/>
                <w:szCs w:val="16"/>
              </w:rPr>
              <w:t>120-400</w:t>
            </w:r>
          </w:p>
        </w:tc>
        <w:tc>
          <w:tcPr>
            <w:tcW w:w="793" w:type="dxa"/>
            <w:vAlign w:val="center"/>
          </w:tcPr>
          <w:p w14:paraId="11AB87CE" w14:textId="77777777" w:rsidR="00C700B4" w:rsidRPr="0091231C" w:rsidRDefault="00C700B4">
            <w:pPr>
              <w:jc w:val="center"/>
              <w:rPr>
                <w:rFonts w:ascii="Times New Roman" w:hAnsi="Times New Roman" w:cs="Times New Roman"/>
                <w:bCs/>
                <w:sz w:val="16"/>
                <w:szCs w:val="16"/>
              </w:rPr>
              <w:pPrChange w:id="722" w:author="user" w:date="2024-08-14T19:42:00Z" w16du:dateUtc="2024-08-14T16:42:00Z">
                <w:pPr>
                  <w:jc w:val="both"/>
                </w:pPr>
              </w:pPrChange>
            </w:pPr>
            <w:r w:rsidRPr="0091231C">
              <w:rPr>
                <w:rFonts w:ascii="Times New Roman" w:hAnsi="Times New Roman" w:cs="Times New Roman"/>
                <w:bCs/>
                <w:sz w:val="16"/>
                <w:szCs w:val="16"/>
              </w:rPr>
              <w:t>F</w:t>
            </w:r>
          </w:p>
        </w:tc>
        <w:tc>
          <w:tcPr>
            <w:tcW w:w="784" w:type="dxa"/>
            <w:vAlign w:val="center"/>
          </w:tcPr>
          <w:p w14:paraId="7C859F7B" w14:textId="4EFEB10E" w:rsidR="00C700B4" w:rsidRPr="0091231C" w:rsidRDefault="00C700B4">
            <w:pPr>
              <w:jc w:val="center"/>
              <w:rPr>
                <w:rFonts w:ascii="Times New Roman" w:hAnsi="Times New Roman" w:cs="Times New Roman"/>
                <w:bCs/>
                <w:sz w:val="16"/>
                <w:szCs w:val="16"/>
              </w:rPr>
              <w:pPrChange w:id="723" w:author="user" w:date="2024-08-14T19:40:00Z" w16du:dateUtc="2024-08-14T16:40:00Z">
                <w:pPr>
                  <w:jc w:val="both"/>
                </w:pPr>
              </w:pPrChange>
            </w:pPr>
            <w:r w:rsidRPr="0091231C">
              <w:rPr>
                <w:rFonts w:ascii="Times New Roman" w:hAnsi="Times New Roman" w:cs="Times New Roman"/>
                <w:bCs/>
                <w:sz w:val="16"/>
                <w:szCs w:val="16"/>
              </w:rPr>
              <w:t>100</w:t>
            </w:r>
            <w:del w:id="724"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725"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480</w:t>
            </w:r>
          </w:p>
        </w:tc>
        <w:tc>
          <w:tcPr>
            <w:tcW w:w="787" w:type="dxa"/>
            <w:vAlign w:val="center"/>
          </w:tcPr>
          <w:p w14:paraId="2D4433FC" w14:textId="201874F2" w:rsidR="00C700B4" w:rsidRPr="0091231C" w:rsidRDefault="00C700B4">
            <w:pPr>
              <w:jc w:val="center"/>
              <w:rPr>
                <w:rFonts w:ascii="Times New Roman" w:hAnsi="Times New Roman" w:cs="Times New Roman"/>
                <w:bCs/>
                <w:sz w:val="16"/>
                <w:szCs w:val="16"/>
              </w:rPr>
              <w:pPrChange w:id="726" w:author="user" w:date="2024-08-14T19:40:00Z" w16du:dateUtc="2024-08-14T16:40:00Z">
                <w:pPr>
                  <w:jc w:val="both"/>
                </w:pPr>
              </w:pPrChange>
            </w:pPr>
            <w:r w:rsidRPr="0091231C">
              <w:rPr>
                <w:rFonts w:ascii="Times New Roman" w:hAnsi="Times New Roman" w:cs="Times New Roman"/>
                <w:bCs/>
                <w:sz w:val="16"/>
                <w:szCs w:val="16"/>
              </w:rPr>
              <w:t>23</w:t>
            </w:r>
            <w:del w:id="727" w:author="user" w:date="2024-08-14T19:39:00Z" w16du:dateUtc="2024-08-14T16:39:00Z">
              <w:r w:rsidRPr="0091231C" w:rsidDel="0091231C">
                <w:rPr>
                  <w:rFonts w:ascii="Times New Roman" w:hAnsi="Times New Roman" w:cs="Times New Roman"/>
                  <w:bCs/>
                  <w:sz w:val="16"/>
                  <w:szCs w:val="16"/>
                </w:rPr>
                <w:delText xml:space="preserve"> – </w:delText>
              </w:r>
            </w:del>
            <w:ins w:id="728" w:author="user" w:date="2024-08-14T19:39:00Z" w16du:dateUtc="2024-08-14T16:39:00Z">
              <w:r w:rsidR="0091231C">
                <w:rPr>
                  <w:rFonts w:ascii="Times New Roman" w:hAnsi="Times New Roman" w:cs="Times New Roman"/>
                  <w:bCs/>
                  <w:sz w:val="16"/>
                  <w:szCs w:val="16"/>
                </w:rPr>
                <w:t>-</w:t>
              </w:r>
            </w:ins>
            <w:r w:rsidRPr="0091231C">
              <w:rPr>
                <w:rFonts w:ascii="Times New Roman" w:hAnsi="Times New Roman" w:cs="Times New Roman"/>
                <w:bCs/>
                <w:sz w:val="16"/>
                <w:szCs w:val="16"/>
              </w:rPr>
              <w:t>322</w:t>
            </w:r>
          </w:p>
        </w:tc>
        <w:tc>
          <w:tcPr>
            <w:tcW w:w="724" w:type="dxa"/>
            <w:vAlign w:val="center"/>
          </w:tcPr>
          <w:p w14:paraId="2C8B1F98" w14:textId="77777777" w:rsidR="00C700B4" w:rsidRPr="0091231C" w:rsidRDefault="00C700B4">
            <w:pPr>
              <w:jc w:val="center"/>
              <w:rPr>
                <w:rFonts w:ascii="Times New Roman" w:hAnsi="Times New Roman" w:cs="Times New Roman"/>
                <w:bCs/>
                <w:sz w:val="16"/>
                <w:szCs w:val="16"/>
              </w:rPr>
              <w:pPrChange w:id="729" w:author="user" w:date="2024-08-14T19:42:00Z" w16du:dateUtc="2024-08-14T16:42:00Z">
                <w:pPr>
                  <w:jc w:val="both"/>
                </w:pPr>
              </w:pPrChange>
            </w:pPr>
            <w:r w:rsidRPr="0091231C">
              <w:rPr>
                <w:rFonts w:ascii="Times New Roman" w:hAnsi="Times New Roman" w:cs="Times New Roman"/>
                <w:bCs/>
                <w:sz w:val="16"/>
                <w:szCs w:val="16"/>
              </w:rPr>
              <w:t>438</w:t>
            </w:r>
          </w:p>
        </w:tc>
        <w:tc>
          <w:tcPr>
            <w:tcW w:w="816" w:type="dxa"/>
            <w:vAlign w:val="center"/>
          </w:tcPr>
          <w:p w14:paraId="7047C3E9" w14:textId="704F6C05" w:rsidR="00C700B4" w:rsidRPr="0091231C" w:rsidRDefault="00C700B4">
            <w:pPr>
              <w:jc w:val="center"/>
              <w:rPr>
                <w:rFonts w:ascii="Times New Roman" w:hAnsi="Times New Roman" w:cs="Times New Roman"/>
                <w:bCs/>
                <w:sz w:val="16"/>
                <w:szCs w:val="16"/>
              </w:rPr>
              <w:pPrChange w:id="730" w:author="user" w:date="2024-08-14T19:40:00Z" w16du:dateUtc="2024-08-14T16:40:00Z">
                <w:pPr>
                  <w:jc w:val="both"/>
                </w:pPr>
              </w:pPrChange>
            </w:pPr>
            <w:r w:rsidRPr="0091231C">
              <w:rPr>
                <w:rFonts w:ascii="Times New Roman" w:hAnsi="Times New Roman" w:cs="Times New Roman"/>
                <w:bCs/>
                <w:sz w:val="16"/>
                <w:szCs w:val="16"/>
              </w:rPr>
              <w:t>0.001706</w:t>
            </w:r>
          </w:p>
        </w:tc>
        <w:tc>
          <w:tcPr>
            <w:tcW w:w="715" w:type="dxa"/>
            <w:vAlign w:val="center"/>
          </w:tcPr>
          <w:p w14:paraId="0C33BC9B" w14:textId="5A62AE80" w:rsidR="00C700B4" w:rsidRPr="0091231C" w:rsidRDefault="00C700B4">
            <w:pPr>
              <w:jc w:val="center"/>
              <w:rPr>
                <w:rFonts w:ascii="Times New Roman" w:hAnsi="Times New Roman" w:cs="Times New Roman"/>
                <w:bCs/>
                <w:sz w:val="16"/>
                <w:szCs w:val="16"/>
              </w:rPr>
              <w:pPrChange w:id="731" w:author="user" w:date="2024-08-14T19:40:00Z" w16du:dateUtc="2024-08-14T16:40:00Z">
                <w:pPr>
                  <w:jc w:val="both"/>
                </w:pPr>
              </w:pPrChange>
            </w:pPr>
            <w:r w:rsidRPr="0091231C">
              <w:rPr>
                <w:rFonts w:ascii="Times New Roman" w:hAnsi="Times New Roman" w:cs="Times New Roman"/>
                <w:bCs/>
                <w:sz w:val="16"/>
                <w:szCs w:val="16"/>
              </w:rPr>
              <w:t>3.14</w:t>
            </w:r>
          </w:p>
        </w:tc>
        <w:tc>
          <w:tcPr>
            <w:tcW w:w="715" w:type="dxa"/>
            <w:vAlign w:val="center"/>
          </w:tcPr>
          <w:p w14:paraId="37D73CA2" w14:textId="5EE552D9" w:rsidR="00C700B4" w:rsidRPr="0091231C" w:rsidRDefault="00C700B4">
            <w:pPr>
              <w:jc w:val="center"/>
              <w:rPr>
                <w:rFonts w:ascii="Times New Roman" w:hAnsi="Times New Roman" w:cs="Times New Roman"/>
                <w:bCs/>
                <w:sz w:val="16"/>
                <w:szCs w:val="16"/>
              </w:rPr>
              <w:pPrChange w:id="732" w:author="user" w:date="2024-08-14T19:40:00Z" w16du:dateUtc="2024-08-14T16:40:00Z">
                <w:pPr>
                  <w:jc w:val="both"/>
                </w:pPr>
              </w:pPrChange>
            </w:pPr>
            <w:r w:rsidRPr="0091231C">
              <w:rPr>
                <w:rFonts w:ascii="Times New Roman" w:hAnsi="Times New Roman" w:cs="Times New Roman"/>
                <w:bCs/>
                <w:sz w:val="16"/>
                <w:szCs w:val="16"/>
              </w:rPr>
              <w:t>0.97</w:t>
            </w:r>
          </w:p>
        </w:tc>
        <w:tc>
          <w:tcPr>
            <w:tcW w:w="799" w:type="dxa"/>
            <w:vAlign w:val="center"/>
          </w:tcPr>
          <w:p w14:paraId="573DE0C7" w14:textId="77777777" w:rsidR="00C700B4" w:rsidRPr="0091231C" w:rsidRDefault="00C700B4">
            <w:pPr>
              <w:jc w:val="center"/>
              <w:rPr>
                <w:rFonts w:ascii="Times New Roman" w:hAnsi="Times New Roman" w:cs="Times New Roman"/>
                <w:bCs/>
                <w:sz w:val="16"/>
                <w:szCs w:val="16"/>
              </w:rPr>
              <w:pPrChange w:id="733"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05C4DB2B" w14:textId="77777777" w:rsidTr="00C700B4">
        <w:trPr>
          <w:jc w:val="center"/>
        </w:trPr>
        <w:tc>
          <w:tcPr>
            <w:tcW w:w="1017" w:type="dxa"/>
            <w:vMerge/>
            <w:vAlign w:val="center"/>
          </w:tcPr>
          <w:p w14:paraId="1C854C3C" w14:textId="77777777" w:rsidR="00C700B4" w:rsidRPr="0091231C" w:rsidRDefault="00C700B4">
            <w:pPr>
              <w:jc w:val="center"/>
              <w:rPr>
                <w:rFonts w:ascii="Times New Roman" w:hAnsi="Times New Roman" w:cs="Times New Roman"/>
                <w:bCs/>
                <w:sz w:val="16"/>
                <w:szCs w:val="16"/>
              </w:rPr>
              <w:pPrChange w:id="734" w:author="user" w:date="2024-08-14T21:07:00Z" w16du:dateUtc="2024-08-14T18:07:00Z">
                <w:pPr>
                  <w:jc w:val="both"/>
                </w:pPr>
              </w:pPrChange>
            </w:pPr>
          </w:p>
        </w:tc>
        <w:tc>
          <w:tcPr>
            <w:tcW w:w="1150" w:type="dxa"/>
            <w:vMerge/>
            <w:vAlign w:val="center"/>
          </w:tcPr>
          <w:p w14:paraId="40CA52F8" w14:textId="77777777" w:rsidR="00C700B4" w:rsidRPr="0091231C" w:rsidRDefault="00C700B4">
            <w:pPr>
              <w:jc w:val="center"/>
              <w:rPr>
                <w:rFonts w:ascii="Times New Roman" w:hAnsi="Times New Roman" w:cs="Times New Roman"/>
                <w:bCs/>
                <w:sz w:val="16"/>
                <w:szCs w:val="16"/>
              </w:rPr>
              <w:pPrChange w:id="735" w:author="user" w:date="2024-08-14T21:03:00Z" w16du:dateUtc="2024-08-14T18:03:00Z">
                <w:pPr>
                  <w:jc w:val="both"/>
                </w:pPr>
              </w:pPrChange>
            </w:pPr>
          </w:p>
        </w:tc>
        <w:tc>
          <w:tcPr>
            <w:tcW w:w="760" w:type="dxa"/>
            <w:vMerge/>
            <w:vAlign w:val="center"/>
          </w:tcPr>
          <w:p w14:paraId="2CDDBE46" w14:textId="77777777" w:rsidR="00C700B4" w:rsidRPr="0091231C" w:rsidRDefault="00C700B4">
            <w:pPr>
              <w:jc w:val="center"/>
              <w:rPr>
                <w:rFonts w:ascii="Times New Roman" w:hAnsi="Times New Roman" w:cs="Times New Roman"/>
                <w:bCs/>
                <w:sz w:val="16"/>
                <w:szCs w:val="16"/>
              </w:rPr>
              <w:pPrChange w:id="736" w:author="user" w:date="2024-08-14T19:42:00Z" w16du:dateUtc="2024-08-14T16:42:00Z">
                <w:pPr>
                  <w:jc w:val="both"/>
                </w:pPr>
              </w:pPrChange>
            </w:pPr>
          </w:p>
        </w:tc>
        <w:tc>
          <w:tcPr>
            <w:tcW w:w="793" w:type="dxa"/>
            <w:vAlign w:val="center"/>
          </w:tcPr>
          <w:p w14:paraId="51D95686" w14:textId="77777777" w:rsidR="00C700B4" w:rsidRPr="0091231C" w:rsidRDefault="00C700B4">
            <w:pPr>
              <w:jc w:val="center"/>
              <w:rPr>
                <w:rFonts w:ascii="Times New Roman" w:hAnsi="Times New Roman" w:cs="Times New Roman"/>
                <w:bCs/>
                <w:sz w:val="16"/>
                <w:szCs w:val="16"/>
              </w:rPr>
              <w:pPrChange w:id="737"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19D93D61" w14:textId="44672932" w:rsidR="00C700B4" w:rsidRPr="0091231C" w:rsidRDefault="00C700B4">
            <w:pPr>
              <w:jc w:val="center"/>
              <w:rPr>
                <w:rFonts w:ascii="Times New Roman" w:hAnsi="Times New Roman" w:cs="Times New Roman"/>
                <w:bCs/>
                <w:sz w:val="16"/>
                <w:szCs w:val="16"/>
              </w:rPr>
              <w:pPrChange w:id="738" w:author="user" w:date="2024-08-14T19:40:00Z" w16du:dateUtc="2024-08-14T16:40:00Z">
                <w:pPr>
                  <w:jc w:val="both"/>
                </w:pPr>
              </w:pPrChange>
            </w:pPr>
            <w:r w:rsidRPr="0091231C">
              <w:rPr>
                <w:rFonts w:ascii="Times New Roman" w:hAnsi="Times New Roman" w:cs="Times New Roman"/>
                <w:bCs/>
                <w:sz w:val="16"/>
                <w:szCs w:val="16"/>
              </w:rPr>
              <w:t>119</w:t>
            </w:r>
            <w:del w:id="739"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740"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420</w:t>
            </w:r>
          </w:p>
        </w:tc>
        <w:tc>
          <w:tcPr>
            <w:tcW w:w="787" w:type="dxa"/>
            <w:vAlign w:val="center"/>
          </w:tcPr>
          <w:p w14:paraId="3E147EE4" w14:textId="3D81C96D" w:rsidR="00C700B4" w:rsidRPr="0091231C" w:rsidRDefault="0091231C">
            <w:pPr>
              <w:ind w:hanging="84"/>
              <w:jc w:val="center"/>
              <w:rPr>
                <w:rFonts w:ascii="Times New Roman" w:hAnsi="Times New Roman" w:cs="Times New Roman"/>
                <w:bCs/>
                <w:sz w:val="16"/>
                <w:szCs w:val="16"/>
              </w:rPr>
              <w:pPrChange w:id="741" w:author="user" w:date="2024-08-14T19:40:00Z" w16du:dateUtc="2024-08-14T16:40:00Z">
                <w:pPr>
                  <w:jc w:val="both"/>
                </w:pPr>
              </w:pPrChange>
            </w:pPr>
            <w:ins w:id="742" w:author="user" w:date="2024-08-14T19:41:00Z" w16du:dateUtc="2024-08-14T16:41:00Z">
              <w:r>
                <w:rPr>
                  <w:rFonts w:ascii="Times New Roman" w:hAnsi="Times New Roman" w:cs="Times New Roman"/>
                  <w:bCs/>
                  <w:sz w:val="16"/>
                  <w:szCs w:val="16"/>
                </w:rPr>
                <w:t xml:space="preserve">  </w:t>
              </w:r>
            </w:ins>
            <w:r w:rsidR="00C700B4" w:rsidRPr="0091231C">
              <w:rPr>
                <w:rFonts w:ascii="Times New Roman" w:hAnsi="Times New Roman" w:cs="Times New Roman"/>
                <w:bCs/>
                <w:sz w:val="16"/>
                <w:szCs w:val="16"/>
              </w:rPr>
              <w:t>43.5</w:t>
            </w:r>
            <w:del w:id="743" w:author="user" w:date="2024-08-14T19:39:00Z" w16du:dateUtc="2024-08-14T16:39:00Z">
              <w:r w:rsidR="00C700B4" w:rsidRPr="0091231C" w:rsidDel="0091231C">
                <w:rPr>
                  <w:rFonts w:ascii="Times New Roman" w:hAnsi="Times New Roman" w:cs="Times New Roman"/>
                  <w:bCs/>
                  <w:sz w:val="16"/>
                  <w:szCs w:val="16"/>
                </w:rPr>
                <w:delText xml:space="preserve"> </w:delText>
              </w:r>
            </w:del>
            <w:r w:rsidR="00C700B4" w:rsidRPr="0091231C">
              <w:rPr>
                <w:rFonts w:ascii="Times New Roman" w:hAnsi="Times New Roman" w:cs="Times New Roman"/>
                <w:bCs/>
                <w:sz w:val="16"/>
                <w:szCs w:val="16"/>
              </w:rPr>
              <w:t>-</w:t>
            </w:r>
            <w:del w:id="744" w:author="user" w:date="2024-08-14T19:39:00Z" w16du:dateUtc="2024-08-14T16:39:00Z">
              <w:r w:rsidR="00C700B4" w:rsidRPr="0091231C" w:rsidDel="0091231C">
                <w:rPr>
                  <w:rFonts w:ascii="Times New Roman" w:hAnsi="Times New Roman" w:cs="Times New Roman"/>
                  <w:bCs/>
                  <w:sz w:val="16"/>
                  <w:szCs w:val="16"/>
                </w:rPr>
                <w:delText xml:space="preserve"> </w:delText>
              </w:r>
            </w:del>
            <w:r w:rsidR="00C700B4" w:rsidRPr="0091231C">
              <w:rPr>
                <w:rFonts w:ascii="Times New Roman" w:hAnsi="Times New Roman" w:cs="Times New Roman"/>
                <w:bCs/>
                <w:sz w:val="16"/>
                <w:szCs w:val="16"/>
              </w:rPr>
              <w:t>190</w:t>
            </w:r>
          </w:p>
        </w:tc>
        <w:tc>
          <w:tcPr>
            <w:tcW w:w="724" w:type="dxa"/>
            <w:vAlign w:val="center"/>
          </w:tcPr>
          <w:p w14:paraId="3354C3B3" w14:textId="77777777" w:rsidR="00C700B4" w:rsidRPr="0091231C" w:rsidRDefault="00C700B4">
            <w:pPr>
              <w:jc w:val="center"/>
              <w:rPr>
                <w:rFonts w:ascii="Times New Roman" w:hAnsi="Times New Roman" w:cs="Times New Roman"/>
                <w:bCs/>
                <w:sz w:val="16"/>
                <w:szCs w:val="16"/>
              </w:rPr>
              <w:pPrChange w:id="745" w:author="user" w:date="2024-08-14T19:42:00Z" w16du:dateUtc="2024-08-14T16:42:00Z">
                <w:pPr>
                  <w:jc w:val="both"/>
                </w:pPr>
              </w:pPrChange>
            </w:pPr>
            <w:r w:rsidRPr="0091231C">
              <w:rPr>
                <w:rFonts w:ascii="Times New Roman" w:hAnsi="Times New Roman" w:cs="Times New Roman"/>
                <w:bCs/>
                <w:sz w:val="16"/>
                <w:szCs w:val="16"/>
              </w:rPr>
              <w:t>357</w:t>
            </w:r>
          </w:p>
        </w:tc>
        <w:tc>
          <w:tcPr>
            <w:tcW w:w="816" w:type="dxa"/>
            <w:vAlign w:val="center"/>
          </w:tcPr>
          <w:p w14:paraId="55E47FD2" w14:textId="30B062F6" w:rsidR="00C700B4" w:rsidRPr="0091231C" w:rsidRDefault="00C700B4">
            <w:pPr>
              <w:jc w:val="center"/>
              <w:rPr>
                <w:rFonts w:ascii="Times New Roman" w:hAnsi="Times New Roman" w:cs="Times New Roman"/>
                <w:bCs/>
                <w:sz w:val="16"/>
                <w:szCs w:val="16"/>
              </w:rPr>
              <w:pPrChange w:id="746" w:author="user" w:date="2024-08-14T19:40:00Z" w16du:dateUtc="2024-08-14T16:40:00Z">
                <w:pPr>
                  <w:jc w:val="both"/>
                </w:pPr>
              </w:pPrChange>
            </w:pPr>
            <w:r w:rsidRPr="0091231C">
              <w:rPr>
                <w:rFonts w:ascii="Times New Roman" w:hAnsi="Times New Roman" w:cs="Times New Roman"/>
                <w:bCs/>
                <w:sz w:val="16"/>
                <w:szCs w:val="16"/>
              </w:rPr>
              <w:t>0.001688</w:t>
            </w:r>
          </w:p>
        </w:tc>
        <w:tc>
          <w:tcPr>
            <w:tcW w:w="715" w:type="dxa"/>
            <w:vAlign w:val="center"/>
          </w:tcPr>
          <w:p w14:paraId="3A08744E" w14:textId="6C7EA2EF" w:rsidR="00C700B4" w:rsidRPr="0091231C" w:rsidRDefault="00C700B4">
            <w:pPr>
              <w:jc w:val="center"/>
              <w:rPr>
                <w:rFonts w:ascii="Times New Roman" w:hAnsi="Times New Roman" w:cs="Times New Roman"/>
                <w:bCs/>
                <w:sz w:val="16"/>
                <w:szCs w:val="16"/>
              </w:rPr>
              <w:pPrChange w:id="747" w:author="user" w:date="2024-08-14T19:40:00Z" w16du:dateUtc="2024-08-14T16:40:00Z">
                <w:pPr>
                  <w:jc w:val="both"/>
                </w:pPr>
              </w:pPrChange>
            </w:pPr>
            <w:r w:rsidRPr="0091231C">
              <w:rPr>
                <w:rFonts w:ascii="Times New Roman" w:hAnsi="Times New Roman" w:cs="Times New Roman"/>
                <w:bCs/>
                <w:sz w:val="16"/>
                <w:szCs w:val="16"/>
              </w:rPr>
              <w:t>3.14</w:t>
            </w:r>
          </w:p>
        </w:tc>
        <w:tc>
          <w:tcPr>
            <w:tcW w:w="715" w:type="dxa"/>
            <w:vAlign w:val="center"/>
          </w:tcPr>
          <w:p w14:paraId="7162A614" w14:textId="44950BC6" w:rsidR="00C700B4" w:rsidRPr="0091231C" w:rsidRDefault="00C700B4">
            <w:pPr>
              <w:jc w:val="center"/>
              <w:rPr>
                <w:rFonts w:ascii="Times New Roman" w:hAnsi="Times New Roman" w:cs="Times New Roman"/>
                <w:bCs/>
                <w:sz w:val="16"/>
                <w:szCs w:val="16"/>
              </w:rPr>
              <w:pPrChange w:id="748" w:author="user" w:date="2024-08-14T19:40:00Z" w16du:dateUtc="2024-08-14T16:40:00Z">
                <w:pPr>
                  <w:jc w:val="both"/>
                </w:pPr>
              </w:pPrChange>
            </w:pPr>
            <w:r w:rsidRPr="0091231C">
              <w:rPr>
                <w:rFonts w:ascii="Times New Roman" w:hAnsi="Times New Roman" w:cs="Times New Roman"/>
                <w:bCs/>
                <w:sz w:val="16"/>
                <w:szCs w:val="16"/>
              </w:rPr>
              <w:t>0.97</w:t>
            </w:r>
          </w:p>
        </w:tc>
        <w:tc>
          <w:tcPr>
            <w:tcW w:w="799" w:type="dxa"/>
            <w:vAlign w:val="center"/>
          </w:tcPr>
          <w:p w14:paraId="708A53FC" w14:textId="77777777" w:rsidR="00C700B4" w:rsidRPr="0091231C" w:rsidRDefault="00C700B4">
            <w:pPr>
              <w:jc w:val="center"/>
              <w:rPr>
                <w:rFonts w:ascii="Times New Roman" w:hAnsi="Times New Roman" w:cs="Times New Roman"/>
                <w:bCs/>
                <w:sz w:val="16"/>
                <w:szCs w:val="16"/>
              </w:rPr>
              <w:pPrChange w:id="749"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5A59DB8D" w14:textId="77777777" w:rsidTr="00C700B4">
        <w:trPr>
          <w:jc w:val="center"/>
        </w:trPr>
        <w:tc>
          <w:tcPr>
            <w:tcW w:w="1017" w:type="dxa"/>
            <w:vMerge w:val="restart"/>
            <w:vAlign w:val="center"/>
          </w:tcPr>
          <w:p w14:paraId="6C18B465" w14:textId="0DA10945" w:rsidR="00C700B4" w:rsidRPr="0091231C" w:rsidRDefault="00C700B4">
            <w:pPr>
              <w:jc w:val="center"/>
              <w:rPr>
                <w:rFonts w:ascii="Times New Roman" w:hAnsi="Times New Roman" w:cs="Times New Roman"/>
                <w:bCs/>
                <w:sz w:val="16"/>
                <w:szCs w:val="16"/>
              </w:rPr>
              <w:pPrChange w:id="750" w:author="user" w:date="2024-08-14T21:07:00Z" w16du:dateUtc="2024-08-14T18:07:00Z">
                <w:pPr>
                  <w:jc w:val="both"/>
                </w:pPr>
              </w:pPrChange>
            </w:pPr>
            <w:r w:rsidRPr="0091231C">
              <w:rPr>
                <w:rFonts w:ascii="Times New Roman" w:hAnsi="Times New Roman" w:cs="Times New Roman"/>
                <w:bCs/>
                <w:sz w:val="16"/>
                <w:szCs w:val="16"/>
              </w:rPr>
              <w:t xml:space="preserve">D’Iglio et al. </w:t>
            </w:r>
            <w:r w:rsidR="00692DD0" w:rsidRPr="0091231C">
              <w:rPr>
                <w:rFonts w:ascii="Times New Roman" w:hAnsi="Times New Roman" w:cs="Times New Roman"/>
                <w:bCs/>
                <w:sz w:val="16"/>
                <w:szCs w:val="16"/>
              </w:rPr>
              <w:t>(</w:t>
            </w:r>
            <w:r w:rsidRPr="0091231C">
              <w:rPr>
                <w:rFonts w:ascii="Times New Roman" w:hAnsi="Times New Roman" w:cs="Times New Roman"/>
                <w:bCs/>
                <w:sz w:val="16"/>
                <w:szCs w:val="16"/>
              </w:rPr>
              <w:t>2021</w:t>
            </w:r>
            <w:r w:rsidR="00692DD0" w:rsidRPr="0091231C">
              <w:rPr>
                <w:rFonts w:ascii="Times New Roman" w:hAnsi="Times New Roman" w:cs="Times New Roman"/>
                <w:bCs/>
                <w:sz w:val="16"/>
                <w:szCs w:val="16"/>
              </w:rPr>
              <w:t>)</w:t>
            </w:r>
          </w:p>
        </w:tc>
        <w:tc>
          <w:tcPr>
            <w:tcW w:w="1150" w:type="dxa"/>
            <w:vMerge w:val="restart"/>
            <w:vAlign w:val="center"/>
          </w:tcPr>
          <w:p w14:paraId="0ACD743D" w14:textId="77777777" w:rsidR="00C700B4" w:rsidRPr="0091231C" w:rsidRDefault="00C700B4">
            <w:pPr>
              <w:jc w:val="center"/>
              <w:rPr>
                <w:rFonts w:ascii="Times New Roman" w:hAnsi="Times New Roman" w:cs="Times New Roman"/>
                <w:bCs/>
                <w:sz w:val="16"/>
                <w:szCs w:val="16"/>
              </w:rPr>
              <w:pPrChange w:id="751" w:author="user" w:date="2024-08-14T21:03:00Z" w16du:dateUtc="2024-08-14T18:03:00Z">
                <w:pPr>
                  <w:jc w:val="both"/>
                </w:pPr>
              </w:pPrChange>
            </w:pPr>
            <w:r w:rsidRPr="0091231C">
              <w:rPr>
                <w:rFonts w:ascii="Times New Roman" w:hAnsi="Times New Roman" w:cs="Times New Roman"/>
                <w:bCs/>
                <w:sz w:val="16"/>
                <w:szCs w:val="16"/>
              </w:rPr>
              <w:t>South Tyrrhenian Sea</w:t>
            </w:r>
          </w:p>
        </w:tc>
        <w:tc>
          <w:tcPr>
            <w:tcW w:w="760" w:type="dxa"/>
            <w:vMerge w:val="restart"/>
            <w:vAlign w:val="center"/>
          </w:tcPr>
          <w:p w14:paraId="06F11138" w14:textId="77777777" w:rsidR="00C700B4" w:rsidRPr="0091231C" w:rsidRDefault="00C700B4">
            <w:pPr>
              <w:jc w:val="center"/>
              <w:rPr>
                <w:rFonts w:ascii="Times New Roman" w:hAnsi="Times New Roman" w:cs="Times New Roman"/>
                <w:bCs/>
                <w:sz w:val="16"/>
                <w:szCs w:val="16"/>
              </w:rPr>
              <w:pPrChange w:id="752" w:author="user" w:date="2024-08-14T19:42:00Z" w16du:dateUtc="2024-08-14T16:42:00Z">
                <w:pPr>
                  <w:jc w:val="both"/>
                </w:pPr>
              </w:pPrChange>
            </w:pPr>
            <w:r w:rsidRPr="0091231C">
              <w:rPr>
                <w:rFonts w:ascii="Times New Roman" w:hAnsi="Times New Roman" w:cs="Times New Roman"/>
                <w:bCs/>
                <w:sz w:val="16"/>
                <w:szCs w:val="16"/>
              </w:rPr>
              <w:t>-</w:t>
            </w:r>
          </w:p>
        </w:tc>
        <w:tc>
          <w:tcPr>
            <w:tcW w:w="793" w:type="dxa"/>
            <w:vAlign w:val="center"/>
          </w:tcPr>
          <w:p w14:paraId="692E48A3" w14:textId="77777777" w:rsidR="00C700B4" w:rsidRPr="0091231C" w:rsidRDefault="00C700B4">
            <w:pPr>
              <w:jc w:val="center"/>
              <w:rPr>
                <w:rFonts w:ascii="Times New Roman" w:hAnsi="Times New Roman" w:cs="Times New Roman"/>
                <w:bCs/>
                <w:sz w:val="16"/>
                <w:szCs w:val="16"/>
              </w:rPr>
              <w:pPrChange w:id="753" w:author="user" w:date="2024-08-14T19:42:00Z" w16du:dateUtc="2024-08-14T16:42:00Z">
                <w:pPr>
                  <w:jc w:val="both"/>
                </w:pPr>
              </w:pPrChange>
            </w:pPr>
            <w:r w:rsidRPr="0091231C">
              <w:rPr>
                <w:rFonts w:ascii="Times New Roman" w:hAnsi="Times New Roman" w:cs="Times New Roman"/>
                <w:bCs/>
                <w:sz w:val="16"/>
                <w:szCs w:val="16"/>
              </w:rPr>
              <w:t>F</w:t>
            </w:r>
          </w:p>
        </w:tc>
        <w:tc>
          <w:tcPr>
            <w:tcW w:w="784" w:type="dxa"/>
            <w:vAlign w:val="center"/>
          </w:tcPr>
          <w:p w14:paraId="2FA5975E" w14:textId="038D2B4A" w:rsidR="00C700B4" w:rsidRPr="0091231C" w:rsidRDefault="00C700B4">
            <w:pPr>
              <w:jc w:val="center"/>
              <w:rPr>
                <w:rFonts w:ascii="Times New Roman" w:hAnsi="Times New Roman" w:cs="Times New Roman"/>
                <w:bCs/>
                <w:sz w:val="16"/>
                <w:szCs w:val="16"/>
              </w:rPr>
              <w:pPrChange w:id="754" w:author="user" w:date="2024-08-14T19:40:00Z" w16du:dateUtc="2024-08-14T16:40:00Z">
                <w:pPr>
                  <w:jc w:val="both"/>
                </w:pPr>
              </w:pPrChange>
            </w:pPr>
            <w:r w:rsidRPr="0091231C">
              <w:rPr>
                <w:rFonts w:ascii="Times New Roman" w:hAnsi="Times New Roman" w:cs="Times New Roman"/>
                <w:bCs/>
                <w:sz w:val="16"/>
                <w:szCs w:val="16"/>
              </w:rPr>
              <w:t>145</w:t>
            </w:r>
            <w:del w:id="755"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756" w:author="user" w:date="2024-08-14T19:38:00Z" w16du:dateUtc="2024-08-14T16:38: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520</w:t>
            </w:r>
          </w:p>
        </w:tc>
        <w:tc>
          <w:tcPr>
            <w:tcW w:w="787" w:type="dxa"/>
            <w:vAlign w:val="center"/>
          </w:tcPr>
          <w:p w14:paraId="7EACB82D" w14:textId="219630F3" w:rsidR="00C700B4" w:rsidRPr="0091231C" w:rsidRDefault="00C700B4">
            <w:pPr>
              <w:jc w:val="center"/>
              <w:rPr>
                <w:rFonts w:ascii="Times New Roman" w:hAnsi="Times New Roman" w:cs="Times New Roman"/>
                <w:bCs/>
                <w:sz w:val="16"/>
                <w:szCs w:val="16"/>
              </w:rPr>
              <w:pPrChange w:id="757" w:author="user" w:date="2024-08-14T19:40:00Z" w16du:dateUtc="2024-08-14T16:40:00Z">
                <w:pPr>
                  <w:jc w:val="both"/>
                </w:pPr>
              </w:pPrChange>
            </w:pPr>
            <w:r w:rsidRPr="0091231C">
              <w:rPr>
                <w:rFonts w:ascii="Times New Roman" w:hAnsi="Times New Roman" w:cs="Times New Roman"/>
                <w:bCs/>
                <w:sz w:val="16"/>
                <w:szCs w:val="16"/>
              </w:rPr>
              <w:t>9.5</w:t>
            </w:r>
            <w:del w:id="758" w:author="user" w:date="2024-08-14T19:39:00Z" w16du:dateUtc="2024-08-14T16:39: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759" w:author="user" w:date="2024-08-14T19:39:00Z" w16du:dateUtc="2024-08-14T16:39: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538</w:t>
            </w:r>
          </w:p>
        </w:tc>
        <w:tc>
          <w:tcPr>
            <w:tcW w:w="724" w:type="dxa"/>
            <w:vAlign w:val="center"/>
          </w:tcPr>
          <w:p w14:paraId="43229E0B" w14:textId="77777777" w:rsidR="00C700B4" w:rsidRPr="0091231C" w:rsidRDefault="00C700B4">
            <w:pPr>
              <w:jc w:val="center"/>
              <w:rPr>
                <w:rFonts w:ascii="Times New Roman" w:hAnsi="Times New Roman" w:cs="Times New Roman"/>
                <w:bCs/>
                <w:sz w:val="16"/>
                <w:szCs w:val="16"/>
              </w:rPr>
              <w:pPrChange w:id="760" w:author="user" w:date="2024-08-14T19:42:00Z" w16du:dateUtc="2024-08-14T16:42:00Z">
                <w:pPr>
                  <w:jc w:val="both"/>
                </w:pPr>
              </w:pPrChange>
            </w:pPr>
            <w:r w:rsidRPr="0091231C">
              <w:rPr>
                <w:rFonts w:ascii="Times New Roman" w:hAnsi="Times New Roman" w:cs="Times New Roman"/>
                <w:bCs/>
                <w:sz w:val="16"/>
                <w:szCs w:val="16"/>
              </w:rPr>
              <w:t>127</w:t>
            </w:r>
          </w:p>
        </w:tc>
        <w:tc>
          <w:tcPr>
            <w:tcW w:w="816" w:type="dxa"/>
            <w:vAlign w:val="center"/>
          </w:tcPr>
          <w:p w14:paraId="2215E40A" w14:textId="3CB20055" w:rsidR="00C700B4" w:rsidRPr="0091231C" w:rsidRDefault="00C700B4">
            <w:pPr>
              <w:jc w:val="center"/>
              <w:rPr>
                <w:rFonts w:ascii="Times New Roman" w:hAnsi="Times New Roman" w:cs="Times New Roman"/>
                <w:bCs/>
                <w:sz w:val="16"/>
                <w:szCs w:val="16"/>
              </w:rPr>
              <w:pPrChange w:id="761" w:author="user" w:date="2024-08-14T19:40:00Z" w16du:dateUtc="2024-08-14T16:40:00Z">
                <w:pPr>
                  <w:jc w:val="both"/>
                </w:pPr>
              </w:pPrChange>
            </w:pPr>
            <w:r w:rsidRPr="0091231C">
              <w:rPr>
                <w:rFonts w:ascii="Times New Roman" w:hAnsi="Times New Roman" w:cs="Times New Roman"/>
                <w:bCs/>
                <w:sz w:val="16"/>
                <w:szCs w:val="16"/>
              </w:rPr>
              <w:t>0.001</w:t>
            </w:r>
          </w:p>
        </w:tc>
        <w:tc>
          <w:tcPr>
            <w:tcW w:w="715" w:type="dxa"/>
            <w:vAlign w:val="center"/>
          </w:tcPr>
          <w:p w14:paraId="3CDA1785" w14:textId="5282569E" w:rsidR="00C700B4" w:rsidRPr="0091231C" w:rsidRDefault="00C700B4">
            <w:pPr>
              <w:jc w:val="center"/>
              <w:rPr>
                <w:rFonts w:ascii="Times New Roman" w:hAnsi="Times New Roman" w:cs="Times New Roman"/>
                <w:bCs/>
                <w:sz w:val="16"/>
                <w:szCs w:val="16"/>
              </w:rPr>
              <w:pPrChange w:id="762" w:author="user" w:date="2024-08-14T19:40:00Z" w16du:dateUtc="2024-08-14T16:40:00Z">
                <w:pPr>
                  <w:jc w:val="both"/>
                </w:pPr>
              </w:pPrChange>
            </w:pPr>
            <w:r w:rsidRPr="0091231C">
              <w:rPr>
                <w:rFonts w:ascii="Times New Roman" w:hAnsi="Times New Roman" w:cs="Times New Roman"/>
                <w:bCs/>
                <w:sz w:val="16"/>
                <w:szCs w:val="16"/>
              </w:rPr>
              <w:t>3.20</w:t>
            </w:r>
          </w:p>
        </w:tc>
        <w:tc>
          <w:tcPr>
            <w:tcW w:w="715" w:type="dxa"/>
            <w:vAlign w:val="center"/>
          </w:tcPr>
          <w:p w14:paraId="15C51286" w14:textId="0FD3BFDA" w:rsidR="00C700B4" w:rsidRPr="0091231C" w:rsidRDefault="00C700B4">
            <w:pPr>
              <w:jc w:val="center"/>
              <w:rPr>
                <w:rFonts w:ascii="Times New Roman" w:hAnsi="Times New Roman" w:cs="Times New Roman"/>
                <w:bCs/>
                <w:sz w:val="16"/>
                <w:szCs w:val="16"/>
              </w:rPr>
              <w:pPrChange w:id="763" w:author="user" w:date="2024-08-14T19:40:00Z" w16du:dateUtc="2024-08-14T16:40:00Z">
                <w:pPr>
                  <w:jc w:val="both"/>
                </w:pPr>
              </w:pPrChange>
            </w:pPr>
            <w:r w:rsidRPr="0091231C">
              <w:rPr>
                <w:rFonts w:ascii="Times New Roman" w:hAnsi="Times New Roman" w:cs="Times New Roman"/>
                <w:bCs/>
                <w:sz w:val="16"/>
                <w:szCs w:val="16"/>
              </w:rPr>
              <w:t>0.96</w:t>
            </w:r>
          </w:p>
        </w:tc>
        <w:tc>
          <w:tcPr>
            <w:tcW w:w="799" w:type="dxa"/>
            <w:vAlign w:val="center"/>
          </w:tcPr>
          <w:p w14:paraId="446463EA" w14:textId="77777777" w:rsidR="00C700B4" w:rsidRPr="0091231C" w:rsidRDefault="00C700B4">
            <w:pPr>
              <w:jc w:val="center"/>
              <w:rPr>
                <w:rFonts w:ascii="Times New Roman" w:hAnsi="Times New Roman" w:cs="Times New Roman"/>
                <w:bCs/>
                <w:sz w:val="16"/>
                <w:szCs w:val="16"/>
              </w:rPr>
              <w:pPrChange w:id="764"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6541CCA4" w14:textId="77777777" w:rsidTr="00C700B4">
        <w:trPr>
          <w:jc w:val="center"/>
        </w:trPr>
        <w:tc>
          <w:tcPr>
            <w:tcW w:w="1017" w:type="dxa"/>
            <w:vMerge/>
            <w:vAlign w:val="center"/>
          </w:tcPr>
          <w:p w14:paraId="44489E5E" w14:textId="77777777" w:rsidR="00C700B4" w:rsidRPr="0091231C" w:rsidRDefault="00C700B4">
            <w:pPr>
              <w:jc w:val="center"/>
              <w:rPr>
                <w:rFonts w:ascii="Times New Roman" w:hAnsi="Times New Roman" w:cs="Times New Roman"/>
                <w:bCs/>
                <w:sz w:val="16"/>
                <w:szCs w:val="16"/>
              </w:rPr>
              <w:pPrChange w:id="765" w:author="user" w:date="2024-08-14T21:07:00Z" w16du:dateUtc="2024-08-14T18:07:00Z">
                <w:pPr>
                  <w:jc w:val="both"/>
                </w:pPr>
              </w:pPrChange>
            </w:pPr>
          </w:p>
        </w:tc>
        <w:tc>
          <w:tcPr>
            <w:tcW w:w="1150" w:type="dxa"/>
            <w:vMerge/>
            <w:vAlign w:val="center"/>
          </w:tcPr>
          <w:p w14:paraId="30F05670" w14:textId="77777777" w:rsidR="00C700B4" w:rsidRPr="0091231C" w:rsidRDefault="00C700B4">
            <w:pPr>
              <w:jc w:val="center"/>
              <w:rPr>
                <w:rFonts w:ascii="Times New Roman" w:hAnsi="Times New Roman" w:cs="Times New Roman"/>
                <w:bCs/>
                <w:sz w:val="16"/>
                <w:szCs w:val="16"/>
              </w:rPr>
              <w:pPrChange w:id="766" w:author="user" w:date="2024-08-14T21:03:00Z" w16du:dateUtc="2024-08-14T18:03:00Z">
                <w:pPr>
                  <w:jc w:val="both"/>
                </w:pPr>
              </w:pPrChange>
            </w:pPr>
          </w:p>
        </w:tc>
        <w:tc>
          <w:tcPr>
            <w:tcW w:w="760" w:type="dxa"/>
            <w:vMerge/>
            <w:vAlign w:val="center"/>
          </w:tcPr>
          <w:p w14:paraId="0F30DBCF" w14:textId="77777777" w:rsidR="00C700B4" w:rsidRPr="0091231C" w:rsidRDefault="00C700B4">
            <w:pPr>
              <w:jc w:val="center"/>
              <w:rPr>
                <w:rFonts w:ascii="Times New Roman" w:hAnsi="Times New Roman" w:cs="Times New Roman"/>
                <w:bCs/>
                <w:sz w:val="16"/>
                <w:szCs w:val="16"/>
              </w:rPr>
              <w:pPrChange w:id="767" w:author="user" w:date="2024-08-14T19:42:00Z" w16du:dateUtc="2024-08-14T16:42:00Z">
                <w:pPr>
                  <w:jc w:val="both"/>
                </w:pPr>
              </w:pPrChange>
            </w:pPr>
          </w:p>
        </w:tc>
        <w:tc>
          <w:tcPr>
            <w:tcW w:w="793" w:type="dxa"/>
            <w:vAlign w:val="center"/>
          </w:tcPr>
          <w:p w14:paraId="606D54DC" w14:textId="77777777" w:rsidR="00C700B4" w:rsidRPr="0091231C" w:rsidRDefault="00C700B4">
            <w:pPr>
              <w:jc w:val="center"/>
              <w:rPr>
                <w:rFonts w:ascii="Times New Roman" w:hAnsi="Times New Roman" w:cs="Times New Roman"/>
                <w:bCs/>
                <w:sz w:val="16"/>
                <w:szCs w:val="16"/>
              </w:rPr>
              <w:pPrChange w:id="768"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5D5D72C2" w14:textId="77777777" w:rsidR="00C700B4" w:rsidRPr="0091231C" w:rsidRDefault="00C700B4">
            <w:pPr>
              <w:jc w:val="center"/>
              <w:rPr>
                <w:rFonts w:ascii="Times New Roman" w:hAnsi="Times New Roman" w:cs="Times New Roman"/>
                <w:bCs/>
                <w:sz w:val="16"/>
                <w:szCs w:val="16"/>
              </w:rPr>
              <w:pPrChange w:id="769" w:author="user" w:date="2024-08-14T19:40:00Z" w16du:dateUtc="2024-08-14T16:40:00Z">
                <w:pPr>
                  <w:jc w:val="both"/>
                </w:pPr>
              </w:pPrChange>
            </w:pPr>
          </w:p>
        </w:tc>
        <w:tc>
          <w:tcPr>
            <w:tcW w:w="787" w:type="dxa"/>
            <w:vAlign w:val="center"/>
          </w:tcPr>
          <w:p w14:paraId="65085976" w14:textId="77777777" w:rsidR="00C700B4" w:rsidRPr="0091231C" w:rsidRDefault="00C700B4">
            <w:pPr>
              <w:jc w:val="center"/>
              <w:rPr>
                <w:rFonts w:ascii="Times New Roman" w:hAnsi="Times New Roman" w:cs="Times New Roman"/>
                <w:bCs/>
                <w:sz w:val="16"/>
                <w:szCs w:val="16"/>
              </w:rPr>
              <w:pPrChange w:id="770" w:author="user" w:date="2024-08-14T19:40:00Z" w16du:dateUtc="2024-08-14T16:40:00Z">
                <w:pPr>
                  <w:jc w:val="both"/>
                </w:pPr>
              </w:pPrChange>
            </w:pPr>
          </w:p>
        </w:tc>
        <w:tc>
          <w:tcPr>
            <w:tcW w:w="724" w:type="dxa"/>
            <w:vAlign w:val="center"/>
          </w:tcPr>
          <w:p w14:paraId="0C5CEDAB" w14:textId="77777777" w:rsidR="00C700B4" w:rsidRPr="0091231C" w:rsidRDefault="00C700B4">
            <w:pPr>
              <w:jc w:val="center"/>
              <w:rPr>
                <w:rFonts w:ascii="Times New Roman" w:hAnsi="Times New Roman" w:cs="Times New Roman"/>
                <w:bCs/>
                <w:sz w:val="16"/>
                <w:szCs w:val="16"/>
              </w:rPr>
              <w:pPrChange w:id="771" w:author="user" w:date="2024-08-14T19:42:00Z" w16du:dateUtc="2024-08-14T16:42:00Z">
                <w:pPr>
                  <w:jc w:val="both"/>
                </w:pPr>
              </w:pPrChange>
            </w:pPr>
          </w:p>
        </w:tc>
        <w:tc>
          <w:tcPr>
            <w:tcW w:w="816" w:type="dxa"/>
            <w:vAlign w:val="center"/>
          </w:tcPr>
          <w:p w14:paraId="64167EE1" w14:textId="79EDA8BD" w:rsidR="00C700B4" w:rsidRPr="0091231C" w:rsidRDefault="00C700B4">
            <w:pPr>
              <w:jc w:val="center"/>
              <w:rPr>
                <w:rFonts w:ascii="Times New Roman" w:hAnsi="Times New Roman" w:cs="Times New Roman"/>
                <w:bCs/>
                <w:sz w:val="16"/>
                <w:szCs w:val="16"/>
              </w:rPr>
              <w:pPrChange w:id="772" w:author="user" w:date="2024-08-14T19:40:00Z" w16du:dateUtc="2024-08-14T16:40:00Z">
                <w:pPr>
                  <w:jc w:val="both"/>
                </w:pPr>
              </w:pPrChange>
            </w:pPr>
            <w:r w:rsidRPr="0091231C">
              <w:rPr>
                <w:rFonts w:ascii="Times New Roman" w:hAnsi="Times New Roman" w:cs="Times New Roman"/>
                <w:bCs/>
                <w:sz w:val="16"/>
                <w:szCs w:val="16"/>
              </w:rPr>
              <w:t>0.003</w:t>
            </w:r>
          </w:p>
        </w:tc>
        <w:tc>
          <w:tcPr>
            <w:tcW w:w="715" w:type="dxa"/>
            <w:vAlign w:val="center"/>
          </w:tcPr>
          <w:p w14:paraId="4E0E5BB3" w14:textId="22207781" w:rsidR="00C700B4" w:rsidRPr="0091231C" w:rsidRDefault="00C700B4">
            <w:pPr>
              <w:jc w:val="center"/>
              <w:rPr>
                <w:rFonts w:ascii="Times New Roman" w:hAnsi="Times New Roman" w:cs="Times New Roman"/>
                <w:bCs/>
                <w:sz w:val="16"/>
                <w:szCs w:val="16"/>
              </w:rPr>
              <w:pPrChange w:id="773" w:author="user" w:date="2024-08-14T19:40:00Z" w16du:dateUtc="2024-08-14T16:40:00Z">
                <w:pPr>
                  <w:jc w:val="both"/>
                </w:pPr>
              </w:pPrChange>
            </w:pPr>
            <w:r w:rsidRPr="0091231C">
              <w:rPr>
                <w:rFonts w:ascii="Times New Roman" w:hAnsi="Times New Roman" w:cs="Times New Roman"/>
                <w:bCs/>
                <w:sz w:val="16"/>
                <w:szCs w:val="16"/>
              </w:rPr>
              <w:t>2.95</w:t>
            </w:r>
          </w:p>
        </w:tc>
        <w:tc>
          <w:tcPr>
            <w:tcW w:w="715" w:type="dxa"/>
            <w:vAlign w:val="center"/>
          </w:tcPr>
          <w:p w14:paraId="17E0B354" w14:textId="43481226" w:rsidR="00C700B4" w:rsidRPr="0091231C" w:rsidRDefault="00C700B4">
            <w:pPr>
              <w:jc w:val="center"/>
              <w:rPr>
                <w:rFonts w:ascii="Times New Roman" w:hAnsi="Times New Roman" w:cs="Times New Roman"/>
                <w:bCs/>
                <w:sz w:val="16"/>
                <w:szCs w:val="16"/>
              </w:rPr>
              <w:pPrChange w:id="774" w:author="user" w:date="2024-08-14T19:40:00Z" w16du:dateUtc="2024-08-14T16:40:00Z">
                <w:pPr>
                  <w:jc w:val="both"/>
                </w:pPr>
              </w:pPrChange>
            </w:pPr>
            <w:r w:rsidRPr="0091231C">
              <w:rPr>
                <w:rFonts w:ascii="Times New Roman" w:hAnsi="Times New Roman" w:cs="Times New Roman"/>
                <w:bCs/>
                <w:sz w:val="16"/>
                <w:szCs w:val="16"/>
              </w:rPr>
              <w:t>0.99</w:t>
            </w:r>
          </w:p>
        </w:tc>
        <w:tc>
          <w:tcPr>
            <w:tcW w:w="799" w:type="dxa"/>
            <w:vAlign w:val="center"/>
          </w:tcPr>
          <w:p w14:paraId="224C5411" w14:textId="77777777" w:rsidR="00C700B4" w:rsidRPr="0091231C" w:rsidRDefault="00C700B4">
            <w:pPr>
              <w:jc w:val="center"/>
              <w:rPr>
                <w:rFonts w:ascii="Times New Roman" w:hAnsi="Times New Roman" w:cs="Times New Roman"/>
                <w:bCs/>
                <w:sz w:val="16"/>
                <w:szCs w:val="16"/>
              </w:rPr>
              <w:pPrChange w:id="775"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767DAAAD" w14:textId="77777777" w:rsidTr="00C700B4">
        <w:trPr>
          <w:jc w:val="center"/>
        </w:trPr>
        <w:tc>
          <w:tcPr>
            <w:tcW w:w="1017" w:type="dxa"/>
            <w:vMerge/>
            <w:vAlign w:val="center"/>
          </w:tcPr>
          <w:p w14:paraId="28549FD3" w14:textId="77777777" w:rsidR="00C700B4" w:rsidRPr="0091231C" w:rsidRDefault="00C700B4">
            <w:pPr>
              <w:jc w:val="center"/>
              <w:rPr>
                <w:rFonts w:ascii="Times New Roman" w:hAnsi="Times New Roman" w:cs="Times New Roman"/>
                <w:bCs/>
                <w:sz w:val="16"/>
                <w:szCs w:val="16"/>
              </w:rPr>
              <w:pPrChange w:id="776" w:author="user" w:date="2024-08-14T21:07:00Z" w16du:dateUtc="2024-08-14T18:07:00Z">
                <w:pPr>
                  <w:jc w:val="both"/>
                </w:pPr>
              </w:pPrChange>
            </w:pPr>
          </w:p>
        </w:tc>
        <w:tc>
          <w:tcPr>
            <w:tcW w:w="1150" w:type="dxa"/>
            <w:vMerge/>
            <w:vAlign w:val="center"/>
          </w:tcPr>
          <w:p w14:paraId="518418E0" w14:textId="77777777" w:rsidR="00C700B4" w:rsidRPr="0091231C" w:rsidRDefault="00C700B4">
            <w:pPr>
              <w:jc w:val="center"/>
              <w:rPr>
                <w:rFonts w:ascii="Times New Roman" w:hAnsi="Times New Roman" w:cs="Times New Roman"/>
                <w:bCs/>
                <w:sz w:val="16"/>
                <w:szCs w:val="16"/>
              </w:rPr>
              <w:pPrChange w:id="777" w:author="user" w:date="2024-08-14T21:03:00Z" w16du:dateUtc="2024-08-14T18:03:00Z">
                <w:pPr>
                  <w:jc w:val="both"/>
                </w:pPr>
              </w:pPrChange>
            </w:pPr>
          </w:p>
        </w:tc>
        <w:tc>
          <w:tcPr>
            <w:tcW w:w="760" w:type="dxa"/>
            <w:vMerge/>
            <w:vAlign w:val="center"/>
          </w:tcPr>
          <w:p w14:paraId="53BB1E31" w14:textId="77777777" w:rsidR="00C700B4" w:rsidRPr="0091231C" w:rsidRDefault="00C700B4">
            <w:pPr>
              <w:jc w:val="center"/>
              <w:rPr>
                <w:rFonts w:ascii="Times New Roman" w:hAnsi="Times New Roman" w:cs="Times New Roman"/>
                <w:bCs/>
                <w:sz w:val="16"/>
                <w:szCs w:val="16"/>
              </w:rPr>
              <w:pPrChange w:id="778" w:author="user" w:date="2024-08-14T19:42:00Z" w16du:dateUtc="2024-08-14T16:42:00Z">
                <w:pPr>
                  <w:jc w:val="both"/>
                </w:pPr>
              </w:pPrChange>
            </w:pPr>
          </w:p>
        </w:tc>
        <w:tc>
          <w:tcPr>
            <w:tcW w:w="793" w:type="dxa"/>
            <w:vAlign w:val="center"/>
          </w:tcPr>
          <w:p w14:paraId="4C822F51" w14:textId="3101C903" w:rsidR="00C700B4" w:rsidRPr="0091231C" w:rsidRDefault="00C700B4">
            <w:pPr>
              <w:jc w:val="center"/>
              <w:rPr>
                <w:rFonts w:ascii="Times New Roman" w:hAnsi="Times New Roman" w:cs="Times New Roman"/>
                <w:bCs/>
                <w:sz w:val="16"/>
                <w:szCs w:val="16"/>
              </w:rPr>
              <w:pPrChange w:id="779" w:author="user" w:date="2024-08-14T19:42:00Z" w16du:dateUtc="2024-08-14T16:42:00Z">
                <w:pPr>
                  <w:jc w:val="both"/>
                </w:pPr>
              </w:pPrChange>
            </w:pPr>
            <w:r w:rsidRPr="0091231C">
              <w:rPr>
                <w:rFonts w:ascii="Times New Roman" w:hAnsi="Times New Roman" w:cs="Times New Roman"/>
                <w:bCs/>
                <w:sz w:val="16"/>
                <w:szCs w:val="16"/>
              </w:rPr>
              <w:t>C</w:t>
            </w:r>
          </w:p>
        </w:tc>
        <w:tc>
          <w:tcPr>
            <w:tcW w:w="784" w:type="dxa"/>
            <w:vAlign w:val="center"/>
          </w:tcPr>
          <w:p w14:paraId="395E1762" w14:textId="77777777" w:rsidR="00C700B4" w:rsidRPr="0091231C" w:rsidRDefault="00C700B4">
            <w:pPr>
              <w:jc w:val="center"/>
              <w:rPr>
                <w:rFonts w:ascii="Times New Roman" w:hAnsi="Times New Roman" w:cs="Times New Roman"/>
                <w:bCs/>
                <w:sz w:val="16"/>
                <w:szCs w:val="16"/>
              </w:rPr>
              <w:pPrChange w:id="780" w:author="user" w:date="2024-08-14T19:40:00Z" w16du:dateUtc="2024-08-14T16:40:00Z">
                <w:pPr>
                  <w:jc w:val="both"/>
                </w:pPr>
              </w:pPrChange>
            </w:pPr>
          </w:p>
        </w:tc>
        <w:tc>
          <w:tcPr>
            <w:tcW w:w="787" w:type="dxa"/>
            <w:vAlign w:val="center"/>
          </w:tcPr>
          <w:p w14:paraId="69B3E616" w14:textId="77777777" w:rsidR="00C700B4" w:rsidRPr="0091231C" w:rsidRDefault="00C700B4">
            <w:pPr>
              <w:jc w:val="center"/>
              <w:rPr>
                <w:rFonts w:ascii="Times New Roman" w:hAnsi="Times New Roman" w:cs="Times New Roman"/>
                <w:bCs/>
                <w:sz w:val="16"/>
                <w:szCs w:val="16"/>
              </w:rPr>
              <w:pPrChange w:id="781" w:author="user" w:date="2024-08-14T19:40:00Z" w16du:dateUtc="2024-08-14T16:40:00Z">
                <w:pPr>
                  <w:jc w:val="both"/>
                </w:pPr>
              </w:pPrChange>
            </w:pPr>
          </w:p>
        </w:tc>
        <w:tc>
          <w:tcPr>
            <w:tcW w:w="724" w:type="dxa"/>
            <w:vAlign w:val="center"/>
          </w:tcPr>
          <w:p w14:paraId="358ED1E1" w14:textId="77777777" w:rsidR="00C700B4" w:rsidRPr="0091231C" w:rsidRDefault="00C700B4">
            <w:pPr>
              <w:jc w:val="center"/>
              <w:rPr>
                <w:rFonts w:ascii="Times New Roman" w:hAnsi="Times New Roman" w:cs="Times New Roman"/>
                <w:bCs/>
                <w:sz w:val="16"/>
                <w:szCs w:val="16"/>
              </w:rPr>
              <w:pPrChange w:id="782" w:author="user" w:date="2024-08-14T19:42:00Z" w16du:dateUtc="2024-08-14T16:42:00Z">
                <w:pPr>
                  <w:jc w:val="both"/>
                </w:pPr>
              </w:pPrChange>
            </w:pPr>
          </w:p>
        </w:tc>
        <w:tc>
          <w:tcPr>
            <w:tcW w:w="816" w:type="dxa"/>
            <w:vAlign w:val="center"/>
          </w:tcPr>
          <w:p w14:paraId="43167031" w14:textId="27B4D481" w:rsidR="00C700B4" w:rsidRPr="0091231C" w:rsidRDefault="00C700B4">
            <w:pPr>
              <w:jc w:val="center"/>
              <w:rPr>
                <w:rFonts w:ascii="Times New Roman" w:hAnsi="Times New Roman" w:cs="Times New Roman"/>
                <w:bCs/>
                <w:sz w:val="16"/>
                <w:szCs w:val="16"/>
              </w:rPr>
              <w:pPrChange w:id="783" w:author="user" w:date="2024-08-14T19:40:00Z" w16du:dateUtc="2024-08-14T16:40:00Z">
                <w:pPr>
                  <w:jc w:val="both"/>
                </w:pPr>
              </w:pPrChange>
            </w:pPr>
            <w:r w:rsidRPr="0091231C">
              <w:rPr>
                <w:rFonts w:ascii="Times New Roman" w:hAnsi="Times New Roman" w:cs="Times New Roman"/>
                <w:bCs/>
                <w:sz w:val="16"/>
                <w:szCs w:val="16"/>
              </w:rPr>
              <w:t>0.002</w:t>
            </w:r>
          </w:p>
        </w:tc>
        <w:tc>
          <w:tcPr>
            <w:tcW w:w="715" w:type="dxa"/>
            <w:vAlign w:val="center"/>
          </w:tcPr>
          <w:p w14:paraId="4EDADE44" w14:textId="13877375" w:rsidR="00C700B4" w:rsidRPr="0091231C" w:rsidRDefault="00C700B4">
            <w:pPr>
              <w:jc w:val="center"/>
              <w:rPr>
                <w:rFonts w:ascii="Times New Roman" w:hAnsi="Times New Roman" w:cs="Times New Roman"/>
                <w:bCs/>
                <w:sz w:val="16"/>
                <w:szCs w:val="16"/>
              </w:rPr>
              <w:pPrChange w:id="784" w:author="user" w:date="2024-08-14T19:40:00Z" w16du:dateUtc="2024-08-14T16:40:00Z">
                <w:pPr>
                  <w:jc w:val="both"/>
                </w:pPr>
              </w:pPrChange>
            </w:pPr>
            <w:r w:rsidRPr="0091231C">
              <w:rPr>
                <w:rFonts w:ascii="Times New Roman" w:hAnsi="Times New Roman" w:cs="Times New Roman"/>
                <w:bCs/>
                <w:sz w:val="16"/>
                <w:szCs w:val="16"/>
              </w:rPr>
              <w:t>3.04</w:t>
            </w:r>
          </w:p>
        </w:tc>
        <w:tc>
          <w:tcPr>
            <w:tcW w:w="715" w:type="dxa"/>
            <w:vAlign w:val="center"/>
          </w:tcPr>
          <w:p w14:paraId="3D8DC812" w14:textId="15863978" w:rsidR="00C700B4" w:rsidRPr="0091231C" w:rsidRDefault="00C700B4">
            <w:pPr>
              <w:jc w:val="center"/>
              <w:rPr>
                <w:rFonts w:ascii="Times New Roman" w:hAnsi="Times New Roman" w:cs="Times New Roman"/>
                <w:bCs/>
                <w:sz w:val="16"/>
                <w:szCs w:val="16"/>
              </w:rPr>
              <w:pPrChange w:id="785" w:author="user" w:date="2024-08-14T19:40:00Z" w16du:dateUtc="2024-08-14T16:40:00Z">
                <w:pPr>
                  <w:jc w:val="both"/>
                </w:pPr>
              </w:pPrChange>
            </w:pPr>
            <w:r w:rsidRPr="0091231C">
              <w:rPr>
                <w:rFonts w:ascii="Times New Roman" w:hAnsi="Times New Roman" w:cs="Times New Roman"/>
                <w:bCs/>
                <w:sz w:val="16"/>
                <w:szCs w:val="16"/>
              </w:rPr>
              <w:t>0.98</w:t>
            </w:r>
          </w:p>
        </w:tc>
        <w:tc>
          <w:tcPr>
            <w:tcW w:w="799" w:type="dxa"/>
            <w:vAlign w:val="center"/>
          </w:tcPr>
          <w:p w14:paraId="03412D90" w14:textId="77777777" w:rsidR="00C700B4" w:rsidRPr="0091231C" w:rsidRDefault="00C700B4">
            <w:pPr>
              <w:jc w:val="center"/>
              <w:rPr>
                <w:rFonts w:ascii="Times New Roman" w:hAnsi="Times New Roman" w:cs="Times New Roman"/>
                <w:bCs/>
                <w:sz w:val="16"/>
                <w:szCs w:val="16"/>
              </w:rPr>
              <w:pPrChange w:id="786" w:author="user" w:date="2024-08-14T19:42:00Z" w16du:dateUtc="2024-08-14T16:42:00Z">
                <w:pPr>
                  <w:jc w:val="both"/>
                </w:pPr>
              </w:pPrChange>
            </w:pPr>
            <w:r w:rsidRPr="0091231C">
              <w:rPr>
                <w:rFonts w:ascii="Times New Roman" w:hAnsi="Times New Roman" w:cs="Times New Roman"/>
                <w:bCs/>
                <w:sz w:val="16"/>
                <w:szCs w:val="16"/>
              </w:rPr>
              <w:t>I</w:t>
            </w:r>
          </w:p>
        </w:tc>
      </w:tr>
      <w:tr w:rsidR="00C700B4" w:rsidRPr="0091231C" w14:paraId="18814585" w14:textId="77777777" w:rsidTr="00C700B4">
        <w:trPr>
          <w:jc w:val="center"/>
        </w:trPr>
        <w:tc>
          <w:tcPr>
            <w:tcW w:w="1017" w:type="dxa"/>
            <w:vMerge w:val="restart"/>
            <w:vAlign w:val="center"/>
          </w:tcPr>
          <w:p w14:paraId="4E09A5FC" w14:textId="45C0A6ED" w:rsidR="00C700B4" w:rsidRPr="0091231C" w:rsidRDefault="00C700B4">
            <w:pPr>
              <w:jc w:val="center"/>
              <w:rPr>
                <w:rFonts w:ascii="Times New Roman" w:hAnsi="Times New Roman" w:cs="Times New Roman"/>
                <w:bCs/>
                <w:sz w:val="16"/>
                <w:szCs w:val="16"/>
              </w:rPr>
              <w:pPrChange w:id="787" w:author="user" w:date="2024-08-14T21:07:00Z" w16du:dateUtc="2024-08-14T18:07:00Z">
                <w:pPr>
                  <w:jc w:val="both"/>
                </w:pPr>
              </w:pPrChange>
            </w:pPr>
            <w:r w:rsidRPr="0091231C">
              <w:rPr>
                <w:rFonts w:ascii="Times New Roman" w:hAnsi="Times New Roman" w:cs="Times New Roman"/>
                <w:bCs/>
                <w:sz w:val="16"/>
                <w:szCs w:val="16"/>
              </w:rPr>
              <w:t xml:space="preserve">Karampetsis et al. </w:t>
            </w:r>
            <w:r w:rsidR="00692DD0" w:rsidRPr="0091231C">
              <w:rPr>
                <w:rFonts w:ascii="Times New Roman" w:hAnsi="Times New Roman" w:cs="Times New Roman"/>
                <w:bCs/>
                <w:sz w:val="16"/>
                <w:szCs w:val="16"/>
              </w:rPr>
              <w:t>(</w:t>
            </w:r>
            <w:r w:rsidRPr="0091231C">
              <w:rPr>
                <w:rFonts w:ascii="Times New Roman" w:hAnsi="Times New Roman" w:cs="Times New Roman"/>
                <w:bCs/>
                <w:sz w:val="16"/>
                <w:szCs w:val="16"/>
              </w:rPr>
              <w:t>2022</w:t>
            </w:r>
            <w:r w:rsidR="00692DD0" w:rsidRPr="0091231C">
              <w:rPr>
                <w:rFonts w:ascii="Times New Roman" w:hAnsi="Times New Roman" w:cs="Times New Roman"/>
                <w:bCs/>
                <w:sz w:val="16"/>
                <w:szCs w:val="16"/>
              </w:rPr>
              <w:t>)</w:t>
            </w:r>
          </w:p>
        </w:tc>
        <w:tc>
          <w:tcPr>
            <w:tcW w:w="1150" w:type="dxa"/>
            <w:vMerge w:val="restart"/>
            <w:vAlign w:val="center"/>
          </w:tcPr>
          <w:p w14:paraId="63319E1E" w14:textId="77777777" w:rsidR="00C700B4" w:rsidRPr="0091231C" w:rsidRDefault="00C700B4">
            <w:pPr>
              <w:jc w:val="center"/>
              <w:rPr>
                <w:rFonts w:ascii="Times New Roman" w:hAnsi="Times New Roman" w:cs="Times New Roman"/>
                <w:bCs/>
                <w:sz w:val="16"/>
                <w:szCs w:val="16"/>
              </w:rPr>
              <w:pPrChange w:id="788" w:author="user" w:date="2024-08-14T21:03:00Z" w16du:dateUtc="2024-08-14T18:03:00Z">
                <w:pPr>
                  <w:jc w:val="both"/>
                </w:pPr>
              </w:pPrChange>
            </w:pPr>
            <w:r w:rsidRPr="0091231C">
              <w:rPr>
                <w:rFonts w:ascii="Times New Roman" w:hAnsi="Times New Roman" w:cs="Times New Roman"/>
                <w:bCs/>
                <w:sz w:val="16"/>
                <w:szCs w:val="16"/>
              </w:rPr>
              <w:t>North Aegean Sea</w:t>
            </w:r>
          </w:p>
        </w:tc>
        <w:tc>
          <w:tcPr>
            <w:tcW w:w="760" w:type="dxa"/>
            <w:vMerge w:val="restart"/>
            <w:vAlign w:val="center"/>
          </w:tcPr>
          <w:p w14:paraId="018BE27B" w14:textId="160C10E3" w:rsidR="00C700B4" w:rsidRPr="0091231C" w:rsidRDefault="00C700B4">
            <w:pPr>
              <w:jc w:val="center"/>
              <w:rPr>
                <w:rFonts w:ascii="Times New Roman" w:hAnsi="Times New Roman" w:cs="Times New Roman"/>
                <w:bCs/>
                <w:sz w:val="16"/>
                <w:szCs w:val="16"/>
              </w:rPr>
              <w:pPrChange w:id="789" w:author="user" w:date="2024-08-14T19:42:00Z" w16du:dateUtc="2024-08-14T16:42:00Z">
                <w:pPr>
                  <w:jc w:val="both"/>
                </w:pPr>
              </w:pPrChange>
            </w:pPr>
            <w:r w:rsidRPr="0091231C">
              <w:rPr>
                <w:rFonts w:ascii="Times New Roman" w:hAnsi="Times New Roman" w:cs="Times New Roman"/>
                <w:bCs/>
                <w:sz w:val="16"/>
                <w:szCs w:val="16"/>
              </w:rPr>
              <w:t>108-607</w:t>
            </w:r>
          </w:p>
        </w:tc>
        <w:tc>
          <w:tcPr>
            <w:tcW w:w="793" w:type="dxa"/>
            <w:vAlign w:val="center"/>
          </w:tcPr>
          <w:p w14:paraId="6E7C4CA4" w14:textId="77777777" w:rsidR="00C700B4" w:rsidRPr="0091231C" w:rsidRDefault="00C700B4">
            <w:pPr>
              <w:jc w:val="center"/>
              <w:rPr>
                <w:rFonts w:ascii="Times New Roman" w:hAnsi="Times New Roman" w:cs="Times New Roman"/>
                <w:bCs/>
                <w:sz w:val="16"/>
                <w:szCs w:val="16"/>
              </w:rPr>
              <w:pPrChange w:id="790" w:author="user" w:date="2024-08-14T19:42:00Z" w16du:dateUtc="2024-08-14T16:42:00Z">
                <w:pPr>
                  <w:jc w:val="both"/>
                </w:pPr>
              </w:pPrChange>
            </w:pPr>
            <w:r w:rsidRPr="0091231C">
              <w:rPr>
                <w:rFonts w:ascii="Times New Roman" w:hAnsi="Times New Roman" w:cs="Times New Roman"/>
                <w:bCs/>
                <w:sz w:val="16"/>
                <w:szCs w:val="16"/>
              </w:rPr>
              <w:t>F</w:t>
            </w:r>
          </w:p>
        </w:tc>
        <w:tc>
          <w:tcPr>
            <w:tcW w:w="784" w:type="dxa"/>
            <w:vAlign w:val="center"/>
          </w:tcPr>
          <w:p w14:paraId="3195261E" w14:textId="37C0F34B" w:rsidR="00C700B4" w:rsidRPr="0091231C" w:rsidRDefault="00C700B4">
            <w:pPr>
              <w:jc w:val="center"/>
              <w:rPr>
                <w:rFonts w:ascii="Times New Roman" w:hAnsi="Times New Roman" w:cs="Times New Roman"/>
                <w:bCs/>
                <w:sz w:val="16"/>
                <w:szCs w:val="16"/>
              </w:rPr>
              <w:pPrChange w:id="791" w:author="user" w:date="2024-08-14T19:40:00Z" w16du:dateUtc="2024-08-14T16:40:00Z">
                <w:pPr>
                  <w:jc w:val="both"/>
                </w:pPr>
              </w:pPrChange>
            </w:pPr>
            <w:r w:rsidRPr="0091231C">
              <w:rPr>
                <w:rFonts w:ascii="Times New Roman" w:hAnsi="Times New Roman" w:cs="Times New Roman"/>
                <w:bCs/>
                <w:sz w:val="16"/>
                <w:szCs w:val="16"/>
              </w:rPr>
              <w:t>95-560</w:t>
            </w:r>
          </w:p>
        </w:tc>
        <w:tc>
          <w:tcPr>
            <w:tcW w:w="787" w:type="dxa"/>
            <w:vAlign w:val="center"/>
          </w:tcPr>
          <w:p w14:paraId="41E4198D" w14:textId="77777777" w:rsidR="00C700B4" w:rsidRPr="0091231C" w:rsidRDefault="00C700B4">
            <w:pPr>
              <w:jc w:val="center"/>
              <w:rPr>
                <w:rFonts w:ascii="Times New Roman" w:hAnsi="Times New Roman" w:cs="Times New Roman"/>
                <w:bCs/>
                <w:sz w:val="16"/>
                <w:szCs w:val="16"/>
              </w:rPr>
              <w:pPrChange w:id="792" w:author="user" w:date="2024-08-14T19:40:00Z" w16du:dateUtc="2024-08-14T16:40:00Z">
                <w:pPr>
                  <w:jc w:val="both"/>
                </w:pPr>
              </w:pPrChange>
            </w:pPr>
            <w:r w:rsidRPr="0091231C">
              <w:rPr>
                <w:rFonts w:ascii="Times New Roman" w:hAnsi="Times New Roman" w:cs="Times New Roman"/>
                <w:bCs/>
                <w:sz w:val="16"/>
                <w:szCs w:val="16"/>
              </w:rPr>
              <w:t>-</w:t>
            </w:r>
          </w:p>
        </w:tc>
        <w:tc>
          <w:tcPr>
            <w:tcW w:w="724" w:type="dxa"/>
            <w:vAlign w:val="center"/>
          </w:tcPr>
          <w:p w14:paraId="66B50917" w14:textId="77777777" w:rsidR="00C700B4" w:rsidRPr="0091231C" w:rsidRDefault="00C700B4">
            <w:pPr>
              <w:jc w:val="center"/>
              <w:rPr>
                <w:rFonts w:ascii="Times New Roman" w:hAnsi="Times New Roman" w:cs="Times New Roman"/>
                <w:bCs/>
                <w:sz w:val="16"/>
                <w:szCs w:val="16"/>
              </w:rPr>
              <w:pPrChange w:id="793" w:author="user" w:date="2024-08-14T19:42:00Z" w16du:dateUtc="2024-08-14T16:42:00Z">
                <w:pPr>
                  <w:jc w:val="both"/>
                </w:pPr>
              </w:pPrChange>
            </w:pPr>
            <w:r w:rsidRPr="0091231C">
              <w:rPr>
                <w:rFonts w:ascii="Times New Roman" w:hAnsi="Times New Roman" w:cs="Times New Roman"/>
                <w:bCs/>
                <w:sz w:val="16"/>
                <w:szCs w:val="16"/>
              </w:rPr>
              <w:t>3053</w:t>
            </w:r>
          </w:p>
        </w:tc>
        <w:tc>
          <w:tcPr>
            <w:tcW w:w="816" w:type="dxa"/>
            <w:vAlign w:val="center"/>
          </w:tcPr>
          <w:p w14:paraId="4A2AB383" w14:textId="09D4AAA3" w:rsidR="00C700B4" w:rsidRPr="0091231C" w:rsidRDefault="00C700B4">
            <w:pPr>
              <w:jc w:val="center"/>
              <w:rPr>
                <w:rFonts w:ascii="Times New Roman" w:hAnsi="Times New Roman" w:cs="Times New Roman"/>
                <w:bCs/>
                <w:sz w:val="16"/>
                <w:szCs w:val="16"/>
              </w:rPr>
              <w:pPrChange w:id="794" w:author="user" w:date="2024-08-14T19:40:00Z" w16du:dateUtc="2024-08-14T16:40:00Z">
                <w:pPr>
                  <w:jc w:val="both"/>
                </w:pPr>
              </w:pPrChange>
            </w:pPr>
            <w:r w:rsidRPr="0091231C">
              <w:rPr>
                <w:rFonts w:ascii="Times New Roman" w:hAnsi="Times New Roman" w:cs="Times New Roman"/>
                <w:bCs/>
                <w:sz w:val="16"/>
                <w:szCs w:val="16"/>
              </w:rPr>
              <w:t>0.001</w:t>
            </w:r>
          </w:p>
        </w:tc>
        <w:tc>
          <w:tcPr>
            <w:tcW w:w="715" w:type="dxa"/>
            <w:vAlign w:val="center"/>
          </w:tcPr>
          <w:p w14:paraId="6335819A" w14:textId="0833253F" w:rsidR="00C700B4" w:rsidRPr="0091231C" w:rsidRDefault="00C700B4">
            <w:pPr>
              <w:jc w:val="center"/>
              <w:rPr>
                <w:rFonts w:ascii="Times New Roman" w:hAnsi="Times New Roman" w:cs="Times New Roman"/>
                <w:bCs/>
                <w:sz w:val="16"/>
                <w:szCs w:val="16"/>
              </w:rPr>
              <w:pPrChange w:id="795" w:author="user" w:date="2024-08-14T19:40:00Z" w16du:dateUtc="2024-08-14T16:40:00Z">
                <w:pPr>
                  <w:jc w:val="both"/>
                </w:pPr>
              </w:pPrChange>
            </w:pPr>
            <w:r w:rsidRPr="0091231C">
              <w:rPr>
                <w:rFonts w:ascii="Times New Roman" w:hAnsi="Times New Roman" w:cs="Times New Roman"/>
                <w:bCs/>
                <w:sz w:val="16"/>
                <w:szCs w:val="16"/>
              </w:rPr>
              <w:t>3.34</w:t>
            </w:r>
          </w:p>
        </w:tc>
        <w:tc>
          <w:tcPr>
            <w:tcW w:w="715" w:type="dxa"/>
            <w:vAlign w:val="center"/>
          </w:tcPr>
          <w:p w14:paraId="16B9E90F" w14:textId="08EE42D9" w:rsidR="00C700B4" w:rsidRPr="0091231C" w:rsidRDefault="00C700B4">
            <w:pPr>
              <w:jc w:val="center"/>
              <w:rPr>
                <w:rFonts w:ascii="Times New Roman" w:hAnsi="Times New Roman" w:cs="Times New Roman"/>
                <w:bCs/>
                <w:sz w:val="16"/>
                <w:szCs w:val="16"/>
              </w:rPr>
              <w:pPrChange w:id="796" w:author="user" w:date="2024-08-14T19:40:00Z" w16du:dateUtc="2024-08-14T16:40:00Z">
                <w:pPr>
                  <w:jc w:val="both"/>
                </w:pPr>
              </w:pPrChange>
            </w:pPr>
            <w:r w:rsidRPr="0091231C">
              <w:rPr>
                <w:rFonts w:ascii="Times New Roman" w:hAnsi="Times New Roman" w:cs="Times New Roman"/>
                <w:bCs/>
                <w:sz w:val="16"/>
                <w:szCs w:val="16"/>
              </w:rPr>
              <w:t>0.92</w:t>
            </w:r>
          </w:p>
        </w:tc>
        <w:tc>
          <w:tcPr>
            <w:tcW w:w="799" w:type="dxa"/>
            <w:vAlign w:val="center"/>
          </w:tcPr>
          <w:p w14:paraId="752E9E71" w14:textId="77777777" w:rsidR="00C700B4" w:rsidRPr="0091231C" w:rsidRDefault="00C700B4">
            <w:pPr>
              <w:jc w:val="center"/>
              <w:rPr>
                <w:rFonts w:ascii="Times New Roman" w:hAnsi="Times New Roman" w:cs="Times New Roman"/>
                <w:bCs/>
                <w:sz w:val="16"/>
                <w:szCs w:val="16"/>
              </w:rPr>
              <w:pPrChange w:id="797" w:author="user" w:date="2024-08-14T19:42:00Z" w16du:dateUtc="2024-08-14T16:42:00Z">
                <w:pPr>
                  <w:jc w:val="both"/>
                </w:pPr>
              </w:pPrChange>
            </w:pPr>
            <w:r w:rsidRPr="0091231C">
              <w:rPr>
                <w:rFonts w:ascii="Times New Roman" w:hAnsi="Times New Roman" w:cs="Times New Roman"/>
                <w:bCs/>
                <w:sz w:val="16"/>
                <w:szCs w:val="16"/>
              </w:rPr>
              <w:t>-</w:t>
            </w:r>
          </w:p>
        </w:tc>
      </w:tr>
      <w:tr w:rsidR="00C700B4" w:rsidRPr="0091231C" w14:paraId="44F4240F" w14:textId="77777777" w:rsidTr="00C700B4">
        <w:trPr>
          <w:jc w:val="center"/>
        </w:trPr>
        <w:tc>
          <w:tcPr>
            <w:tcW w:w="1017" w:type="dxa"/>
            <w:vMerge/>
            <w:vAlign w:val="center"/>
          </w:tcPr>
          <w:p w14:paraId="3254CB85" w14:textId="77777777" w:rsidR="00C700B4" w:rsidRPr="0091231C" w:rsidRDefault="00C700B4">
            <w:pPr>
              <w:jc w:val="center"/>
              <w:rPr>
                <w:rFonts w:ascii="Times New Roman" w:hAnsi="Times New Roman" w:cs="Times New Roman"/>
                <w:bCs/>
                <w:sz w:val="16"/>
                <w:szCs w:val="16"/>
              </w:rPr>
              <w:pPrChange w:id="798" w:author="user" w:date="2024-08-14T21:07:00Z" w16du:dateUtc="2024-08-14T18:07:00Z">
                <w:pPr>
                  <w:jc w:val="both"/>
                </w:pPr>
              </w:pPrChange>
            </w:pPr>
          </w:p>
        </w:tc>
        <w:tc>
          <w:tcPr>
            <w:tcW w:w="1150" w:type="dxa"/>
            <w:vMerge/>
            <w:vAlign w:val="center"/>
          </w:tcPr>
          <w:p w14:paraId="7A107CBD" w14:textId="77777777" w:rsidR="00C700B4" w:rsidRPr="0091231C" w:rsidRDefault="00C700B4">
            <w:pPr>
              <w:jc w:val="center"/>
              <w:rPr>
                <w:rFonts w:ascii="Times New Roman" w:hAnsi="Times New Roman" w:cs="Times New Roman"/>
                <w:bCs/>
                <w:sz w:val="16"/>
                <w:szCs w:val="16"/>
              </w:rPr>
              <w:pPrChange w:id="799" w:author="user" w:date="2024-08-14T21:03:00Z" w16du:dateUtc="2024-08-14T18:03:00Z">
                <w:pPr>
                  <w:jc w:val="both"/>
                </w:pPr>
              </w:pPrChange>
            </w:pPr>
          </w:p>
        </w:tc>
        <w:tc>
          <w:tcPr>
            <w:tcW w:w="760" w:type="dxa"/>
            <w:vMerge/>
            <w:vAlign w:val="center"/>
          </w:tcPr>
          <w:p w14:paraId="658E4D2D" w14:textId="77777777" w:rsidR="00C700B4" w:rsidRPr="0091231C" w:rsidRDefault="00C700B4">
            <w:pPr>
              <w:jc w:val="center"/>
              <w:rPr>
                <w:rFonts w:ascii="Times New Roman" w:hAnsi="Times New Roman" w:cs="Times New Roman"/>
                <w:bCs/>
                <w:sz w:val="16"/>
                <w:szCs w:val="16"/>
              </w:rPr>
              <w:pPrChange w:id="800" w:author="user" w:date="2024-08-14T19:42:00Z" w16du:dateUtc="2024-08-14T16:42:00Z">
                <w:pPr>
                  <w:jc w:val="both"/>
                </w:pPr>
              </w:pPrChange>
            </w:pPr>
          </w:p>
        </w:tc>
        <w:tc>
          <w:tcPr>
            <w:tcW w:w="793" w:type="dxa"/>
            <w:vAlign w:val="center"/>
          </w:tcPr>
          <w:p w14:paraId="1F33B48E" w14:textId="77777777" w:rsidR="00C700B4" w:rsidRPr="0091231C" w:rsidRDefault="00C700B4">
            <w:pPr>
              <w:jc w:val="center"/>
              <w:rPr>
                <w:rFonts w:ascii="Times New Roman" w:hAnsi="Times New Roman" w:cs="Times New Roman"/>
                <w:bCs/>
                <w:sz w:val="16"/>
                <w:szCs w:val="16"/>
              </w:rPr>
              <w:pPrChange w:id="801"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1DA27312" w14:textId="77777777" w:rsidR="00C700B4" w:rsidRPr="0091231C" w:rsidRDefault="00C700B4">
            <w:pPr>
              <w:jc w:val="center"/>
              <w:rPr>
                <w:rFonts w:ascii="Times New Roman" w:hAnsi="Times New Roman" w:cs="Times New Roman"/>
                <w:bCs/>
                <w:sz w:val="16"/>
                <w:szCs w:val="16"/>
              </w:rPr>
              <w:pPrChange w:id="802" w:author="user" w:date="2024-08-14T19:40:00Z" w16du:dateUtc="2024-08-14T16:40:00Z">
                <w:pPr>
                  <w:jc w:val="both"/>
                </w:pPr>
              </w:pPrChange>
            </w:pPr>
          </w:p>
        </w:tc>
        <w:tc>
          <w:tcPr>
            <w:tcW w:w="787" w:type="dxa"/>
            <w:vAlign w:val="center"/>
          </w:tcPr>
          <w:p w14:paraId="7C2537F3" w14:textId="77777777" w:rsidR="00C700B4" w:rsidRPr="0091231C" w:rsidRDefault="00C700B4">
            <w:pPr>
              <w:jc w:val="center"/>
              <w:rPr>
                <w:rFonts w:ascii="Times New Roman" w:hAnsi="Times New Roman" w:cs="Times New Roman"/>
                <w:bCs/>
                <w:sz w:val="16"/>
                <w:szCs w:val="16"/>
              </w:rPr>
              <w:pPrChange w:id="803" w:author="user" w:date="2024-08-14T19:40:00Z" w16du:dateUtc="2024-08-14T16:40:00Z">
                <w:pPr>
                  <w:jc w:val="both"/>
                </w:pPr>
              </w:pPrChange>
            </w:pPr>
          </w:p>
        </w:tc>
        <w:tc>
          <w:tcPr>
            <w:tcW w:w="724" w:type="dxa"/>
            <w:vAlign w:val="center"/>
          </w:tcPr>
          <w:p w14:paraId="3AE0713E" w14:textId="77777777" w:rsidR="00C700B4" w:rsidRPr="0091231C" w:rsidRDefault="00C700B4">
            <w:pPr>
              <w:jc w:val="center"/>
              <w:rPr>
                <w:rFonts w:ascii="Times New Roman" w:hAnsi="Times New Roman" w:cs="Times New Roman"/>
                <w:bCs/>
                <w:sz w:val="16"/>
                <w:szCs w:val="16"/>
              </w:rPr>
              <w:pPrChange w:id="804" w:author="user" w:date="2024-08-14T19:42:00Z" w16du:dateUtc="2024-08-14T16:42:00Z">
                <w:pPr>
                  <w:jc w:val="both"/>
                </w:pPr>
              </w:pPrChange>
            </w:pPr>
          </w:p>
        </w:tc>
        <w:tc>
          <w:tcPr>
            <w:tcW w:w="816" w:type="dxa"/>
            <w:vAlign w:val="center"/>
          </w:tcPr>
          <w:p w14:paraId="4F653D0D" w14:textId="5A6ADDCF" w:rsidR="00C700B4" w:rsidRPr="0091231C" w:rsidRDefault="00C700B4">
            <w:pPr>
              <w:jc w:val="center"/>
              <w:rPr>
                <w:rFonts w:ascii="Times New Roman" w:hAnsi="Times New Roman" w:cs="Times New Roman"/>
                <w:bCs/>
                <w:sz w:val="16"/>
                <w:szCs w:val="16"/>
              </w:rPr>
              <w:pPrChange w:id="805" w:author="user" w:date="2024-08-14T19:40:00Z" w16du:dateUtc="2024-08-14T16:40:00Z">
                <w:pPr>
                  <w:jc w:val="both"/>
                </w:pPr>
              </w:pPrChange>
            </w:pPr>
            <w:r w:rsidRPr="0091231C">
              <w:rPr>
                <w:rFonts w:ascii="Times New Roman" w:hAnsi="Times New Roman" w:cs="Times New Roman"/>
                <w:bCs/>
                <w:sz w:val="16"/>
                <w:szCs w:val="16"/>
              </w:rPr>
              <w:t>0.001</w:t>
            </w:r>
          </w:p>
        </w:tc>
        <w:tc>
          <w:tcPr>
            <w:tcW w:w="715" w:type="dxa"/>
            <w:vAlign w:val="center"/>
          </w:tcPr>
          <w:p w14:paraId="79E3FA47" w14:textId="42A1BF62" w:rsidR="00C700B4" w:rsidRPr="0091231C" w:rsidRDefault="00C700B4">
            <w:pPr>
              <w:jc w:val="center"/>
              <w:rPr>
                <w:rFonts w:ascii="Times New Roman" w:hAnsi="Times New Roman" w:cs="Times New Roman"/>
                <w:bCs/>
                <w:sz w:val="16"/>
                <w:szCs w:val="16"/>
              </w:rPr>
              <w:pPrChange w:id="806" w:author="user" w:date="2024-08-14T19:40:00Z" w16du:dateUtc="2024-08-14T16:40:00Z">
                <w:pPr>
                  <w:jc w:val="both"/>
                </w:pPr>
              </w:pPrChange>
            </w:pPr>
            <w:r w:rsidRPr="0091231C">
              <w:rPr>
                <w:rFonts w:ascii="Times New Roman" w:hAnsi="Times New Roman" w:cs="Times New Roman"/>
                <w:bCs/>
                <w:sz w:val="16"/>
                <w:szCs w:val="16"/>
              </w:rPr>
              <w:t>3.23</w:t>
            </w:r>
          </w:p>
        </w:tc>
        <w:tc>
          <w:tcPr>
            <w:tcW w:w="715" w:type="dxa"/>
            <w:vAlign w:val="center"/>
          </w:tcPr>
          <w:p w14:paraId="3A057ED6" w14:textId="46AD1A44" w:rsidR="00C700B4" w:rsidRPr="0091231C" w:rsidRDefault="00C700B4">
            <w:pPr>
              <w:jc w:val="center"/>
              <w:rPr>
                <w:rFonts w:ascii="Times New Roman" w:hAnsi="Times New Roman" w:cs="Times New Roman"/>
                <w:bCs/>
                <w:sz w:val="16"/>
                <w:szCs w:val="16"/>
              </w:rPr>
              <w:pPrChange w:id="807" w:author="user" w:date="2024-08-14T19:40:00Z" w16du:dateUtc="2024-08-14T16:40:00Z">
                <w:pPr>
                  <w:jc w:val="both"/>
                </w:pPr>
              </w:pPrChange>
            </w:pPr>
            <w:r w:rsidRPr="0091231C">
              <w:rPr>
                <w:rFonts w:ascii="Times New Roman" w:hAnsi="Times New Roman" w:cs="Times New Roman"/>
                <w:bCs/>
                <w:sz w:val="16"/>
                <w:szCs w:val="16"/>
              </w:rPr>
              <w:t>0.92</w:t>
            </w:r>
          </w:p>
        </w:tc>
        <w:tc>
          <w:tcPr>
            <w:tcW w:w="799" w:type="dxa"/>
            <w:vAlign w:val="center"/>
          </w:tcPr>
          <w:p w14:paraId="7FDFBA1F" w14:textId="77777777" w:rsidR="00C700B4" w:rsidRPr="0091231C" w:rsidRDefault="00C700B4">
            <w:pPr>
              <w:jc w:val="center"/>
              <w:rPr>
                <w:rFonts w:ascii="Times New Roman" w:hAnsi="Times New Roman" w:cs="Times New Roman"/>
                <w:bCs/>
                <w:sz w:val="16"/>
                <w:szCs w:val="16"/>
              </w:rPr>
              <w:pPrChange w:id="808" w:author="user" w:date="2024-08-14T19:42:00Z" w16du:dateUtc="2024-08-14T16:42:00Z">
                <w:pPr>
                  <w:jc w:val="both"/>
                </w:pPr>
              </w:pPrChange>
            </w:pPr>
            <w:r w:rsidRPr="0091231C">
              <w:rPr>
                <w:rFonts w:ascii="Times New Roman" w:hAnsi="Times New Roman" w:cs="Times New Roman"/>
                <w:bCs/>
                <w:sz w:val="16"/>
                <w:szCs w:val="16"/>
              </w:rPr>
              <w:t>-</w:t>
            </w:r>
          </w:p>
        </w:tc>
      </w:tr>
      <w:tr w:rsidR="00C700B4" w:rsidRPr="0091231C" w14:paraId="0257268A" w14:textId="77777777" w:rsidTr="00C700B4">
        <w:trPr>
          <w:jc w:val="center"/>
        </w:trPr>
        <w:tc>
          <w:tcPr>
            <w:tcW w:w="1017" w:type="dxa"/>
            <w:vMerge w:val="restart"/>
            <w:vAlign w:val="center"/>
          </w:tcPr>
          <w:p w14:paraId="65182365" w14:textId="663431CD" w:rsidR="00C700B4" w:rsidRPr="0091231C" w:rsidRDefault="00C700B4">
            <w:pPr>
              <w:jc w:val="center"/>
              <w:rPr>
                <w:rFonts w:ascii="Times New Roman" w:hAnsi="Times New Roman" w:cs="Times New Roman"/>
                <w:bCs/>
                <w:sz w:val="16"/>
                <w:szCs w:val="16"/>
              </w:rPr>
              <w:pPrChange w:id="809" w:author="user" w:date="2024-08-14T21:07:00Z" w16du:dateUtc="2024-08-14T18:07:00Z">
                <w:pPr>
                  <w:jc w:val="both"/>
                </w:pPr>
              </w:pPrChange>
            </w:pPr>
            <w:r w:rsidRPr="0091231C">
              <w:rPr>
                <w:rFonts w:ascii="Times New Roman" w:hAnsi="Times New Roman" w:cs="Times New Roman"/>
                <w:bCs/>
                <w:sz w:val="16"/>
                <w:szCs w:val="16"/>
              </w:rPr>
              <w:t xml:space="preserve">Mutlu et al. </w:t>
            </w:r>
            <w:r w:rsidR="00692DD0" w:rsidRPr="0091231C">
              <w:rPr>
                <w:rFonts w:ascii="Times New Roman" w:hAnsi="Times New Roman" w:cs="Times New Roman"/>
                <w:bCs/>
                <w:sz w:val="16"/>
                <w:szCs w:val="16"/>
              </w:rPr>
              <w:t>(</w:t>
            </w:r>
            <w:r w:rsidRPr="0091231C">
              <w:rPr>
                <w:rFonts w:ascii="Times New Roman" w:hAnsi="Times New Roman" w:cs="Times New Roman"/>
                <w:bCs/>
                <w:sz w:val="16"/>
                <w:szCs w:val="16"/>
              </w:rPr>
              <w:t>2022</w:t>
            </w:r>
            <w:r w:rsidR="00692DD0" w:rsidRPr="0091231C">
              <w:rPr>
                <w:rFonts w:ascii="Times New Roman" w:hAnsi="Times New Roman" w:cs="Times New Roman"/>
                <w:bCs/>
                <w:sz w:val="16"/>
                <w:szCs w:val="16"/>
              </w:rPr>
              <w:t>)</w:t>
            </w:r>
          </w:p>
        </w:tc>
        <w:tc>
          <w:tcPr>
            <w:tcW w:w="1150" w:type="dxa"/>
            <w:vMerge w:val="restart"/>
            <w:vAlign w:val="center"/>
          </w:tcPr>
          <w:p w14:paraId="6A12D2A0" w14:textId="41950E96" w:rsidR="00C700B4" w:rsidRPr="0091231C" w:rsidRDefault="00C700B4">
            <w:pPr>
              <w:jc w:val="center"/>
              <w:rPr>
                <w:rFonts w:ascii="Times New Roman" w:hAnsi="Times New Roman" w:cs="Times New Roman"/>
                <w:bCs/>
                <w:sz w:val="16"/>
                <w:szCs w:val="16"/>
              </w:rPr>
              <w:pPrChange w:id="810" w:author="user" w:date="2024-08-14T21:03:00Z" w16du:dateUtc="2024-08-14T18:03:00Z">
                <w:pPr>
                  <w:jc w:val="both"/>
                </w:pPr>
              </w:pPrChange>
            </w:pPr>
            <w:r w:rsidRPr="0091231C">
              <w:rPr>
                <w:rFonts w:ascii="Times New Roman" w:hAnsi="Times New Roman" w:cs="Times New Roman"/>
                <w:bCs/>
                <w:sz w:val="16"/>
                <w:szCs w:val="16"/>
              </w:rPr>
              <w:t>Eastern Mediterranean</w:t>
            </w:r>
          </w:p>
        </w:tc>
        <w:tc>
          <w:tcPr>
            <w:tcW w:w="760" w:type="dxa"/>
            <w:vMerge w:val="restart"/>
            <w:vAlign w:val="center"/>
          </w:tcPr>
          <w:p w14:paraId="6F272468" w14:textId="77777777" w:rsidR="00C700B4" w:rsidRPr="0091231C" w:rsidRDefault="00C700B4">
            <w:pPr>
              <w:jc w:val="center"/>
              <w:rPr>
                <w:rFonts w:ascii="Times New Roman" w:hAnsi="Times New Roman" w:cs="Times New Roman"/>
                <w:bCs/>
                <w:sz w:val="16"/>
                <w:szCs w:val="16"/>
              </w:rPr>
              <w:pPrChange w:id="811" w:author="user" w:date="2024-08-14T19:42:00Z" w16du:dateUtc="2024-08-14T16:42:00Z">
                <w:pPr>
                  <w:jc w:val="both"/>
                </w:pPr>
              </w:pPrChange>
            </w:pPr>
            <w:r w:rsidRPr="0091231C">
              <w:rPr>
                <w:rFonts w:ascii="Times New Roman" w:hAnsi="Times New Roman" w:cs="Times New Roman"/>
                <w:bCs/>
                <w:sz w:val="16"/>
                <w:szCs w:val="16"/>
              </w:rPr>
              <w:t>-</w:t>
            </w:r>
          </w:p>
        </w:tc>
        <w:tc>
          <w:tcPr>
            <w:tcW w:w="793" w:type="dxa"/>
            <w:vAlign w:val="center"/>
          </w:tcPr>
          <w:p w14:paraId="4BAC9348" w14:textId="77777777" w:rsidR="00C700B4" w:rsidRPr="0091231C" w:rsidRDefault="00C700B4">
            <w:pPr>
              <w:jc w:val="center"/>
              <w:rPr>
                <w:rFonts w:ascii="Times New Roman" w:hAnsi="Times New Roman" w:cs="Times New Roman"/>
                <w:bCs/>
                <w:sz w:val="16"/>
                <w:szCs w:val="16"/>
              </w:rPr>
              <w:pPrChange w:id="812" w:author="user" w:date="2024-08-14T19:42:00Z" w16du:dateUtc="2024-08-14T16:42:00Z">
                <w:pPr>
                  <w:jc w:val="both"/>
                </w:pPr>
              </w:pPrChange>
            </w:pPr>
            <w:r w:rsidRPr="0091231C">
              <w:rPr>
                <w:rFonts w:ascii="Times New Roman" w:hAnsi="Times New Roman" w:cs="Times New Roman"/>
                <w:bCs/>
                <w:sz w:val="16"/>
                <w:szCs w:val="16"/>
              </w:rPr>
              <w:t>F</w:t>
            </w:r>
          </w:p>
        </w:tc>
        <w:tc>
          <w:tcPr>
            <w:tcW w:w="784" w:type="dxa"/>
            <w:vAlign w:val="center"/>
          </w:tcPr>
          <w:p w14:paraId="369B0168" w14:textId="0FF61DF6" w:rsidR="00C700B4" w:rsidRPr="0091231C" w:rsidRDefault="00C700B4">
            <w:pPr>
              <w:jc w:val="center"/>
              <w:rPr>
                <w:rFonts w:ascii="Times New Roman" w:hAnsi="Times New Roman" w:cs="Times New Roman"/>
                <w:bCs/>
                <w:sz w:val="16"/>
                <w:szCs w:val="16"/>
              </w:rPr>
              <w:pPrChange w:id="813" w:author="user" w:date="2024-08-14T19:40:00Z" w16du:dateUtc="2024-08-14T16:40:00Z">
                <w:pPr>
                  <w:jc w:val="both"/>
                </w:pPr>
              </w:pPrChange>
            </w:pPr>
            <w:r w:rsidRPr="0091231C">
              <w:rPr>
                <w:rFonts w:ascii="Times New Roman" w:hAnsi="Times New Roman" w:cs="Times New Roman"/>
                <w:bCs/>
                <w:sz w:val="16"/>
                <w:szCs w:val="16"/>
              </w:rPr>
              <w:t>130-510</w:t>
            </w:r>
          </w:p>
        </w:tc>
        <w:tc>
          <w:tcPr>
            <w:tcW w:w="787" w:type="dxa"/>
            <w:vAlign w:val="center"/>
          </w:tcPr>
          <w:p w14:paraId="7391BADC" w14:textId="77777777" w:rsidR="00C700B4" w:rsidRPr="0091231C" w:rsidRDefault="00C700B4">
            <w:pPr>
              <w:jc w:val="center"/>
              <w:rPr>
                <w:rFonts w:ascii="Times New Roman" w:hAnsi="Times New Roman" w:cs="Times New Roman"/>
                <w:bCs/>
                <w:sz w:val="16"/>
                <w:szCs w:val="16"/>
              </w:rPr>
              <w:pPrChange w:id="814" w:author="user" w:date="2024-08-14T19:40:00Z" w16du:dateUtc="2024-08-14T16:40:00Z">
                <w:pPr>
                  <w:jc w:val="both"/>
                </w:pPr>
              </w:pPrChange>
            </w:pPr>
            <w:r w:rsidRPr="0091231C">
              <w:rPr>
                <w:rFonts w:ascii="Times New Roman" w:hAnsi="Times New Roman" w:cs="Times New Roman"/>
                <w:bCs/>
                <w:sz w:val="16"/>
                <w:szCs w:val="16"/>
              </w:rPr>
              <w:t>-</w:t>
            </w:r>
          </w:p>
        </w:tc>
        <w:tc>
          <w:tcPr>
            <w:tcW w:w="724" w:type="dxa"/>
            <w:vAlign w:val="center"/>
          </w:tcPr>
          <w:p w14:paraId="38BA8016" w14:textId="77777777" w:rsidR="00C700B4" w:rsidRPr="0091231C" w:rsidRDefault="00C700B4">
            <w:pPr>
              <w:jc w:val="center"/>
              <w:rPr>
                <w:rFonts w:ascii="Times New Roman" w:hAnsi="Times New Roman" w:cs="Times New Roman"/>
                <w:bCs/>
                <w:sz w:val="16"/>
                <w:szCs w:val="16"/>
              </w:rPr>
              <w:pPrChange w:id="815" w:author="user" w:date="2024-08-14T19:42:00Z" w16du:dateUtc="2024-08-14T16:42:00Z">
                <w:pPr>
                  <w:jc w:val="both"/>
                </w:pPr>
              </w:pPrChange>
            </w:pPr>
            <w:r w:rsidRPr="0091231C">
              <w:rPr>
                <w:rFonts w:ascii="Times New Roman" w:hAnsi="Times New Roman" w:cs="Times New Roman"/>
                <w:bCs/>
                <w:sz w:val="16"/>
                <w:szCs w:val="16"/>
              </w:rPr>
              <w:t>132</w:t>
            </w:r>
          </w:p>
        </w:tc>
        <w:tc>
          <w:tcPr>
            <w:tcW w:w="816" w:type="dxa"/>
            <w:vAlign w:val="center"/>
          </w:tcPr>
          <w:p w14:paraId="65D090B3" w14:textId="0DCA15AA" w:rsidR="00C700B4" w:rsidRPr="0091231C" w:rsidRDefault="00C700B4">
            <w:pPr>
              <w:jc w:val="center"/>
              <w:rPr>
                <w:rFonts w:ascii="Times New Roman" w:hAnsi="Times New Roman" w:cs="Times New Roman"/>
                <w:bCs/>
                <w:sz w:val="16"/>
                <w:szCs w:val="16"/>
              </w:rPr>
              <w:pPrChange w:id="816" w:author="user" w:date="2024-08-14T19:40:00Z" w16du:dateUtc="2024-08-14T16:40:00Z">
                <w:pPr>
                  <w:jc w:val="both"/>
                </w:pPr>
              </w:pPrChange>
            </w:pPr>
            <w:r w:rsidRPr="0091231C">
              <w:rPr>
                <w:rFonts w:ascii="Times New Roman" w:hAnsi="Times New Roman" w:cs="Times New Roman"/>
                <w:bCs/>
                <w:sz w:val="16"/>
                <w:szCs w:val="16"/>
              </w:rPr>
              <w:t>0.0018</w:t>
            </w:r>
          </w:p>
        </w:tc>
        <w:tc>
          <w:tcPr>
            <w:tcW w:w="715" w:type="dxa"/>
            <w:vAlign w:val="center"/>
          </w:tcPr>
          <w:p w14:paraId="0D4C1286" w14:textId="522CACB6" w:rsidR="00C700B4" w:rsidRPr="0091231C" w:rsidRDefault="00C700B4">
            <w:pPr>
              <w:jc w:val="center"/>
              <w:rPr>
                <w:rFonts w:ascii="Times New Roman" w:hAnsi="Times New Roman" w:cs="Times New Roman"/>
                <w:bCs/>
                <w:sz w:val="16"/>
                <w:szCs w:val="16"/>
              </w:rPr>
              <w:pPrChange w:id="817" w:author="user" w:date="2024-08-14T19:40:00Z" w16du:dateUtc="2024-08-14T16:40:00Z">
                <w:pPr>
                  <w:jc w:val="both"/>
                </w:pPr>
              </w:pPrChange>
            </w:pPr>
            <w:r w:rsidRPr="0091231C">
              <w:rPr>
                <w:rFonts w:ascii="Times New Roman" w:hAnsi="Times New Roman" w:cs="Times New Roman"/>
                <w:bCs/>
                <w:sz w:val="16"/>
                <w:szCs w:val="16"/>
              </w:rPr>
              <w:t>3.13</w:t>
            </w:r>
          </w:p>
        </w:tc>
        <w:tc>
          <w:tcPr>
            <w:tcW w:w="715" w:type="dxa"/>
            <w:vAlign w:val="center"/>
          </w:tcPr>
          <w:p w14:paraId="3A6F5CF2" w14:textId="77777777" w:rsidR="00C700B4" w:rsidRPr="0091231C" w:rsidRDefault="00C700B4">
            <w:pPr>
              <w:jc w:val="center"/>
              <w:rPr>
                <w:rFonts w:ascii="Times New Roman" w:hAnsi="Times New Roman" w:cs="Times New Roman"/>
                <w:bCs/>
                <w:sz w:val="16"/>
                <w:szCs w:val="16"/>
              </w:rPr>
              <w:pPrChange w:id="818" w:author="user" w:date="2024-08-14T19:40:00Z" w16du:dateUtc="2024-08-14T16:40:00Z">
                <w:pPr>
                  <w:jc w:val="both"/>
                </w:pPr>
              </w:pPrChange>
            </w:pPr>
            <w:r w:rsidRPr="0091231C">
              <w:rPr>
                <w:rFonts w:ascii="Times New Roman" w:hAnsi="Times New Roman" w:cs="Times New Roman"/>
                <w:bCs/>
                <w:sz w:val="16"/>
                <w:szCs w:val="16"/>
              </w:rPr>
              <w:t>-</w:t>
            </w:r>
          </w:p>
        </w:tc>
        <w:tc>
          <w:tcPr>
            <w:tcW w:w="799" w:type="dxa"/>
            <w:vAlign w:val="center"/>
          </w:tcPr>
          <w:p w14:paraId="5D4D8794" w14:textId="77777777" w:rsidR="00C700B4" w:rsidRPr="0091231C" w:rsidRDefault="00C700B4">
            <w:pPr>
              <w:jc w:val="center"/>
              <w:rPr>
                <w:rFonts w:ascii="Times New Roman" w:hAnsi="Times New Roman" w:cs="Times New Roman"/>
                <w:bCs/>
                <w:sz w:val="16"/>
                <w:szCs w:val="16"/>
              </w:rPr>
              <w:pPrChange w:id="819"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34EEC788" w14:textId="77777777" w:rsidTr="00C700B4">
        <w:trPr>
          <w:jc w:val="center"/>
        </w:trPr>
        <w:tc>
          <w:tcPr>
            <w:tcW w:w="1017" w:type="dxa"/>
            <w:vMerge/>
            <w:vAlign w:val="center"/>
          </w:tcPr>
          <w:p w14:paraId="646E3394" w14:textId="77777777" w:rsidR="00C700B4" w:rsidRPr="0091231C" w:rsidRDefault="00C700B4">
            <w:pPr>
              <w:jc w:val="center"/>
              <w:rPr>
                <w:rFonts w:ascii="Times New Roman" w:hAnsi="Times New Roman" w:cs="Times New Roman"/>
                <w:bCs/>
                <w:sz w:val="16"/>
                <w:szCs w:val="16"/>
              </w:rPr>
              <w:pPrChange w:id="820" w:author="user" w:date="2024-08-14T21:07:00Z" w16du:dateUtc="2024-08-14T18:07:00Z">
                <w:pPr>
                  <w:jc w:val="both"/>
                </w:pPr>
              </w:pPrChange>
            </w:pPr>
          </w:p>
        </w:tc>
        <w:tc>
          <w:tcPr>
            <w:tcW w:w="1150" w:type="dxa"/>
            <w:vMerge/>
            <w:vAlign w:val="center"/>
          </w:tcPr>
          <w:p w14:paraId="72BD9E7D" w14:textId="77777777" w:rsidR="00C700B4" w:rsidRPr="0091231C" w:rsidRDefault="00C700B4">
            <w:pPr>
              <w:jc w:val="center"/>
              <w:rPr>
                <w:rFonts w:ascii="Times New Roman" w:hAnsi="Times New Roman" w:cs="Times New Roman"/>
                <w:bCs/>
                <w:sz w:val="16"/>
                <w:szCs w:val="16"/>
              </w:rPr>
              <w:pPrChange w:id="821" w:author="user" w:date="2024-08-14T21:03:00Z" w16du:dateUtc="2024-08-14T18:03:00Z">
                <w:pPr>
                  <w:jc w:val="both"/>
                </w:pPr>
              </w:pPrChange>
            </w:pPr>
          </w:p>
        </w:tc>
        <w:tc>
          <w:tcPr>
            <w:tcW w:w="760" w:type="dxa"/>
            <w:vMerge/>
            <w:vAlign w:val="center"/>
          </w:tcPr>
          <w:p w14:paraId="6F761D90" w14:textId="77777777" w:rsidR="00C700B4" w:rsidRPr="0091231C" w:rsidRDefault="00C700B4">
            <w:pPr>
              <w:jc w:val="center"/>
              <w:rPr>
                <w:rFonts w:ascii="Times New Roman" w:hAnsi="Times New Roman" w:cs="Times New Roman"/>
                <w:bCs/>
                <w:sz w:val="16"/>
                <w:szCs w:val="16"/>
              </w:rPr>
              <w:pPrChange w:id="822" w:author="user" w:date="2024-08-14T19:42:00Z" w16du:dateUtc="2024-08-14T16:42:00Z">
                <w:pPr>
                  <w:jc w:val="both"/>
                </w:pPr>
              </w:pPrChange>
            </w:pPr>
          </w:p>
        </w:tc>
        <w:tc>
          <w:tcPr>
            <w:tcW w:w="793" w:type="dxa"/>
            <w:vAlign w:val="center"/>
          </w:tcPr>
          <w:p w14:paraId="21591CC5" w14:textId="77777777" w:rsidR="00C700B4" w:rsidRPr="0091231C" w:rsidRDefault="00C700B4">
            <w:pPr>
              <w:jc w:val="center"/>
              <w:rPr>
                <w:rFonts w:ascii="Times New Roman" w:hAnsi="Times New Roman" w:cs="Times New Roman"/>
                <w:bCs/>
                <w:sz w:val="16"/>
                <w:szCs w:val="16"/>
              </w:rPr>
              <w:pPrChange w:id="823"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72B163FE" w14:textId="77777777" w:rsidR="00C700B4" w:rsidRPr="0091231C" w:rsidRDefault="00C700B4">
            <w:pPr>
              <w:jc w:val="center"/>
              <w:rPr>
                <w:rFonts w:ascii="Times New Roman" w:hAnsi="Times New Roman" w:cs="Times New Roman"/>
                <w:bCs/>
                <w:sz w:val="16"/>
                <w:szCs w:val="16"/>
              </w:rPr>
              <w:pPrChange w:id="824" w:author="user" w:date="2024-08-14T19:40:00Z" w16du:dateUtc="2024-08-14T16:40:00Z">
                <w:pPr>
                  <w:jc w:val="both"/>
                </w:pPr>
              </w:pPrChange>
            </w:pPr>
          </w:p>
        </w:tc>
        <w:tc>
          <w:tcPr>
            <w:tcW w:w="787" w:type="dxa"/>
            <w:vAlign w:val="center"/>
          </w:tcPr>
          <w:p w14:paraId="1A55EA7B" w14:textId="77777777" w:rsidR="00C700B4" w:rsidRPr="0091231C" w:rsidRDefault="00C700B4">
            <w:pPr>
              <w:jc w:val="center"/>
              <w:rPr>
                <w:rFonts w:ascii="Times New Roman" w:hAnsi="Times New Roman" w:cs="Times New Roman"/>
                <w:bCs/>
                <w:sz w:val="16"/>
                <w:szCs w:val="16"/>
              </w:rPr>
              <w:pPrChange w:id="825" w:author="user" w:date="2024-08-14T19:40:00Z" w16du:dateUtc="2024-08-14T16:40:00Z">
                <w:pPr>
                  <w:jc w:val="both"/>
                </w:pPr>
              </w:pPrChange>
            </w:pPr>
          </w:p>
        </w:tc>
        <w:tc>
          <w:tcPr>
            <w:tcW w:w="724" w:type="dxa"/>
            <w:vAlign w:val="center"/>
          </w:tcPr>
          <w:p w14:paraId="6D11370A" w14:textId="77777777" w:rsidR="00C700B4" w:rsidRPr="0091231C" w:rsidRDefault="00C700B4">
            <w:pPr>
              <w:jc w:val="center"/>
              <w:rPr>
                <w:rFonts w:ascii="Times New Roman" w:hAnsi="Times New Roman" w:cs="Times New Roman"/>
                <w:bCs/>
                <w:sz w:val="16"/>
                <w:szCs w:val="16"/>
              </w:rPr>
              <w:pPrChange w:id="826" w:author="user" w:date="2024-08-14T19:42:00Z" w16du:dateUtc="2024-08-14T16:42:00Z">
                <w:pPr>
                  <w:jc w:val="both"/>
                </w:pPr>
              </w:pPrChange>
            </w:pPr>
          </w:p>
        </w:tc>
        <w:tc>
          <w:tcPr>
            <w:tcW w:w="816" w:type="dxa"/>
            <w:vAlign w:val="center"/>
          </w:tcPr>
          <w:p w14:paraId="487969FA" w14:textId="4173976B" w:rsidR="00C700B4" w:rsidRPr="0091231C" w:rsidRDefault="00C700B4">
            <w:pPr>
              <w:jc w:val="center"/>
              <w:rPr>
                <w:rFonts w:ascii="Times New Roman" w:hAnsi="Times New Roman" w:cs="Times New Roman"/>
                <w:bCs/>
                <w:sz w:val="16"/>
                <w:szCs w:val="16"/>
              </w:rPr>
              <w:pPrChange w:id="827" w:author="user" w:date="2024-08-14T19:40:00Z" w16du:dateUtc="2024-08-14T16:40:00Z">
                <w:pPr>
                  <w:jc w:val="both"/>
                </w:pPr>
              </w:pPrChange>
            </w:pPr>
            <w:r w:rsidRPr="0091231C">
              <w:rPr>
                <w:rFonts w:ascii="Times New Roman" w:hAnsi="Times New Roman" w:cs="Times New Roman"/>
                <w:bCs/>
                <w:sz w:val="16"/>
                <w:szCs w:val="16"/>
              </w:rPr>
              <w:t>0.0023</w:t>
            </w:r>
          </w:p>
        </w:tc>
        <w:tc>
          <w:tcPr>
            <w:tcW w:w="715" w:type="dxa"/>
            <w:vAlign w:val="center"/>
          </w:tcPr>
          <w:p w14:paraId="74E372A9" w14:textId="20214FCB" w:rsidR="00C700B4" w:rsidRPr="0091231C" w:rsidRDefault="00C700B4">
            <w:pPr>
              <w:jc w:val="center"/>
              <w:rPr>
                <w:rFonts w:ascii="Times New Roman" w:hAnsi="Times New Roman" w:cs="Times New Roman"/>
                <w:bCs/>
                <w:sz w:val="16"/>
                <w:szCs w:val="16"/>
              </w:rPr>
              <w:pPrChange w:id="828" w:author="user" w:date="2024-08-14T19:40:00Z" w16du:dateUtc="2024-08-14T16:40:00Z">
                <w:pPr>
                  <w:jc w:val="both"/>
                </w:pPr>
              </w:pPrChange>
            </w:pPr>
            <w:r w:rsidRPr="0091231C">
              <w:rPr>
                <w:rFonts w:ascii="Times New Roman" w:hAnsi="Times New Roman" w:cs="Times New Roman"/>
                <w:bCs/>
                <w:sz w:val="16"/>
                <w:szCs w:val="16"/>
              </w:rPr>
              <w:t>3.04</w:t>
            </w:r>
          </w:p>
        </w:tc>
        <w:tc>
          <w:tcPr>
            <w:tcW w:w="715" w:type="dxa"/>
            <w:vAlign w:val="center"/>
          </w:tcPr>
          <w:p w14:paraId="54B2AB3D" w14:textId="77777777" w:rsidR="00C700B4" w:rsidRPr="0091231C" w:rsidRDefault="00C700B4">
            <w:pPr>
              <w:jc w:val="center"/>
              <w:rPr>
                <w:rFonts w:ascii="Times New Roman" w:hAnsi="Times New Roman" w:cs="Times New Roman"/>
                <w:bCs/>
                <w:sz w:val="16"/>
                <w:szCs w:val="16"/>
              </w:rPr>
              <w:pPrChange w:id="829" w:author="user" w:date="2024-08-14T19:40:00Z" w16du:dateUtc="2024-08-14T16:40:00Z">
                <w:pPr>
                  <w:jc w:val="both"/>
                </w:pPr>
              </w:pPrChange>
            </w:pPr>
            <w:r w:rsidRPr="0091231C">
              <w:rPr>
                <w:rFonts w:ascii="Times New Roman" w:hAnsi="Times New Roman" w:cs="Times New Roman"/>
                <w:bCs/>
                <w:sz w:val="16"/>
                <w:szCs w:val="16"/>
              </w:rPr>
              <w:t>-</w:t>
            </w:r>
          </w:p>
        </w:tc>
        <w:tc>
          <w:tcPr>
            <w:tcW w:w="799" w:type="dxa"/>
            <w:vAlign w:val="center"/>
          </w:tcPr>
          <w:p w14:paraId="65602816" w14:textId="77777777" w:rsidR="00C700B4" w:rsidRPr="0091231C" w:rsidRDefault="00C700B4">
            <w:pPr>
              <w:jc w:val="center"/>
              <w:rPr>
                <w:rFonts w:ascii="Times New Roman" w:hAnsi="Times New Roman" w:cs="Times New Roman"/>
                <w:bCs/>
                <w:sz w:val="16"/>
                <w:szCs w:val="16"/>
              </w:rPr>
              <w:pPrChange w:id="830"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24CB1E59" w14:textId="77777777" w:rsidTr="00C700B4">
        <w:trPr>
          <w:jc w:val="center"/>
        </w:trPr>
        <w:tc>
          <w:tcPr>
            <w:tcW w:w="1017" w:type="dxa"/>
            <w:vMerge/>
            <w:vAlign w:val="center"/>
          </w:tcPr>
          <w:p w14:paraId="476989B1" w14:textId="77777777" w:rsidR="00C700B4" w:rsidRPr="0091231C" w:rsidRDefault="00C700B4">
            <w:pPr>
              <w:jc w:val="center"/>
              <w:rPr>
                <w:rFonts w:ascii="Times New Roman" w:hAnsi="Times New Roman" w:cs="Times New Roman"/>
                <w:bCs/>
                <w:sz w:val="16"/>
                <w:szCs w:val="16"/>
              </w:rPr>
              <w:pPrChange w:id="831" w:author="user" w:date="2024-08-14T21:07:00Z" w16du:dateUtc="2024-08-14T18:07:00Z">
                <w:pPr>
                  <w:jc w:val="both"/>
                </w:pPr>
              </w:pPrChange>
            </w:pPr>
          </w:p>
        </w:tc>
        <w:tc>
          <w:tcPr>
            <w:tcW w:w="1150" w:type="dxa"/>
            <w:vMerge/>
            <w:vAlign w:val="center"/>
          </w:tcPr>
          <w:p w14:paraId="36D42A9C" w14:textId="77777777" w:rsidR="00C700B4" w:rsidRPr="0091231C" w:rsidRDefault="00C700B4">
            <w:pPr>
              <w:jc w:val="center"/>
              <w:rPr>
                <w:rFonts w:ascii="Times New Roman" w:hAnsi="Times New Roman" w:cs="Times New Roman"/>
                <w:bCs/>
                <w:sz w:val="16"/>
                <w:szCs w:val="16"/>
              </w:rPr>
              <w:pPrChange w:id="832" w:author="user" w:date="2024-08-14T21:03:00Z" w16du:dateUtc="2024-08-14T18:03:00Z">
                <w:pPr>
                  <w:jc w:val="both"/>
                </w:pPr>
              </w:pPrChange>
            </w:pPr>
          </w:p>
        </w:tc>
        <w:tc>
          <w:tcPr>
            <w:tcW w:w="760" w:type="dxa"/>
            <w:vMerge/>
            <w:vAlign w:val="center"/>
          </w:tcPr>
          <w:p w14:paraId="04737E50" w14:textId="77777777" w:rsidR="00C700B4" w:rsidRPr="0091231C" w:rsidRDefault="00C700B4">
            <w:pPr>
              <w:jc w:val="center"/>
              <w:rPr>
                <w:rFonts w:ascii="Times New Roman" w:hAnsi="Times New Roman" w:cs="Times New Roman"/>
                <w:bCs/>
                <w:sz w:val="16"/>
                <w:szCs w:val="16"/>
              </w:rPr>
              <w:pPrChange w:id="833" w:author="user" w:date="2024-08-14T19:42:00Z" w16du:dateUtc="2024-08-14T16:42:00Z">
                <w:pPr>
                  <w:jc w:val="both"/>
                </w:pPr>
              </w:pPrChange>
            </w:pPr>
          </w:p>
        </w:tc>
        <w:tc>
          <w:tcPr>
            <w:tcW w:w="793" w:type="dxa"/>
            <w:vAlign w:val="center"/>
          </w:tcPr>
          <w:p w14:paraId="5DC17C28" w14:textId="28054C92" w:rsidR="00C700B4" w:rsidRPr="0091231C" w:rsidRDefault="00C700B4">
            <w:pPr>
              <w:jc w:val="center"/>
              <w:rPr>
                <w:rFonts w:ascii="Times New Roman" w:hAnsi="Times New Roman" w:cs="Times New Roman"/>
                <w:bCs/>
                <w:sz w:val="16"/>
                <w:szCs w:val="16"/>
              </w:rPr>
              <w:pPrChange w:id="834" w:author="user" w:date="2024-08-14T19:42:00Z" w16du:dateUtc="2024-08-14T16:42:00Z">
                <w:pPr>
                  <w:jc w:val="both"/>
                </w:pPr>
              </w:pPrChange>
            </w:pPr>
            <w:r w:rsidRPr="0091231C">
              <w:rPr>
                <w:rFonts w:ascii="Times New Roman" w:hAnsi="Times New Roman" w:cs="Times New Roman"/>
                <w:bCs/>
                <w:sz w:val="16"/>
                <w:szCs w:val="16"/>
              </w:rPr>
              <w:t>C</w:t>
            </w:r>
          </w:p>
        </w:tc>
        <w:tc>
          <w:tcPr>
            <w:tcW w:w="784" w:type="dxa"/>
            <w:vAlign w:val="center"/>
          </w:tcPr>
          <w:p w14:paraId="62C4F41A" w14:textId="77777777" w:rsidR="00C700B4" w:rsidRPr="0091231C" w:rsidRDefault="00C700B4">
            <w:pPr>
              <w:jc w:val="center"/>
              <w:rPr>
                <w:rFonts w:ascii="Times New Roman" w:hAnsi="Times New Roman" w:cs="Times New Roman"/>
                <w:bCs/>
                <w:sz w:val="16"/>
                <w:szCs w:val="16"/>
              </w:rPr>
              <w:pPrChange w:id="835" w:author="user" w:date="2024-08-14T19:40:00Z" w16du:dateUtc="2024-08-14T16:40:00Z">
                <w:pPr>
                  <w:jc w:val="both"/>
                </w:pPr>
              </w:pPrChange>
            </w:pPr>
          </w:p>
        </w:tc>
        <w:tc>
          <w:tcPr>
            <w:tcW w:w="787" w:type="dxa"/>
            <w:vAlign w:val="center"/>
          </w:tcPr>
          <w:p w14:paraId="38D58707" w14:textId="77777777" w:rsidR="00C700B4" w:rsidRPr="0091231C" w:rsidRDefault="00C700B4">
            <w:pPr>
              <w:jc w:val="center"/>
              <w:rPr>
                <w:rFonts w:ascii="Times New Roman" w:hAnsi="Times New Roman" w:cs="Times New Roman"/>
                <w:bCs/>
                <w:sz w:val="16"/>
                <w:szCs w:val="16"/>
              </w:rPr>
              <w:pPrChange w:id="836" w:author="user" w:date="2024-08-14T19:40:00Z" w16du:dateUtc="2024-08-14T16:40:00Z">
                <w:pPr>
                  <w:jc w:val="both"/>
                </w:pPr>
              </w:pPrChange>
            </w:pPr>
          </w:p>
        </w:tc>
        <w:tc>
          <w:tcPr>
            <w:tcW w:w="724" w:type="dxa"/>
            <w:vAlign w:val="center"/>
          </w:tcPr>
          <w:p w14:paraId="72A9DB80" w14:textId="77777777" w:rsidR="00C700B4" w:rsidRPr="0091231C" w:rsidRDefault="00C700B4">
            <w:pPr>
              <w:jc w:val="center"/>
              <w:rPr>
                <w:rFonts w:ascii="Times New Roman" w:hAnsi="Times New Roman" w:cs="Times New Roman"/>
                <w:bCs/>
                <w:sz w:val="16"/>
                <w:szCs w:val="16"/>
              </w:rPr>
              <w:pPrChange w:id="837" w:author="user" w:date="2024-08-14T19:42:00Z" w16du:dateUtc="2024-08-14T16:42:00Z">
                <w:pPr>
                  <w:jc w:val="both"/>
                </w:pPr>
              </w:pPrChange>
            </w:pPr>
          </w:p>
        </w:tc>
        <w:tc>
          <w:tcPr>
            <w:tcW w:w="816" w:type="dxa"/>
            <w:vAlign w:val="center"/>
          </w:tcPr>
          <w:p w14:paraId="7956B409" w14:textId="2568C8A3" w:rsidR="00C700B4" w:rsidRPr="0091231C" w:rsidRDefault="00C700B4">
            <w:pPr>
              <w:jc w:val="center"/>
              <w:rPr>
                <w:rFonts w:ascii="Times New Roman" w:hAnsi="Times New Roman" w:cs="Times New Roman"/>
                <w:bCs/>
                <w:sz w:val="16"/>
                <w:szCs w:val="16"/>
              </w:rPr>
              <w:pPrChange w:id="838" w:author="user" w:date="2024-08-14T19:40:00Z" w16du:dateUtc="2024-08-14T16:40:00Z">
                <w:pPr>
                  <w:jc w:val="both"/>
                </w:pPr>
              </w:pPrChange>
            </w:pPr>
            <w:r w:rsidRPr="0091231C">
              <w:rPr>
                <w:rFonts w:ascii="Times New Roman" w:hAnsi="Times New Roman" w:cs="Times New Roman"/>
                <w:bCs/>
                <w:sz w:val="16"/>
                <w:szCs w:val="16"/>
              </w:rPr>
              <w:t>0.0022</w:t>
            </w:r>
          </w:p>
        </w:tc>
        <w:tc>
          <w:tcPr>
            <w:tcW w:w="715" w:type="dxa"/>
            <w:vAlign w:val="center"/>
          </w:tcPr>
          <w:p w14:paraId="0E45A4E6" w14:textId="6EEEED59" w:rsidR="00C700B4" w:rsidRPr="0091231C" w:rsidRDefault="00C700B4">
            <w:pPr>
              <w:jc w:val="center"/>
              <w:rPr>
                <w:rFonts w:ascii="Times New Roman" w:hAnsi="Times New Roman" w:cs="Times New Roman"/>
                <w:bCs/>
                <w:sz w:val="16"/>
                <w:szCs w:val="16"/>
              </w:rPr>
              <w:pPrChange w:id="839" w:author="user" w:date="2024-08-14T19:40:00Z" w16du:dateUtc="2024-08-14T16:40:00Z">
                <w:pPr>
                  <w:jc w:val="both"/>
                </w:pPr>
              </w:pPrChange>
            </w:pPr>
            <w:r w:rsidRPr="0091231C">
              <w:rPr>
                <w:rFonts w:ascii="Times New Roman" w:hAnsi="Times New Roman" w:cs="Times New Roman"/>
                <w:bCs/>
                <w:sz w:val="16"/>
                <w:szCs w:val="16"/>
              </w:rPr>
              <w:t>3.06</w:t>
            </w:r>
          </w:p>
        </w:tc>
        <w:tc>
          <w:tcPr>
            <w:tcW w:w="715" w:type="dxa"/>
            <w:vAlign w:val="center"/>
          </w:tcPr>
          <w:p w14:paraId="20D3C720" w14:textId="77777777" w:rsidR="00C700B4" w:rsidRPr="0091231C" w:rsidRDefault="00C700B4">
            <w:pPr>
              <w:jc w:val="center"/>
              <w:rPr>
                <w:rFonts w:ascii="Times New Roman" w:hAnsi="Times New Roman" w:cs="Times New Roman"/>
                <w:bCs/>
                <w:sz w:val="16"/>
                <w:szCs w:val="16"/>
              </w:rPr>
              <w:pPrChange w:id="840" w:author="user" w:date="2024-08-14T19:40:00Z" w16du:dateUtc="2024-08-14T16:40:00Z">
                <w:pPr>
                  <w:jc w:val="both"/>
                </w:pPr>
              </w:pPrChange>
            </w:pPr>
            <w:r w:rsidRPr="0091231C">
              <w:rPr>
                <w:rFonts w:ascii="Times New Roman" w:hAnsi="Times New Roman" w:cs="Times New Roman"/>
                <w:bCs/>
                <w:sz w:val="16"/>
                <w:szCs w:val="16"/>
              </w:rPr>
              <w:t>-</w:t>
            </w:r>
          </w:p>
        </w:tc>
        <w:tc>
          <w:tcPr>
            <w:tcW w:w="799" w:type="dxa"/>
            <w:vAlign w:val="center"/>
          </w:tcPr>
          <w:p w14:paraId="778AD99C" w14:textId="77777777" w:rsidR="00C700B4" w:rsidRPr="0091231C" w:rsidRDefault="00C700B4">
            <w:pPr>
              <w:jc w:val="center"/>
              <w:rPr>
                <w:rFonts w:ascii="Times New Roman" w:hAnsi="Times New Roman" w:cs="Times New Roman"/>
                <w:bCs/>
                <w:sz w:val="16"/>
                <w:szCs w:val="16"/>
              </w:rPr>
              <w:pPrChange w:id="841"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0D610E94" w14:textId="77777777" w:rsidTr="00C700B4">
        <w:trPr>
          <w:jc w:val="center"/>
        </w:trPr>
        <w:tc>
          <w:tcPr>
            <w:tcW w:w="1017" w:type="dxa"/>
            <w:vMerge w:val="restart"/>
            <w:vAlign w:val="center"/>
          </w:tcPr>
          <w:p w14:paraId="498DF82B" w14:textId="1EB1D51C" w:rsidR="00C700B4" w:rsidRPr="0091231C" w:rsidRDefault="00C700B4">
            <w:pPr>
              <w:jc w:val="center"/>
              <w:rPr>
                <w:rFonts w:ascii="Times New Roman" w:hAnsi="Times New Roman" w:cs="Times New Roman"/>
                <w:bCs/>
                <w:sz w:val="16"/>
                <w:szCs w:val="16"/>
              </w:rPr>
              <w:pPrChange w:id="842" w:author="user" w:date="2024-08-14T21:07:00Z" w16du:dateUtc="2024-08-14T18:07:00Z">
                <w:pPr>
                  <w:jc w:val="both"/>
                </w:pPr>
              </w:pPrChange>
            </w:pPr>
            <w:r w:rsidRPr="0091231C">
              <w:rPr>
                <w:rFonts w:ascii="Times New Roman" w:hAnsi="Times New Roman" w:cs="Times New Roman"/>
                <w:bCs/>
                <w:sz w:val="16"/>
                <w:szCs w:val="16"/>
              </w:rPr>
              <w:t xml:space="preserve">Present Study </w:t>
            </w:r>
            <w:r w:rsidR="00692DD0" w:rsidRPr="0091231C">
              <w:rPr>
                <w:rFonts w:ascii="Times New Roman" w:hAnsi="Times New Roman" w:cs="Times New Roman"/>
                <w:bCs/>
                <w:sz w:val="16"/>
                <w:szCs w:val="16"/>
              </w:rPr>
              <w:t>(</w:t>
            </w:r>
            <w:r w:rsidRPr="0091231C">
              <w:rPr>
                <w:rFonts w:ascii="Times New Roman" w:hAnsi="Times New Roman" w:cs="Times New Roman"/>
                <w:bCs/>
                <w:sz w:val="16"/>
                <w:szCs w:val="16"/>
              </w:rPr>
              <w:t>202</w:t>
            </w:r>
            <w:r w:rsidR="0091231C">
              <w:rPr>
                <w:rFonts w:ascii="Times New Roman" w:hAnsi="Times New Roman" w:cs="Times New Roman"/>
                <w:bCs/>
                <w:sz w:val="16"/>
                <w:szCs w:val="16"/>
              </w:rPr>
              <w:t>4</w:t>
            </w:r>
            <w:r w:rsidR="00692DD0" w:rsidRPr="0091231C">
              <w:rPr>
                <w:rFonts w:ascii="Times New Roman" w:hAnsi="Times New Roman" w:cs="Times New Roman"/>
                <w:bCs/>
                <w:sz w:val="16"/>
                <w:szCs w:val="16"/>
              </w:rPr>
              <w:t>)</w:t>
            </w:r>
          </w:p>
        </w:tc>
        <w:tc>
          <w:tcPr>
            <w:tcW w:w="1150" w:type="dxa"/>
            <w:vMerge w:val="restart"/>
            <w:vAlign w:val="center"/>
          </w:tcPr>
          <w:p w14:paraId="6676651B" w14:textId="3EA3176A" w:rsidR="00C700B4" w:rsidRPr="0091231C" w:rsidRDefault="00C700B4">
            <w:pPr>
              <w:jc w:val="center"/>
              <w:rPr>
                <w:rFonts w:ascii="Times New Roman" w:hAnsi="Times New Roman" w:cs="Times New Roman"/>
                <w:bCs/>
                <w:sz w:val="16"/>
                <w:szCs w:val="16"/>
              </w:rPr>
              <w:pPrChange w:id="843" w:author="user" w:date="2024-08-14T21:03:00Z" w16du:dateUtc="2024-08-14T18:03:00Z">
                <w:pPr>
                  <w:jc w:val="both"/>
                </w:pPr>
              </w:pPrChange>
            </w:pPr>
            <w:r w:rsidRPr="0091231C">
              <w:rPr>
                <w:rFonts w:ascii="Times New Roman" w:hAnsi="Times New Roman" w:cs="Times New Roman"/>
                <w:bCs/>
                <w:sz w:val="16"/>
                <w:szCs w:val="16"/>
              </w:rPr>
              <w:t>Eastern Mediterranean</w:t>
            </w:r>
          </w:p>
        </w:tc>
        <w:tc>
          <w:tcPr>
            <w:tcW w:w="760" w:type="dxa"/>
            <w:vMerge w:val="restart"/>
            <w:vAlign w:val="center"/>
          </w:tcPr>
          <w:p w14:paraId="6711B4B1" w14:textId="1424E042" w:rsidR="00C700B4" w:rsidRPr="0091231C" w:rsidRDefault="00C700B4">
            <w:pPr>
              <w:jc w:val="center"/>
              <w:rPr>
                <w:rFonts w:ascii="Times New Roman" w:hAnsi="Times New Roman" w:cs="Times New Roman"/>
                <w:bCs/>
                <w:sz w:val="16"/>
                <w:szCs w:val="16"/>
              </w:rPr>
              <w:pPrChange w:id="844" w:author="user" w:date="2024-08-14T19:42:00Z" w16du:dateUtc="2024-08-14T16:42:00Z">
                <w:pPr>
                  <w:jc w:val="both"/>
                </w:pPr>
              </w:pPrChange>
            </w:pPr>
            <w:r w:rsidRPr="0091231C">
              <w:rPr>
                <w:rFonts w:ascii="Times New Roman" w:hAnsi="Times New Roman" w:cs="Times New Roman"/>
                <w:bCs/>
                <w:sz w:val="16"/>
                <w:szCs w:val="16"/>
              </w:rPr>
              <w:t>420</w:t>
            </w:r>
            <w:del w:id="845" w:author="user" w:date="2024-08-14T19:36:00Z" w16du:dateUtc="2024-08-14T16:36: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846" w:author="user" w:date="2024-08-14T19:36:00Z" w16du:dateUtc="2024-08-14T16:36: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780</w:t>
            </w:r>
          </w:p>
        </w:tc>
        <w:tc>
          <w:tcPr>
            <w:tcW w:w="793" w:type="dxa"/>
            <w:vAlign w:val="center"/>
          </w:tcPr>
          <w:p w14:paraId="2D4DDC1E" w14:textId="77777777" w:rsidR="00C700B4" w:rsidRPr="0091231C" w:rsidRDefault="00C700B4">
            <w:pPr>
              <w:jc w:val="center"/>
              <w:rPr>
                <w:rFonts w:ascii="Times New Roman" w:hAnsi="Times New Roman" w:cs="Times New Roman"/>
                <w:bCs/>
                <w:sz w:val="16"/>
                <w:szCs w:val="16"/>
              </w:rPr>
              <w:pPrChange w:id="847" w:author="user" w:date="2024-08-14T19:42:00Z" w16du:dateUtc="2024-08-14T16:42:00Z">
                <w:pPr>
                  <w:jc w:val="both"/>
                </w:pPr>
              </w:pPrChange>
            </w:pPr>
            <w:r w:rsidRPr="0091231C">
              <w:rPr>
                <w:rFonts w:ascii="Times New Roman" w:hAnsi="Times New Roman" w:cs="Times New Roman"/>
                <w:bCs/>
                <w:sz w:val="16"/>
                <w:szCs w:val="16"/>
              </w:rPr>
              <w:t>F</w:t>
            </w:r>
          </w:p>
        </w:tc>
        <w:tc>
          <w:tcPr>
            <w:tcW w:w="784" w:type="dxa"/>
            <w:vAlign w:val="center"/>
          </w:tcPr>
          <w:p w14:paraId="1F02415E" w14:textId="7646F99B" w:rsidR="00C700B4" w:rsidRPr="0091231C" w:rsidRDefault="00C700B4">
            <w:pPr>
              <w:jc w:val="center"/>
              <w:rPr>
                <w:rFonts w:ascii="Times New Roman" w:hAnsi="Times New Roman" w:cs="Times New Roman"/>
                <w:bCs/>
                <w:sz w:val="16"/>
                <w:szCs w:val="16"/>
              </w:rPr>
              <w:pPrChange w:id="848" w:author="user" w:date="2024-08-14T19:40:00Z" w16du:dateUtc="2024-08-14T16:40:00Z">
                <w:pPr>
                  <w:jc w:val="both"/>
                </w:pPr>
              </w:pPrChange>
            </w:pPr>
            <w:r w:rsidRPr="0091231C">
              <w:rPr>
                <w:rFonts w:ascii="Times New Roman" w:hAnsi="Times New Roman" w:cs="Times New Roman"/>
                <w:bCs/>
                <w:sz w:val="16"/>
                <w:szCs w:val="16"/>
              </w:rPr>
              <w:t>176-542</w:t>
            </w:r>
          </w:p>
        </w:tc>
        <w:tc>
          <w:tcPr>
            <w:tcW w:w="787" w:type="dxa"/>
            <w:vAlign w:val="center"/>
          </w:tcPr>
          <w:p w14:paraId="34927E27" w14:textId="3609149F" w:rsidR="00C700B4" w:rsidRPr="0091231C" w:rsidRDefault="0091231C">
            <w:pPr>
              <w:ind w:hanging="84"/>
              <w:jc w:val="center"/>
              <w:rPr>
                <w:rFonts w:ascii="Times New Roman" w:hAnsi="Times New Roman" w:cs="Times New Roman"/>
                <w:bCs/>
                <w:sz w:val="16"/>
                <w:szCs w:val="16"/>
              </w:rPr>
              <w:pPrChange w:id="849" w:author="user" w:date="2024-08-14T19:40:00Z" w16du:dateUtc="2024-08-14T16:40:00Z">
                <w:pPr>
                  <w:jc w:val="both"/>
                </w:pPr>
              </w:pPrChange>
            </w:pPr>
            <w:ins w:id="850" w:author="user" w:date="2024-08-14T20:26:00Z" w16du:dateUtc="2024-08-14T17:26:00Z">
              <w:r>
                <w:rPr>
                  <w:rFonts w:ascii="Times New Roman" w:hAnsi="Times New Roman" w:cs="Times New Roman"/>
                  <w:bCs/>
                  <w:sz w:val="16"/>
                  <w:szCs w:val="16"/>
                </w:rPr>
                <w:t xml:space="preserve">  </w:t>
              </w:r>
            </w:ins>
            <w:r w:rsidR="00C700B4" w:rsidRPr="0091231C">
              <w:rPr>
                <w:rFonts w:ascii="Times New Roman" w:hAnsi="Times New Roman" w:cs="Times New Roman"/>
                <w:bCs/>
                <w:sz w:val="16"/>
                <w:szCs w:val="16"/>
              </w:rPr>
              <w:t>15.5-630</w:t>
            </w:r>
          </w:p>
        </w:tc>
        <w:tc>
          <w:tcPr>
            <w:tcW w:w="724" w:type="dxa"/>
            <w:vAlign w:val="center"/>
          </w:tcPr>
          <w:p w14:paraId="72FE7130" w14:textId="77777777" w:rsidR="00C700B4" w:rsidRPr="0091231C" w:rsidRDefault="00C700B4">
            <w:pPr>
              <w:jc w:val="center"/>
              <w:rPr>
                <w:rFonts w:ascii="Times New Roman" w:hAnsi="Times New Roman" w:cs="Times New Roman"/>
                <w:bCs/>
                <w:sz w:val="16"/>
                <w:szCs w:val="16"/>
              </w:rPr>
              <w:pPrChange w:id="851" w:author="user" w:date="2024-08-14T19:42:00Z" w16du:dateUtc="2024-08-14T16:42:00Z">
                <w:pPr>
                  <w:jc w:val="both"/>
                </w:pPr>
              </w:pPrChange>
            </w:pPr>
            <w:r w:rsidRPr="0091231C">
              <w:rPr>
                <w:rFonts w:ascii="Times New Roman" w:hAnsi="Times New Roman" w:cs="Times New Roman"/>
                <w:bCs/>
                <w:sz w:val="16"/>
                <w:szCs w:val="16"/>
              </w:rPr>
              <w:t>106</w:t>
            </w:r>
          </w:p>
        </w:tc>
        <w:tc>
          <w:tcPr>
            <w:tcW w:w="816" w:type="dxa"/>
            <w:vAlign w:val="center"/>
          </w:tcPr>
          <w:p w14:paraId="2649222B" w14:textId="4592C949" w:rsidR="00C700B4" w:rsidRPr="0091231C" w:rsidRDefault="00C700B4">
            <w:pPr>
              <w:jc w:val="center"/>
              <w:rPr>
                <w:rFonts w:ascii="Times New Roman" w:hAnsi="Times New Roman" w:cs="Times New Roman"/>
                <w:bCs/>
                <w:sz w:val="16"/>
                <w:szCs w:val="16"/>
              </w:rPr>
              <w:pPrChange w:id="852" w:author="user" w:date="2024-08-14T19:40:00Z" w16du:dateUtc="2024-08-14T16:40:00Z">
                <w:pPr>
                  <w:jc w:val="both"/>
                </w:pPr>
              </w:pPrChange>
            </w:pPr>
            <w:r w:rsidRPr="0091231C">
              <w:rPr>
                <w:rFonts w:ascii="Times New Roman" w:hAnsi="Times New Roman" w:cs="Times New Roman"/>
                <w:bCs/>
                <w:sz w:val="16"/>
                <w:szCs w:val="16"/>
              </w:rPr>
              <w:t>0.000001</w:t>
            </w:r>
          </w:p>
        </w:tc>
        <w:tc>
          <w:tcPr>
            <w:tcW w:w="715" w:type="dxa"/>
            <w:vAlign w:val="center"/>
          </w:tcPr>
          <w:p w14:paraId="5EB09C78" w14:textId="71AD3F17" w:rsidR="00C700B4" w:rsidRPr="0091231C" w:rsidRDefault="00C700B4">
            <w:pPr>
              <w:jc w:val="center"/>
              <w:rPr>
                <w:rFonts w:ascii="Times New Roman" w:hAnsi="Times New Roman" w:cs="Times New Roman"/>
                <w:bCs/>
                <w:sz w:val="16"/>
                <w:szCs w:val="16"/>
              </w:rPr>
              <w:pPrChange w:id="853" w:author="user" w:date="2024-08-14T19:40:00Z" w16du:dateUtc="2024-08-14T16:40:00Z">
                <w:pPr>
                  <w:jc w:val="both"/>
                </w:pPr>
              </w:pPrChange>
            </w:pPr>
            <w:r w:rsidRPr="0091231C">
              <w:rPr>
                <w:rFonts w:ascii="Times New Roman" w:hAnsi="Times New Roman" w:cs="Times New Roman"/>
                <w:bCs/>
                <w:sz w:val="16"/>
                <w:szCs w:val="16"/>
              </w:rPr>
              <w:t>3.13</w:t>
            </w:r>
          </w:p>
        </w:tc>
        <w:tc>
          <w:tcPr>
            <w:tcW w:w="715" w:type="dxa"/>
            <w:vAlign w:val="center"/>
          </w:tcPr>
          <w:p w14:paraId="386F810F" w14:textId="485970CD" w:rsidR="00C700B4" w:rsidRPr="0091231C" w:rsidRDefault="00C700B4">
            <w:pPr>
              <w:jc w:val="center"/>
              <w:rPr>
                <w:rFonts w:ascii="Times New Roman" w:hAnsi="Times New Roman" w:cs="Times New Roman"/>
                <w:bCs/>
                <w:sz w:val="16"/>
                <w:szCs w:val="16"/>
              </w:rPr>
              <w:pPrChange w:id="854" w:author="user" w:date="2024-08-14T19:40:00Z" w16du:dateUtc="2024-08-14T16:40:00Z">
                <w:pPr>
                  <w:jc w:val="both"/>
                </w:pPr>
              </w:pPrChange>
            </w:pPr>
            <w:r w:rsidRPr="0091231C">
              <w:rPr>
                <w:rFonts w:ascii="Times New Roman" w:hAnsi="Times New Roman" w:cs="Times New Roman"/>
                <w:bCs/>
                <w:sz w:val="16"/>
                <w:szCs w:val="16"/>
              </w:rPr>
              <w:t>0.</w:t>
            </w:r>
            <w:r w:rsidR="006E7663" w:rsidRPr="0091231C">
              <w:rPr>
                <w:rFonts w:ascii="Times New Roman" w:hAnsi="Times New Roman" w:cs="Times New Roman"/>
                <w:bCs/>
                <w:sz w:val="16"/>
                <w:szCs w:val="16"/>
              </w:rPr>
              <w:t>97</w:t>
            </w:r>
          </w:p>
        </w:tc>
        <w:tc>
          <w:tcPr>
            <w:tcW w:w="799" w:type="dxa"/>
            <w:vAlign w:val="center"/>
          </w:tcPr>
          <w:p w14:paraId="28B6F1A5" w14:textId="77777777" w:rsidR="00C700B4" w:rsidRPr="0091231C" w:rsidRDefault="00C700B4">
            <w:pPr>
              <w:jc w:val="center"/>
              <w:rPr>
                <w:rFonts w:ascii="Times New Roman" w:hAnsi="Times New Roman" w:cs="Times New Roman"/>
                <w:bCs/>
                <w:sz w:val="16"/>
                <w:szCs w:val="16"/>
              </w:rPr>
              <w:pPrChange w:id="855"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1F9B7963" w14:textId="77777777" w:rsidTr="00C700B4">
        <w:trPr>
          <w:jc w:val="center"/>
        </w:trPr>
        <w:tc>
          <w:tcPr>
            <w:tcW w:w="1017" w:type="dxa"/>
            <w:vMerge/>
            <w:vAlign w:val="center"/>
          </w:tcPr>
          <w:p w14:paraId="5F78E9C1" w14:textId="77777777" w:rsidR="00C700B4" w:rsidRPr="0091231C" w:rsidRDefault="00C700B4">
            <w:pPr>
              <w:jc w:val="center"/>
              <w:rPr>
                <w:rFonts w:ascii="Times New Roman" w:hAnsi="Times New Roman" w:cs="Times New Roman"/>
                <w:bCs/>
                <w:sz w:val="16"/>
                <w:szCs w:val="16"/>
              </w:rPr>
              <w:pPrChange w:id="856" w:author="user" w:date="2024-08-14T21:07:00Z" w16du:dateUtc="2024-08-14T18:07:00Z">
                <w:pPr>
                  <w:jc w:val="both"/>
                </w:pPr>
              </w:pPrChange>
            </w:pPr>
          </w:p>
        </w:tc>
        <w:tc>
          <w:tcPr>
            <w:tcW w:w="1150" w:type="dxa"/>
            <w:vMerge/>
            <w:vAlign w:val="center"/>
          </w:tcPr>
          <w:p w14:paraId="3CAC6E79" w14:textId="77777777" w:rsidR="00C700B4" w:rsidRPr="0091231C" w:rsidRDefault="00C700B4">
            <w:pPr>
              <w:jc w:val="center"/>
              <w:rPr>
                <w:rFonts w:ascii="Times New Roman" w:hAnsi="Times New Roman" w:cs="Times New Roman"/>
                <w:bCs/>
                <w:sz w:val="16"/>
                <w:szCs w:val="16"/>
              </w:rPr>
              <w:pPrChange w:id="857" w:author="user" w:date="2024-08-14T21:03:00Z" w16du:dateUtc="2024-08-14T18:03:00Z">
                <w:pPr>
                  <w:jc w:val="both"/>
                </w:pPr>
              </w:pPrChange>
            </w:pPr>
          </w:p>
        </w:tc>
        <w:tc>
          <w:tcPr>
            <w:tcW w:w="760" w:type="dxa"/>
            <w:vMerge/>
            <w:vAlign w:val="center"/>
          </w:tcPr>
          <w:p w14:paraId="3E16FE3C" w14:textId="77777777" w:rsidR="00C700B4" w:rsidRPr="0091231C" w:rsidRDefault="00C700B4">
            <w:pPr>
              <w:jc w:val="center"/>
              <w:rPr>
                <w:rFonts w:ascii="Times New Roman" w:hAnsi="Times New Roman" w:cs="Times New Roman"/>
                <w:bCs/>
                <w:sz w:val="16"/>
                <w:szCs w:val="16"/>
              </w:rPr>
              <w:pPrChange w:id="858" w:author="user" w:date="2024-08-14T19:42:00Z" w16du:dateUtc="2024-08-14T16:42:00Z">
                <w:pPr>
                  <w:jc w:val="both"/>
                </w:pPr>
              </w:pPrChange>
            </w:pPr>
          </w:p>
        </w:tc>
        <w:tc>
          <w:tcPr>
            <w:tcW w:w="793" w:type="dxa"/>
            <w:vAlign w:val="center"/>
          </w:tcPr>
          <w:p w14:paraId="13241B51" w14:textId="77777777" w:rsidR="00C700B4" w:rsidRPr="0091231C" w:rsidRDefault="00C700B4">
            <w:pPr>
              <w:jc w:val="center"/>
              <w:rPr>
                <w:rFonts w:ascii="Times New Roman" w:hAnsi="Times New Roman" w:cs="Times New Roman"/>
                <w:bCs/>
                <w:sz w:val="16"/>
                <w:szCs w:val="16"/>
              </w:rPr>
              <w:pPrChange w:id="859" w:author="user" w:date="2024-08-14T19:42:00Z" w16du:dateUtc="2024-08-14T16:42:00Z">
                <w:pPr>
                  <w:jc w:val="both"/>
                </w:pPr>
              </w:pPrChange>
            </w:pPr>
            <w:r w:rsidRPr="0091231C">
              <w:rPr>
                <w:rFonts w:ascii="Times New Roman" w:hAnsi="Times New Roman" w:cs="Times New Roman"/>
                <w:bCs/>
                <w:sz w:val="16"/>
                <w:szCs w:val="16"/>
              </w:rPr>
              <w:t>M</w:t>
            </w:r>
          </w:p>
        </w:tc>
        <w:tc>
          <w:tcPr>
            <w:tcW w:w="784" w:type="dxa"/>
            <w:vAlign w:val="center"/>
          </w:tcPr>
          <w:p w14:paraId="6B38ABE5" w14:textId="60745D5B" w:rsidR="00C700B4" w:rsidRPr="0091231C" w:rsidRDefault="00C700B4">
            <w:pPr>
              <w:jc w:val="center"/>
              <w:rPr>
                <w:rFonts w:ascii="Times New Roman" w:hAnsi="Times New Roman" w:cs="Times New Roman"/>
                <w:bCs/>
                <w:sz w:val="16"/>
                <w:szCs w:val="16"/>
              </w:rPr>
              <w:pPrChange w:id="860" w:author="user" w:date="2024-08-14T19:40:00Z" w16du:dateUtc="2024-08-14T16:40:00Z">
                <w:pPr>
                  <w:jc w:val="both"/>
                </w:pPr>
              </w:pPrChange>
            </w:pPr>
            <w:r w:rsidRPr="0091231C">
              <w:rPr>
                <w:rFonts w:ascii="Times New Roman" w:hAnsi="Times New Roman" w:cs="Times New Roman"/>
                <w:bCs/>
                <w:sz w:val="16"/>
                <w:szCs w:val="16"/>
              </w:rPr>
              <w:t>161-507</w:t>
            </w:r>
          </w:p>
        </w:tc>
        <w:tc>
          <w:tcPr>
            <w:tcW w:w="787" w:type="dxa"/>
            <w:vAlign w:val="center"/>
          </w:tcPr>
          <w:p w14:paraId="7827563E" w14:textId="57C8E838" w:rsidR="00C700B4" w:rsidRPr="0091231C" w:rsidRDefault="00C700B4">
            <w:pPr>
              <w:jc w:val="center"/>
              <w:rPr>
                <w:rFonts w:ascii="Times New Roman" w:hAnsi="Times New Roman" w:cs="Times New Roman"/>
                <w:bCs/>
                <w:sz w:val="16"/>
                <w:szCs w:val="16"/>
              </w:rPr>
              <w:pPrChange w:id="861" w:author="user" w:date="2024-08-14T19:40:00Z" w16du:dateUtc="2024-08-14T16:40:00Z">
                <w:pPr>
                  <w:jc w:val="both"/>
                </w:pPr>
              </w:pPrChange>
            </w:pPr>
            <w:r w:rsidRPr="0091231C">
              <w:rPr>
                <w:rFonts w:ascii="Times New Roman" w:hAnsi="Times New Roman" w:cs="Times New Roman"/>
                <w:bCs/>
                <w:sz w:val="16"/>
                <w:szCs w:val="16"/>
              </w:rPr>
              <w:t>13</w:t>
            </w:r>
            <w:del w:id="862" w:author="user" w:date="2024-08-14T19:39:00Z" w16du:dateUtc="2024-08-14T16:39: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863" w:author="user" w:date="2024-08-14T19:39:00Z" w16du:dateUtc="2024-08-14T16:39: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426</w:t>
            </w:r>
          </w:p>
        </w:tc>
        <w:tc>
          <w:tcPr>
            <w:tcW w:w="724" w:type="dxa"/>
            <w:vAlign w:val="center"/>
          </w:tcPr>
          <w:p w14:paraId="182471A7" w14:textId="77777777" w:rsidR="00C700B4" w:rsidRPr="0091231C" w:rsidRDefault="00C700B4">
            <w:pPr>
              <w:jc w:val="center"/>
              <w:rPr>
                <w:rFonts w:ascii="Times New Roman" w:hAnsi="Times New Roman" w:cs="Times New Roman"/>
                <w:bCs/>
                <w:sz w:val="16"/>
                <w:szCs w:val="16"/>
              </w:rPr>
              <w:pPrChange w:id="864" w:author="user" w:date="2024-08-14T19:42:00Z" w16du:dateUtc="2024-08-14T16:42:00Z">
                <w:pPr>
                  <w:jc w:val="both"/>
                </w:pPr>
              </w:pPrChange>
            </w:pPr>
            <w:r w:rsidRPr="0091231C">
              <w:rPr>
                <w:rFonts w:ascii="Times New Roman" w:hAnsi="Times New Roman" w:cs="Times New Roman"/>
                <w:bCs/>
                <w:sz w:val="16"/>
                <w:szCs w:val="16"/>
              </w:rPr>
              <w:t>230</w:t>
            </w:r>
          </w:p>
        </w:tc>
        <w:tc>
          <w:tcPr>
            <w:tcW w:w="816" w:type="dxa"/>
            <w:vAlign w:val="center"/>
          </w:tcPr>
          <w:p w14:paraId="4928C126" w14:textId="09C83838" w:rsidR="00C700B4" w:rsidRPr="0091231C" w:rsidRDefault="00C700B4">
            <w:pPr>
              <w:jc w:val="center"/>
              <w:rPr>
                <w:rFonts w:ascii="Times New Roman" w:hAnsi="Times New Roman" w:cs="Times New Roman"/>
                <w:bCs/>
                <w:sz w:val="16"/>
                <w:szCs w:val="16"/>
              </w:rPr>
              <w:pPrChange w:id="865" w:author="user" w:date="2024-08-14T19:40:00Z" w16du:dateUtc="2024-08-14T16:40:00Z">
                <w:pPr>
                  <w:jc w:val="both"/>
                </w:pPr>
              </w:pPrChange>
            </w:pPr>
            <w:r w:rsidRPr="0091231C">
              <w:rPr>
                <w:rFonts w:ascii="Times New Roman" w:hAnsi="Times New Roman" w:cs="Times New Roman"/>
                <w:bCs/>
                <w:sz w:val="16"/>
                <w:szCs w:val="16"/>
              </w:rPr>
              <w:t>0.000004</w:t>
            </w:r>
          </w:p>
        </w:tc>
        <w:tc>
          <w:tcPr>
            <w:tcW w:w="715" w:type="dxa"/>
            <w:vAlign w:val="center"/>
          </w:tcPr>
          <w:p w14:paraId="3B86B276" w14:textId="737858E9" w:rsidR="00C700B4" w:rsidRPr="0091231C" w:rsidRDefault="00C700B4">
            <w:pPr>
              <w:jc w:val="center"/>
              <w:rPr>
                <w:rFonts w:ascii="Times New Roman" w:hAnsi="Times New Roman" w:cs="Times New Roman"/>
                <w:bCs/>
                <w:sz w:val="16"/>
                <w:szCs w:val="16"/>
              </w:rPr>
              <w:pPrChange w:id="866" w:author="user" w:date="2024-08-14T19:40:00Z" w16du:dateUtc="2024-08-14T16:40:00Z">
                <w:pPr>
                  <w:jc w:val="both"/>
                </w:pPr>
              </w:pPrChange>
            </w:pPr>
            <w:r w:rsidRPr="0091231C">
              <w:rPr>
                <w:rFonts w:ascii="Times New Roman" w:hAnsi="Times New Roman" w:cs="Times New Roman"/>
                <w:bCs/>
                <w:sz w:val="16"/>
                <w:szCs w:val="16"/>
              </w:rPr>
              <w:t>2.9</w:t>
            </w:r>
            <w:r w:rsidR="00E038B2" w:rsidRPr="0091231C">
              <w:rPr>
                <w:rFonts w:ascii="Times New Roman" w:hAnsi="Times New Roman" w:cs="Times New Roman"/>
                <w:bCs/>
                <w:sz w:val="16"/>
                <w:szCs w:val="16"/>
              </w:rPr>
              <w:t>4</w:t>
            </w:r>
          </w:p>
        </w:tc>
        <w:tc>
          <w:tcPr>
            <w:tcW w:w="715" w:type="dxa"/>
            <w:vAlign w:val="center"/>
          </w:tcPr>
          <w:p w14:paraId="397922AC" w14:textId="6C839BE6" w:rsidR="00C700B4" w:rsidRPr="0091231C" w:rsidRDefault="00C700B4">
            <w:pPr>
              <w:jc w:val="center"/>
              <w:rPr>
                <w:rFonts w:ascii="Times New Roman" w:hAnsi="Times New Roman" w:cs="Times New Roman"/>
                <w:bCs/>
                <w:sz w:val="16"/>
                <w:szCs w:val="16"/>
              </w:rPr>
              <w:pPrChange w:id="867" w:author="user" w:date="2024-08-14T19:40:00Z" w16du:dateUtc="2024-08-14T16:40:00Z">
                <w:pPr>
                  <w:jc w:val="both"/>
                </w:pPr>
              </w:pPrChange>
            </w:pPr>
            <w:r w:rsidRPr="0091231C">
              <w:rPr>
                <w:rFonts w:ascii="Times New Roman" w:hAnsi="Times New Roman" w:cs="Times New Roman"/>
                <w:bCs/>
                <w:sz w:val="16"/>
                <w:szCs w:val="16"/>
              </w:rPr>
              <w:t>0.98</w:t>
            </w:r>
          </w:p>
        </w:tc>
        <w:tc>
          <w:tcPr>
            <w:tcW w:w="799" w:type="dxa"/>
            <w:vAlign w:val="center"/>
          </w:tcPr>
          <w:p w14:paraId="7733F719" w14:textId="77777777" w:rsidR="00C700B4" w:rsidRPr="0091231C" w:rsidRDefault="00C700B4">
            <w:pPr>
              <w:jc w:val="center"/>
              <w:rPr>
                <w:rFonts w:ascii="Times New Roman" w:hAnsi="Times New Roman" w:cs="Times New Roman"/>
                <w:bCs/>
                <w:sz w:val="16"/>
                <w:szCs w:val="16"/>
              </w:rPr>
              <w:pPrChange w:id="868" w:author="user" w:date="2024-08-14T19:42:00Z" w16du:dateUtc="2024-08-14T16:42:00Z">
                <w:pPr>
                  <w:jc w:val="both"/>
                </w:pPr>
              </w:pPrChange>
            </w:pPr>
            <w:r w:rsidRPr="0091231C">
              <w:rPr>
                <w:rFonts w:ascii="Times New Roman" w:hAnsi="Times New Roman" w:cs="Times New Roman"/>
                <w:bCs/>
                <w:sz w:val="16"/>
                <w:szCs w:val="16"/>
              </w:rPr>
              <w:t>A-</w:t>
            </w:r>
          </w:p>
        </w:tc>
      </w:tr>
      <w:tr w:rsidR="00C700B4" w:rsidRPr="0091231C" w14:paraId="023C6D9F" w14:textId="77777777" w:rsidTr="00C700B4">
        <w:trPr>
          <w:jc w:val="center"/>
        </w:trPr>
        <w:tc>
          <w:tcPr>
            <w:tcW w:w="1017" w:type="dxa"/>
            <w:vMerge/>
            <w:vAlign w:val="center"/>
          </w:tcPr>
          <w:p w14:paraId="2A8C95D2" w14:textId="77777777" w:rsidR="00C700B4" w:rsidRPr="0091231C" w:rsidRDefault="00C700B4">
            <w:pPr>
              <w:jc w:val="center"/>
              <w:rPr>
                <w:rFonts w:ascii="Times New Roman" w:hAnsi="Times New Roman" w:cs="Times New Roman"/>
                <w:bCs/>
                <w:sz w:val="16"/>
                <w:szCs w:val="16"/>
              </w:rPr>
              <w:pPrChange w:id="869" w:author="user" w:date="2024-08-14T21:07:00Z" w16du:dateUtc="2024-08-14T18:07:00Z">
                <w:pPr>
                  <w:jc w:val="both"/>
                </w:pPr>
              </w:pPrChange>
            </w:pPr>
          </w:p>
        </w:tc>
        <w:tc>
          <w:tcPr>
            <w:tcW w:w="1150" w:type="dxa"/>
            <w:vMerge/>
            <w:vAlign w:val="center"/>
          </w:tcPr>
          <w:p w14:paraId="6E5C5E5F" w14:textId="77777777" w:rsidR="00C700B4" w:rsidRPr="0091231C" w:rsidRDefault="00C700B4">
            <w:pPr>
              <w:jc w:val="center"/>
              <w:rPr>
                <w:rFonts w:ascii="Times New Roman" w:hAnsi="Times New Roman" w:cs="Times New Roman"/>
                <w:bCs/>
                <w:sz w:val="16"/>
                <w:szCs w:val="16"/>
              </w:rPr>
              <w:pPrChange w:id="870" w:author="user" w:date="2024-08-14T21:03:00Z" w16du:dateUtc="2024-08-14T18:03:00Z">
                <w:pPr>
                  <w:jc w:val="both"/>
                </w:pPr>
              </w:pPrChange>
            </w:pPr>
          </w:p>
        </w:tc>
        <w:tc>
          <w:tcPr>
            <w:tcW w:w="760" w:type="dxa"/>
            <w:vMerge/>
            <w:vAlign w:val="center"/>
          </w:tcPr>
          <w:p w14:paraId="689D4E7B" w14:textId="77777777" w:rsidR="00C700B4" w:rsidRPr="0091231C" w:rsidRDefault="00C700B4">
            <w:pPr>
              <w:jc w:val="center"/>
              <w:rPr>
                <w:rFonts w:ascii="Times New Roman" w:hAnsi="Times New Roman" w:cs="Times New Roman"/>
                <w:bCs/>
                <w:sz w:val="16"/>
                <w:szCs w:val="16"/>
              </w:rPr>
              <w:pPrChange w:id="871" w:author="user" w:date="2024-08-14T19:42:00Z" w16du:dateUtc="2024-08-14T16:42:00Z">
                <w:pPr>
                  <w:jc w:val="both"/>
                </w:pPr>
              </w:pPrChange>
            </w:pPr>
          </w:p>
        </w:tc>
        <w:tc>
          <w:tcPr>
            <w:tcW w:w="793" w:type="dxa"/>
            <w:vAlign w:val="center"/>
          </w:tcPr>
          <w:p w14:paraId="75D8BB24" w14:textId="2459EDB1" w:rsidR="00C700B4" w:rsidRPr="0091231C" w:rsidRDefault="00C700B4">
            <w:pPr>
              <w:jc w:val="center"/>
              <w:rPr>
                <w:rFonts w:ascii="Times New Roman" w:hAnsi="Times New Roman" w:cs="Times New Roman"/>
                <w:bCs/>
                <w:sz w:val="16"/>
                <w:szCs w:val="16"/>
              </w:rPr>
              <w:pPrChange w:id="872" w:author="user" w:date="2024-08-14T19:42:00Z" w16du:dateUtc="2024-08-14T16:42:00Z">
                <w:pPr>
                  <w:jc w:val="both"/>
                </w:pPr>
              </w:pPrChange>
            </w:pPr>
            <w:r w:rsidRPr="0091231C">
              <w:rPr>
                <w:rFonts w:ascii="Times New Roman" w:hAnsi="Times New Roman" w:cs="Times New Roman"/>
                <w:bCs/>
                <w:sz w:val="16"/>
                <w:szCs w:val="16"/>
              </w:rPr>
              <w:t>C</w:t>
            </w:r>
          </w:p>
        </w:tc>
        <w:tc>
          <w:tcPr>
            <w:tcW w:w="784" w:type="dxa"/>
            <w:vAlign w:val="center"/>
          </w:tcPr>
          <w:p w14:paraId="16905AF4" w14:textId="3B8DB6AC" w:rsidR="00C700B4" w:rsidRPr="0091231C" w:rsidRDefault="00C700B4">
            <w:pPr>
              <w:jc w:val="center"/>
              <w:rPr>
                <w:rFonts w:ascii="Times New Roman" w:hAnsi="Times New Roman" w:cs="Times New Roman"/>
                <w:bCs/>
                <w:sz w:val="16"/>
                <w:szCs w:val="16"/>
              </w:rPr>
              <w:pPrChange w:id="873" w:author="user" w:date="2024-08-14T19:40:00Z" w16du:dateUtc="2024-08-14T16:40:00Z">
                <w:pPr>
                  <w:jc w:val="both"/>
                </w:pPr>
              </w:pPrChange>
            </w:pPr>
            <w:r w:rsidRPr="0091231C">
              <w:rPr>
                <w:rFonts w:ascii="Times New Roman" w:hAnsi="Times New Roman" w:cs="Times New Roman"/>
                <w:bCs/>
                <w:sz w:val="16"/>
                <w:szCs w:val="16"/>
              </w:rPr>
              <w:t>161</w:t>
            </w:r>
            <w:ins w:id="874" w:author="user" w:date="2024-08-14T22:15:00Z" w16du:dateUtc="2024-08-14T19:15:00Z">
              <w:r w:rsidR="0091231C">
                <w:rPr>
                  <w:rFonts w:ascii="Times New Roman" w:hAnsi="Times New Roman" w:cs="Times New Roman"/>
                  <w:bCs/>
                  <w:sz w:val="16"/>
                  <w:szCs w:val="16"/>
                </w:rPr>
                <w:t>-</w:t>
              </w:r>
            </w:ins>
            <w:del w:id="875" w:author="user" w:date="2024-08-14T22:15:00Z" w16du:dateUtc="2024-08-14T19:15:00Z">
              <w:r w:rsidRPr="0091231C" w:rsidDel="0091231C">
                <w:rPr>
                  <w:rFonts w:ascii="Times New Roman" w:hAnsi="Times New Roman" w:cs="Times New Roman"/>
                  <w:bCs/>
                  <w:sz w:val="16"/>
                  <w:szCs w:val="16"/>
                </w:rPr>
                <w:delText>–</w:delText>
              </w:r>
            </w:del>
            <w:r w:rsidRPr="0091231C">
              <w:rPr>
                <w:rFonts w:ascii="Times New Roman" w:hAnsi="Times New Roman" w:cs="Times New Roman"/>
                <w:bCs/>
                <w:sz w:val="16"/>
                <w:szCs w:val="16"/>
              </w:rPr>
              <w:t>542</w:t>
            </w:r>
          </w:p>
        </w:tc>
        <w:tc>
          <w:tcPr>
            <w:tcW w:w="787" w:type="dxa"/>
            <w:vAlign w:val="center"/>
          </w:tcPr>
          <w:p w14:paraId="3AFDF452" w14:textId="4850F3BE" w:rsidR="00C700B4" w:rsidRPr="0091231C" w:rsidRDefault="00C700B4">
            <w:pPr>
              <w:jc w:val="center"/>
              <w:rPr>
                <w:rFonts w:ascii="Times New Roman" w:hAnsi="Times New Roman" w:cs="Times New Roman"/>
                <w:bCs/>
                <w:sz w:val="16"/>
                <w:szCs w:val="16"/>
              </w:rPr>
              <w:pPrChange w:id="876" w:author="user" w:date="2024-08-14T19:40:00Z" w16du:dateUtc="2024-08-14T16:40:00Z">
                <w:pPr>
                  <w:jc w:val="both"/>
                </w:pPr>
              </w:pPrChange>
            </w:pPr>
            <w:r w:rsidRPr="0091231C">
              <w:rPr>
                <w:rFonts w:ascii="Times New Roman" w:hAnsi="Times New Roman" w:cs="Times New Roman"/>
                <w:bCs/>
                <w:sz w:val="16"/>
                <w:szCs w:val="16"/>
              </w:rPr>
              <w:t>13</w:t>
            </w:r>
            <w:del w:id="877" w:author="user" w:date="2024-08-14T19:39:00Z" w16du:dateUtc="2024-08-14T16:39: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w:t>
            </w:r>
            <w:del w:id="878" w:author="user" w:date="2024-08-14T19:39:00Z" w16du:dateUtc="2024-08-14T16:39:00Z">
              <w:r w:rsidRPr="0091231C" w:rsidDel="0091231C">
                <w:rPr>
                  <w:rFonts w:ascii="Times New Roman" w:hAnsi="Times New Roman" w:cs="Times New Roman"/>
                  <w:bCs/>
                  <w:sz w:val="16"/>
                  <w:szCs w:val="16"/>
                </w:rPr>
                <w:delText xml:space="preserve"> </w:delText>
              </w:r>
            </w:del>
            <w:r w:rsidRPr="0091231C">
              <w:rPr>
                <w:rFonts w:ascii="Times New Roman" w:hAnsi="Times New Roman" w:cs="Times New Roman"/>
                <w:bCs/>
                <w:sz w:val="16"/>
                <w:szCs w:val="16"/>
              </w:rPr>
              <w:t>630</w:t>
            </w:r>
          </w:p>
        </w:tc>
        <w:tc>
          <w:tcPr>
            <w:tcW w:w="724" w:type="dxa"/>
            <w:vAlign w:val="center"/>
          </w:tcPr>
          <w:p w14:paraId="3B92B1AD" w14:textId="77777777" w:rsidR="00C700B4" w:rsidRPr="0091231C" w:rsidRDefault="00C700B4">
            <w:pPr>
              <w:jc w:val="center"/>
              <w:rPr>
                <w:rFonts w:ascii="Times New Roman" w:hAnsi="Times New Roman" w:cs="Times New Roman"/>
                <w:bCs/>
                <w:sz w:val="16"/>
                <w:szCs w:val="16"/>
              </w:rPr>
              <w:pPrChange w:id="879" w:author="user" w:date="2024-08-14T19:42:00Z" w16du:dateUtc="2024-08-14T16:42:00Z">
                <w:pPr>
                  <w:jc w:val="both"/>
                </w:pPr>
              </w:pPrChange>
            </w:pPr>
            <w:r w:rsidRPr="0091231C">
              <w:rPr>
                <w:rFonts w:ascii="Times New Roman" w:hAnsi="Times New Roman" w:cs="Times New Roman"/>
                <w:bCs/>
                <w:sz w:val="16"/>
                <w:szCs w:val="16"/>
              </w:rPr>
              <w:t>336</w:t>
            </w:r>
          </w:p>
        </w:tc>
        <w:tc>
          <w:tcPr>
            <w:tcW w:w="816" w:type="dxa"/>
            <w:vAlign w:val="center"/>
          </w:tcPr>
          <w:p w14:paraId="05B7030E" w14:textId="05019E67" w:rsidR="00C700B4" w:rsidRPr="0091231C" w:rsidRDefault="00C700B4">
            <w:pPr>
              <w:jc w:val="center"/>
              <w:rPr>
                <w:rFonts w:ascii="Times New Roman" w:hAnsi="Times New Roman" w:cs="Times New Roman"/>
                <w:bCs/>
                <w:sz w:val="16"/>
                <w:szCs w:val="16"/>
              </w:rPr>
              <w:pPrChange w:id="880" w:author="user" w:date="2024-08-14T19:40:00Z" w16du:dateUtc="2024-08-14T16:40:00Z">
                <w:pPr>
                  <w:jc w:val="both"/>
                </w:pPr>
              </w:pPrChange>
            </w:pPr>
            <w:r w:rsidRPr="0091231C">
              <w:rPr>
                <w:rFonts w:ascii="Times New Roman" w:hAnsi="Times New Roman" w:cs="Times New Roman"/>
                <w:bCs/>
                <w:sz w:val="16"/>
                <w:szCs w:val="16"/>
              </w:rPr>
              <w:t>0.000003</w:t>
            </w:r>
          </w:p>
        </w:tc>
        <w:tc>
          <w:tcPr>
            <w:tcW w:w="715" w:type="dxa"/>
            <w:vAlign w:val="center"/>
          </w:tcPr>
          <w:p w14:paraId="58FCF552" w14:textId="77777777" w:rsidR="00C700B4" w:rsidRPr="0091231C" w:rsidRDefault="00C700B4">
            <w:pPr>
              <w:jc w:val="center"/>
              <w:rPr>
                <w:rFonts w:ascii="Times New Roman" w:hAnsi="Times New Roman" w:cs="Times New Roman"/>
                <w:bCs/>
                <w:sz w:val="16"/>
                <w:szCs w:val="16"/>
              </w:rPr>
              <w:pPrChange w:id="881" w:author="user" w:date="2024-08-14T19:40:00Z" w16du:dateUtc="2024-08-14T16:40:00Z">
                <w:pPr>
                  <w:jc w:val="both"/>
                </w:pPr>
              </w:pPrChange>
            </w:pPr>
            <w:r w:rsidRPr="0091231C">
              <w:rPr>
                <w:rFonts w:ascii="Times New Roman" w:hAnsi="Times New Roman" w:cs="Times New Roman"/>
                <w:bCs/>
                <w:sz w:val="16"/>
                <w:szCs w:val="16"/>
              </w:rPr>
              <w:t>3</w:t>
            </w:r>
          </w:p>
        </w:tc>
        <w:tc>
          <w:tcPr>
            <w:tcW w:w="715" w:type="dxa"/>
            <w:vAlign w:val="center"/>
          </w:tcPr>
          <w:p w14:paraId="7B5C1E55" w14:textId="2344AC07" w:rsidR="00C700B4" w:rsidRPr="0091231C" w:rsidRDefault="00C700B4">
            <w:pPr>
              <w:jc w:val="center"/>
              <w:rPr>
                <w:rFonts w:ascii="Times New Roman" w:hAnsi="Times New Roman" w:cs="Times New Roman"/>
                <w:bCs/>
                <w:sz w:val="16"/>
                <w:szCs w:val="16"/>
              </w:rPr>
              <w:pPrChange w:id="882" w:author="user" w:date="2024-08-14T19:40:00Z" w16du:dateUtc="2024-08-14T16:40:00Z">
                <w:pPr>
                  <w:jc w:val="both"/>
                </w:pPr>
              </w:pPrChange>
            </w:pPr>
            <w:r w:rsidRPr="0091231C">
              <w:rPr>
                <w:rFonts w:ascii="Times New Roman" w:hAnsi="Times New Roman" w:cs="Times New Roman"/>
                <w:bCs/>
                <w:sz w:val="16"/>
                <w:szCs w:val="16"/>
              </w:rPr>
              <w:t>0.98</w:t>
            </w:r>
          </w:p>
        </w:tc>
        <w:tc>
          <w:tcPr>
            <w:tcW w:w="799" w:type="dxa"/>
            <w:vAlign w:val="center"/>
          </w:tcPr>
          <w:p w14:paraId="18049107" w14:textId="77777777" w:rsidR="00C700B4" w:rsidRPr="0091231C" w:rsidRDefault="00C700B4">
            <w:pPr>
              <w:jc w:val="center"/>
              <w:rPr>
                <w:rFonts w:ascii="Times New Roman" w:hAnsi="Times New Roman" w:cs="Times New Roman"/>
                <w:bCs/>
                <w:sz w:val="16"/>
                <w:szCs w:val="16"/>
              </w:rPr>
              <w:pPrChange w:id="883" w:author="user" w:date="2024-08-14T19:42:00Z" w16du:dateUtc="2024-08-14T16:42:00Z">
                <w:pPr>
                  <w:jc w:val="both"/>
                </w:pPr>
              </w:pPrChange>
            </w:pPr>
            <w:r w:rsidRPr="0091231C">
              <w:rPr>
                <w:rFonts w:ascii="Times New Roman" w:hAnsi="Times New Roman" w:cs="Times New Roman"/>
                <w:bCs/>
                <w:sz w:val="16"/>
                <w:szCs w:val="16"/>
              </w:rPr>
              <w:t>I</w:t>
            </w:r>
          </w:p>
        </w:tc>
      </w:tr>
    </w:tbl>
    <w:p w14:paraId="54E351F1" w14:textId="331DA484" w:rsidR="00FC6681" w:rsidRPr="0091231C" w:rsidRDefault="00900030" w:rsidP="0070678D">
      <w:pPr>
        <w:spacing w:line="240" w:lineRule="auto"/>
        <w:jc w:val="both"/>
        <w:rPr>
          <w:rFonts w:ascii="Times New Roman" w:hAnsi="Times New Roman" w:cs="Times New Roman"/>
          <w:bCs/>
          <w:sz w:val="24"/>
          <w:szCs w:val="24"/>
        </w:rPr>
      </w:pPr>
      <w:del w:id="884" w:author="user" w:date="2024-08-14T19:42:00Z" w16du:dateUtc="2024-08-14T16:42:00Z">
        <w:r w:rsidRPr="0091231C" w:rsidDel="0091231C">
          <w:rPr>
            <w:rFonts w:ascii="Times New Roman" w:hAnsi="Times New Roman" w:cs="Times New Roman"/>
            <w:bCs/>
            <w:sz w:val="20"/>
            <w:szCs w:val="20"/>
            <w:rPrChange w:id="885" w:author="user" w:date="2024-08-14T19:42:00Z" w16du:dateUtc="2024-08-14T16:42:00Z">
              <w:rPr>
                <w:rFonts w:ascii="Times New Roman" w:hAnsi="Times New Roman" w:cs="Times New Roman"/>
                <w:bCs/>
                <w:sz w:val="24"/>
                <w:szCs w:val="24"/>
              </w:rPr>
            </w:rPrChange>
          </w:rPr>
          <w:br/>
        </w:r>
      </w:del>
      <w:r w:rsidR="00631B2A" w:rsidRPr="0091231C">
        <w:rPr>
          <w:rFonts w:ascii="Times New Roman" w:hAnsi="Times New Roman" w:cs="Times New Roman"/>
          <w:bCs/>
          <w:sz w:val="20"/>
          <w:szCs w:val="20"/>
          <w:rPrChange w:id="886" w:author="user" w:date="2024-08-14T19:42:00Z" w16du:dateUtc="2024-08-14T16:42:00Z">
            <w:rPr>
              <w:rFonts w:ascii="Times New Roman" w:hAnsi="Times New Roman" w:cs="Times New Roman"/>
              <w:bCs/>
              <w:sz w:val="24"/>
              <w:szCs w:val="24"/>
            </w:rPr>
          </w:rPrChange>
        </w:rPr>
        <w:t>N</w:t>
      </w:r>
      <w:r w:rsidR="0091231C">
        <w:rPr>
          <w:rFonts w:ascii="Times New Roman" w:hAnsi="Times New Roman" w:cs="Times New Roman"/>
          <w:bCs/>
          <w:sz w:val="20"/>
          <w:szCs w:val="20"/>
        </w:rPr>
        <w:t xml:space="preserve">, </w:t>
      </w:r>
      <w:r w:rsidR="00631B2A" w:rsidRPr="0091231C">
        <w:rPr>
          <w:rFonts w:ascii="Times New Roman" w:hAnsi="Times New Roman" w:cs="Times New Roman"/>
          <w:bCs/>
          <w:sz w:val="20"/>
          <w:szCs w:val="20"/>
          <w:rPrChange w:id="887" w:author="user" w:date="2024-08-14T19:42:00Z" w16du:dateUtc="2024-08-14T16:42:00Z">
            <w:rPr>
              <w:rFonts w:ascii="Times New Roman" w:hAnsi="Times New Roman" w:cs="Times New Roman"/>
              <w:bCs/>
              <w:sz w:val="24"/>
              <w:szCs w:val="24"/>
            </w:rPr>
          </w:rPrChange>
        </w:rPr>
        <w:t>sample size; F</w:t>
      </w:r>
      <w:r w:rsidR="0091231C">
        <w:rPr>
          <w:rFonts w:ascii="Times New Roman" w:hAnsi="Times New Roman" w:cs="Times New Roman"/>
          <w:bCs/>
          <w:sz w:val="20"/>
          <w:szCs w:val="20"/>
        </w:rPr>
        <w:t xml:space="preserve">, </w:t>
      </w:r>
      <w:r w:rsidR="00631B2A" w:rsidRPr="0091231C">
        <w:rPr>
          <w:rFonts w:ascii="Times New Roman" w:hAnsi="Times New Roman" w:cs="Times New Roman"/>
          <w:bCs/>
          <w:sz w:val="20"/>
          <w:szCs w:val="20"/>
          <w:rPrChange w:id="888" w:author="user" w:date="2024-08-14T19:42:00Z" w16du:dateUtc="2024-08-14T16:42:00Z">
            <w:rPr>
              <w:rFonts w:ascii="Times New Roman" w:hAnsi="Times New Roman" w:cs="Times New Roman"/>
              <w:bCs/>
              <w:sz w:val="24"/>
              <w:szCs w:val="24"/>
            </w:rPr>
          </w:rPrChange>
        </w:rPr>
        <w:t>female; M</w:t>
      </w:r>
      <w:r w:rsidR="0091231C">
        <w:rPr>
          <w:rFonts w:ascii="Times New Roman" w:hAnsi="Times New Roman" w:cs="Times New Roman"/>
          <w:bCs/>
          <w:sz w:val="20"/>
          <w:szCs w:val="20"/>
        </w:rPr>
        <w:t xml:space="preserve">, </w:t>
      </w:r>
      <w:r w:rsidR="00631B2A" w:rsidRPr="0091231C">
        <w:rPr>
          <w:rFonts w:ascii="Times New Roman" w:hAnsi="Times New Roman" w:cs="Times New Roman"/>
          <w:bCs/>
          <w:sz w:val="20"/>
          <w:szCs w:val="20"/>
          <w:rPrChange w:id="889" w:author="user" w:date="2024-08-14T19:42:00Z" w16du:dateUtc="2024-08-14T16:42:00Z">
            <w:rPr>
              <w:rFonts w:ascii="Times New Roman" w:hAnsi="Times New Roman" w:cs="Times New Roman"/>
              <w:bCs/>
              <w:sz w:val="24"/>
              <w:szCs w:val="24"/>
            </w:rPr>
          </w:rPrChange>
        </w:rPr>
        <w:t>male; C</w:t>
      </w:r>
      <w:r w:rsidR="0091231C">
        <w:rPr>
          <w:rFonts w:ascii="Times New Roman" w:hAnsi="Times New Roman" w:cs="Times New Roman"/>
          <w:bCs/>
          <w:sz w:val="20"/>
          <w:szCs w:val="20"/>
        </w:rPr>
        <w:t xml:space="preserve">, </w:t>
      </w:r>
      <w:r w:rsidR="00631B2A" w:rsidRPr="0091231C">
        <w:rPr>
          <w:rFonts w:ascii="Times New Roman" w:hAnsi="Times New Roman" w:cs="Times New Roman"/>
          <w:bCs/>
          <w:sz w:val="20"/>
          <w:szCs w:val="20"/>
          <w:rPrChange w:id="890" w:author="user" w:date="2024-08-14T19:42:00Z" w16du:dateUtc="2024-08-14T16:42:00Z">
            <w:rPr>
              <w:rFonts w:ascii="Times New Roman" w:hAnsi="Times New Roman" w:cs="Times New Roman"/>
              <w:bCs/>
              <w:sz w:val="24"/>
              <w:szCs w:val="24"/>
            </w:rPr>
          </w:rPrChange>
        </w:rPr>
        <w:t>combined</w:t>
      </w:r>
      <w:r w:rsidR="0091231C">
        <w:rPr>
          <w:rFonts w:ascii="Times New Roman" w:hAnsi="Times New Roman" w:cs="Times New Roman"/>
          <w:bCs/>
          <w:sz w:val="20"/>
          <w:szCs w:val="20"/>
        </w:rPr>
        <w:t xml:space="preserve"> sexes</w:t>
      </w:r>
      <w:r w:rsidR="00631B2A" w:rsidRPr="0091231C">
        <w:rPr>
          <w:rFonts w:ascii="Times New Roman" w:hAnsi="Times New Roman" w:cs="Times New Roman"/>
          <w:bCs/>
          <w:sz w:val="20"/>
          <w:szCs w:val="20"/>
          <w:rPrChange w:id="891" w:author="user" w:date="2024-08-14T19:42:00Z" w16du:dateUtc="2024-08-14T16:42:00Z">
            <w:rPr>
              <w:rFonts w:ascii="Times New Roman" w:hAnsi="Times New Roman" w:cs="Times New Roman"/>
              <w:bCs/>
              <w:sz w:val="24"/>
              <w:szCs w:val="24"/>
            </w:rPr>
          </w:rPrChange>
        </w:rPr>
        <w:t>.</w:t>
      </w:r>
      <w:ins w:id="892" w:author="user" w:date="2024-08-14T19:55:00Z" w16du:dateUtc="2024-08-14T16:55:00Z">
        <w:r w:rsidR="0091231C">
          <w:rPr>
            <w:rFonts w:ascii="Times New Roman" w:hAnsi="Times New Roman" w:cs="Times New Roman"/>
            <w:bCs/>
            <w:sz w:val="20"/>
            <w:szCs w:val="20"/>
          </w:rPr>
          <w:t xml:space="preserve"> </w:t>
        </w:r>
        <w:commentRangeStart w:id="893"/>
        <w:r w:rsidR="0091231C">
          <w:rPr>
            <w:rFonts w:ascii="Times New Roman" w:hAnsi="Times New Roman" w:cs="Times New Roman"/>
            <w:bCs/>
            <w:sz w:val="20"/>
            <w:szCs w:val="20"/>
          </w:rPr>
          <w:t>…</w:t>
        </w:r>
      </w:ins>
      <w:commentRangeEnd w:id="893"/>
      <w:ins w:id="894" w:author="user" w:date="2024-08-14T20:08:00Z" w16du:dateUtc="2024-08-14T17:08:00Z">
        <w:r w:rsidR="0091231C">
          <w:rPr>
            <w:rStyle w:val="AklamaBavurusu"/>
          </w:rPr>
          <w:commentReference w:id="893"/>
        </w:r>
      </w:ins>
    </w:p>
    <w:p w14:paraId="296C9B47" w14:textId="66056063" w:rsidR="00FC6681" w:rsidRPr="0091231C" w:rsidRDefault="00FC6681" w:rsidP="0070678D">
      <w:pPr>
        <w:spacing w:line="240" w:lineRule="auto"/>
        <w:jc w:val="both"/>
        <w:rPr>
          <w:rFonts w:ascii="Times New Roman" w:hAnsi="Times New Roman" w:cs="Times New Roman"/>
          <w:bCs/>
          <w:sz w:val="24"/>
          <w:szCs w:val="24"/>
        </w:rPr>
      </w:pPr>
    </w:p>
    <w:p w14:paraId="774FAAC6" w14:textId="465774F3" w:rsidR="00205106" w:rsidRPr="0091231C" w:rsidRDefault="00205106" w:rsidP="0070678D">
      <w:pPr>
        <w:spacing w:line="240" w:lineRule="auto"/>
        <w:jc w:val="both"/>
        <w:rPr>
          <w:rFonts w:ascii="Times New Roman" w:hAnsi="Times New Roman" w:cs="Times New Roman"/>
          <w:bCs/>
          <w:sz w:val="24"/>
          <w:szCs w:val="24"/>
        </w:rPr>
      </w:pPr>
    </w:p>
    <w:p w14:paraId="242E7468" w14:textId="2534835D" w:rsidR="00205106" w:rsidRPr="0091231C" w:rsidRDefault="00205106" w:rsidP="0070678D">
      <w:pPr>
        <w:spacing w:line="240" w:lineRule="auto"/>
        <w:jc w:val="both"/>
        <w:rPr>
          <w:rFonts w:ascii="Times New Roman" w:hAnsi="Times New Roman" w:cs="Times New Roman"/>
          <w:bCs/>
          <w:sz w:val="24"/>
          <w:szCs w:val="24"/>
        </w:rPr>
      </w:pPr>
    </w:p>
    <w:p w14:paraId="6AA0487F" w14:textId="220A1571" w:rsidR="00205106" w:rsidRPr="0091231C" w:rsidRDefault="00205106" w:rsidP="0070678D">
      <w:pPr>
        <w:spacing w:line="240" w:lineRule="auto"/>
        <w:jc w:val="both"/>
        <w:rPr>
          <w:rFonts w:ascii="Times New Roman" w:hAnsi="Times New Roman" w:cs="Times New Roman"/>
          <w:bCs/>
          <w:sz w:val="24"/>
          <w:szCs w:val="24"/>
        </w:rPr>
      </w:pPr>
    </w:p>
    <w:p w14:paraId="77E559B4" w14:textId="34AF3D6F" w:rsidR="00205106" w:rsidRPr="0091231C" w:rsidRDefault="00205106" w:rsidP="0070678D">
      <w:pPr>
        <w:spacing w:line="240" w:lineRule="auto"/>
        <w:jc w:val="both"/>
        <w:rPr>
          <w:rFonts w:ascii="Times New Roman" w:hAnsi="Times New Roman" w:cs="Times New Roman"/>
          <w:bCs/>
          <w:sz w:val="24"/>
          <w:szCs w:val="24"/>
        </w:rPr>
      </w:pPr>
    </w:p>
    <w:p w14:paraId="41D4ACA8" w14:textId="16F08100" w:rsidR="00205106" w:rsidRPr="0091231C" w:rsidRDefault="00205106" w:rsidP="0070678D">
      <w:pPr>
        <w:spacing w:line="240" w:lineRule="auto"/>
        <w:jc w:val="both"/>
        <w:rPr>
          <w:rFonts w:ascii="Times New Roman" w:hAnsi="Times New Roman" w:cs="Times New Roman"/>
          <w:bCs/>
          <w:sz w:val="24"/>
          <w:szCs w:val="24"/>
        </w:rPr>
      </w:pPr>
    </w:p>
    <w:p w14:paraId="239199EB" w14:textId="23CA99B3" w:rsidR="00205106" w:rsidRPr="0091231C" w:rsidRDefault="00205106" w:rsidP="0070678D">
      <w:pPr>
        <w:spacing w:line="240" w:lineRule="auto"/>
        <w:jc w:val="both"/>
        <w:rPr>
          <w:rFonts w:ascii="Times New Roman" w:hAnsi="Times New Roman" w:cs="Times New Roman"/>
          <w:bCs/>
          <w:sz w:val="24"/>
          <w:szCs w:val="24"/>
        </w:rPr>
      </w:pPr>
    </w:p>
    <w:p w14:paraId="2E772CE3" w14:textId="2D01D788" w:rsidR="00205106" w:rsidRPr="0091231C" w:rsidRDefault="00205106" w:rsidP="0070678D">
      <w:pPr>
        <w:spacing w:line="240" w:lineRule="auto"/>
        <w:jc w:val="both"/>
        <w:rPr>
          <w:rFonts w:ascii="Times New Roman" w:hAnsi="Times New Roman" w:cs="Times New Roman"/>
          <w:bCs/>
          <w:sz w:val="24"/>
          <w:szCs w:val="24"/>
        </w:rPr>
      </w:pPr>
    </w:p>
    <w:p w14:paraId="3AB658CB" w14:textId="00793C2A" w:rsidR="00205106" w:rsidRPr="0091231C" w:rsidRDefault="00205106" w:rsidP="0070678D">
      <w:pPr>
        <w:spacing w:line="240" w:lineRule="auto"/>
        <w:jc w:val="both"/>
        <w:rPr>
          <w:rFonts w:ascii="Times New Roman" w:hAnsi="Times New Roman" w:cs="Times New Roman"/>
          <w:bCs/>
          <w:sz w:val="24"/>
          <w:szCs w:val="24"/>
        </w:rPr>
      </w:pPr>
    </w:p>
    <w:p w14:paraId="4605D79F" w14:textId="692DC9B9" w:rsidR="00205106" w:rsidRPr="0091231C" w:rsidRDefault="00205106" w:rsidP="0070678D">
      <w:pPr>
        <w:spacing w:line="240" w:lineRule="auto"/>
        <w:jc w:val="both"/>
        <w:rPr>
          <w:rFonts w:ascii="Times New Roman" w:hAnsi="Times New Roman" w:cs="Times New Roman"/>
          <w:bCs/>
          <w:sz w:val="24"/>
          <w:szCs w:val="24"/>
        </w:rPr>
      </w:pPr>
    </w:p>
    <w:p w14:paraId="1CA0B725" w14:textId="5C9EC05C" w:rsidR="00205106" w:rsidRDefault="00205106" w:rsidP="0070678D">
      <w:pPr>
        <w:spacing w:line="240" w:lineRule="auto"/>
        <w:jc w:val="both"/>
        <w:rPr>
          <w:rFonts w:ascii="Times New Roman" w:hAnsi="Times New Roman" w:cs="Times New Roman"/>
          <w:bCs/>
          <w:sz w:val="24"/>
          <w:szCs w:val="24"/>
        </w:rPr>
      </w:pPr>
    </w:p>
    <w:p w14:paraId="758A4008" w14:textId="77777777" w:rsidR="00B55442" w:rsidRDefault="00B55442" w:rsidP="0070678D">
      <w:pPr>
        <w:spacing w:line="240" w:lineRule="auto"/>
        <w:jc w:val="both"/>
        <w:rPr>
          <w:rFonts w:ascii="Times New Roman" w:hAnsi="Times New Roman" w:cs="Times New Roman"/>
          <w:bCs/>
          <w:sz w:val="24"/>
          <w:szCs w:val="24"/>
        </w:rPr>
      </w:pPr>
    </w:p>
    <w:p w14:paraId="241C5BFE" w14:textId="77777777" w:rsidR="00B55442" w:rsidRPr="0091231C" w:rsidRDefault="00B55442" w:rsidP="0070678D">
      <w:pPr>
        <w:spacing w:line="240" w:lineRule="auto"/>
        <w:jc w:val="both"/>
        <w:rPr>
          <w:rFonts w:ascii="Times New Roman" w:hAnsi="Times New Roman" w:cs="Times New Roman"/>
          <w:bCs/>
          <w:sz w:val="24"/>
          <w:szCs w:val="24"/>
        </w:rPr>
      </w:pPr>
    </w:p>
    <w:p w14:paraId="514672EC" w14:textId="77777777" w:rsidR="00205106" w:rsidRPr="0091231C" w:rsidRDefault="00205106" w:rsidP="0070678D">
      <w:pPr>
        <w:spacing w:line="240" w:lineRule="auto"/>
        <w:jc w:val="both"/>
        <w:rPr>
          <w:rFonts w:ascii="Times New Roman" w:hAnsi="Times New Roman" w:cs="Times New Roman"/>
          <w:bCs/>
          <w:sz w:val="24"/>
          <w:szCs w:val="24"/>
        </w:rPr>
      </w:pPr>
    </w:p>
    <w:p w14:paraId="45809C19" w14:textId="71F13F86" w:rsidR="00FC6681" w:rsidRPr="0091231C" w:rsidRDefault="00FC6681" w:rsidP="0070678D">
      <w:pPr>
        <w:spacing w:line="240" w:lineRule="auto"/>
        <w:jc w:val="both"/>
        <w:rPr>
          <w:rFonts w:ascii="Times New Roman" w:hAnsi="Times New Roman" w:cs="Times New Roman"/>
          <w:bCs/>
          <w:sz w:val="24"/>
          <w:szCs w:val="24"/>
        </w:rPr>
      </w:pPr>
      <w:commentRangeStart w:id="895"/>
    </w:p>
    <w:p w14:paraId="4F1EECB8" w14:textId="22B799A3" w:rsidR="00FC6681" w:rsidRPr="0091231C" w:rsidRDefault="006A345E" w:rsidP="006A345E">
      <w:pPr>
        <w:spacing w:line="240" w:lineRule="auto"/>
        <w:jc w:val="center"/>
        <w:rPr>
          <w:rFonts w:ascii="Times New Roman" w:hAnsi="Times New Roman" w:cs="Times New Roman"/>
          <w:bCs/>
          <w:sz w:val="24"/>
          <w:szCs w:val="24"/>
        </w:rPr>
      </w:pPr>
      <w:r w:rsidRPr="00B55442">
        <w:rPr>
          <w:rFonts w:ascii="Times New Roman" w:hAnsi="Times New Roman" w:cs="Times New Roman"/>
          <w:bCs/>
          <w:noProof/>
          <w:sz w:val="24"/>
          <w:szCs w:val="24"/>
          <w:lang w:eastAsia="tr-TR"/>
        </w:rPr>
        <w:drawing>
          <wp:anchor distT="0" distB="0" distL="114300" distR="114300" simplePos="0" relativeHeight="251658240" behindDoc="1" locked="0" layoutInCell="1" allowOverlap="1" wp14:anchorId="11072485" wp14:editId="59D61674">
            <wp:simplePos x="0" y="0"/>
            <wp:positionH relativeFrom="column">
              <wp:posOffset>-1270</wp:posOffset>
            </wp:positionH>
            <wp:positionV relativeFrom="paragraph">
              <wp:posOffset>-3175</wp:posOffset>
            </wp:positionV>
            <wp:extent cx="5759450" cy="1811020"/>
            <wp:effectExtent l="0" t="0" r="0" b="0"/>
            <wp:wrapTopAndBottom/>
            <wp:docPr id="1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9450" cy="1811020"/>
                    </a:xfrm>
                    <a:prstGeom prst="rect">
                      <a:avLst/>
                    </a:prstGeom>
                  </pic:spPr>
                </pic:pic>
              </a:graphicData>
            </a:graphic>
          </wp:anchor>
        </w:drawing>
      </w:r>
      <w:r w:rsidRPr="0091231C">
        <w:rPr>
          <w:rFonts w:ascii="Times New Roman" w:hAnsi="Times New Roman" w:cs="Times New Roman"/>
          <w:bCs/>
          <w:sz w:val="24"/>
          <w:szCs w:val="24"/>
        </w:rPr>
        <w:t>Figure 1. The locations where Blackmouth catshark specimens were caught throughout a bottom trawl survey along the Mediterranean coast of Türkiye in 2023.</w:t>
      </w:r>
      <w:commentRangeEnd w:id="895"/>
      <w:r w:rsidR="0091231C">
        <w:rPr>
          <w:rStyle w:val="AklamaBavurusu"/>
        </w:rPr>
        <w:commentReference w:id="895"/>
      </w:r>
    </w:p>
    <w:p w14:paraId="7ECF2559" w14:textId="6BD8C8BB" w:rsidR="00FC6681" w:rsidRPr="0091231C" w:rsidRDefault="00FC6681" w:rsidP="0070678D">
      <w:pPr>
        <w:spacing w:line="240" w:lineRule="auto"/>
        <w:jc w:val="both"/>
        <w:rPr>
          <w:rFonts w:ascii="Times New Roman" w:hAnsi="Times New Roman" w:cs="Times New Roman"/>
          <w:bCs/>
          <w:sz w:val="24"/>
          <w:szCs w:val="24"/>
        </w:rPr>
      </w:pPr>
    </w:p>
    <w:p w14:paraId="3CFAA7CC" w14:textId="77040231" w:rsidR="00DB470E" w:rsidRPr="0091231C" w:rsidRDefault="00DB470E" w:rsidP="0070678D">
      <w:pPr>
        <w:spacing w:line="240" w:lineRule="auto"/>
        <w:jc w:val="both"/>
        <w:rPr>
          <w:rFonts w:ascii="Times New Roman" w:hAnsi="Times New Roman" w:cs="Times New Roman"/>
          <w:bCs/>
          <w:sz w:val="24"/>
          <w:szCs w:val="24"/>
        </w:rPr>
      </w:pPr>
    </w:p>
    <w:p w14:paraId="6FD4FDC5" w14:textId="16B397FC" w:rsidR="00DB470E" w:rsidRPr="0091231C" w:rsidRDefault="00DB470E" w:rsidP="0070678D">
      <w:pPr>
        <w:spacing w:line="240" w:lineRule="auto"/>
        <w:jc w:val="both"/>
        <w:rPr>
          <w:rFonts w:ascii="Times New Roman" w:hAnsi="Times New Roman" w:cs="Times New Roman"/>
          <w:bCs/>
          <w:sz w:val="24"/>
          <w:szCs w:val="24"/>
        </w:rPr>
      </w:pPr>
    </w:p>
    <w:p w14:paraId="02DA66A2" w14:textId="0F9FFE4A" w:rsidR="00205106" w:rsidRPr="0091231C" w:rsidRDefault="00205106" w:rsidP="0070678D">
      <w:pPr>
        <w:spacing w:line="240" w:lineRule="auto"/>
        <w:jc w:val="both"/>
        <w:rPr>
          <w:rFonts w:ascii="Times New Roman" w:hAnsi="Times New Roman" w:cs="Times New Roman"/>
          <w:bCs/>
          <w:sz w:val="24"/>
          <w:szCs w:val="24"/>
        </w:rPr>
      </w:pPr>
    </w:p>
    <w:p w14:paraId="07EB2186" w14:textId="6271C47B" w:rsidR="00205106" w:rsidRPr="0091231C" w:rsidRDefault="00205106" w:rsidP="0070678D">
      <w:pPr>
        <w:spacing w:line="240" w:lineRule="auto"/>
        <w:jc w:val="both"/>
        <w:rPr>
          <w:rFonts w:ascii="Times New Roman" w:hAnsi="Times New Roman" w:cs="Times New Roman"/>
          <w:bCs/>
          <w:sz w:val="24"/>
          <w:szCs w:val="24"/>
        </w:rPr>
      </w:pPr>
    </w:p>
    <w:p w14:paraId="418B825E" w14:textId="20152844" w:rsidR="00205106" w:rsidRPr="0091231C" w:rsidRDefault="00205106" w:rsidP="0070678D">
      <w:pPr>
        <w:spacing w:line="240" w:lineRule="auto"/>
        <w:jc w:val="both"/>
        <w:rPr>
          <w:rFonts w:ascii="Times New Roman" w:hAnsi="Times New Roman" w:cs="Times New Roman"/>
          <w:bCs/>
          <w:sz w:val="24"/>
          <w:szCs w:val="24"/>
        </w:rPr>
      </w:pPr>
    </w:p>
    <w:p w14:paraId="66B6838E" w14:textId="02E1CA0A" w:rsidR="00205106" w:rsidRPr="0091231C" w:rsidRDefault="00205106" w:rsidP="0070678D">
      <w:pPr>
        <w:spacing w:line="240" w:lineRule="auto"/>
        <w:jc w:val="both"/>
        <w:rPr>
          <w:rFonts w:ascii="Times New Roman" w:hAnsi="Times New Roman" w:cs="Times New Roman"/>
          <w:bCs/>
          <w:sz w:val="24"/>
          <w:szCs w:val="24"/>
        </w:rPr>
      </w:pPr>
    </w:p>
    <w:p w14:paraId="2B1080E1" w14:textId="332D07C4" w:rsidR="00205106" w:rsidRPr="0091231C" w:rsidRDefault="00205106" w:rsidP="0070678D">
      <w:pPr>
        <w:spacing w:line="240" w:lineRule="auto"/>
        <w:jc w:val="both"/>
        <w:rPr>
          <w:rFonts w:ascii="Times New Roman" w:hAnsi="Times New Roman" w:cs="Times New Roman"/>
          <w:bCs/>
          <w:sz w:val="24"/>
          <w:szCs w:val="24"/>
        </w:rPr>
      </w:pPr>
    </w:p>
    <w:p w14:paraId="618FB461" w14:textId="6107E6B2" w:rsidR="00205106" w:rsidRPr="0091231C" w:rsidRDefault="00205106" w:rsidP="0070678D">
      <w:pPr>
        <w:spacing w:line="240" w:lineRule="auto"/>
        <w:jc w:val="both"/>
        <w:rPr>
          <w:rFonts w:ascii="Times New Roman" w:hAnsi="Times New Roman" w:cs="Times New Roman"/>
          <w:bCs/>
          <w:sz w:val="24"/>
          <w:szCs w:val="24"/>
        </w:rPr>
      </w:pPr>
    </w:p>
    <w:p w14:paraId="072A255E" w14:textId="76E82D6F" w:rsidR="00205106" w:rsidRPr="0091231C" w:rsidRDefault="00205106" w:rsidP="0070678D">
      <w:pPr>
        <w:spacing w:line="240" w:lineRule="auto"/>
        <w:jc w:val="both"/>
        <w:rPr>
          <w:rFonts w:ascii="Times New Roman" w:hAnsi="Times New Roman" w:cs="Times New Roman"/>
          <w:bCs/>
          <w:sz w:val="24"/>
          <w:szCs w:val="24"/>
        </w:rPr>
      </w:pPr>
    </w:p>
    <w:p w14:paraId="4423F48F" w14:textId="3269E7E5" w:rsidR="00205106" w:rsidRPr="0091231C" w:rsidRDefault="00205106" w:rsidP="0070678D">
      <w:pPr>
        <w:spacing w:line="240" w:lineRule="auto"/>
        <w:jc w:val="both"/>
        <w:rPr>
          <w:rFonts w:ascii="Times New Roman" w:hAnsi="Times New Roman" w:cs="Times New Roman"/>
          <w:bCs/>
          <w:sz w:val="24"/>
          <w:szCs w:val="24"/>
        </w:rPr>
      </w:pPr>
    </w:p>
    <w:p w14:paraId="23F1FCC8" w14:textId="157B4E2A" w:rsidR="00205106" w:rsidRPr="0091231C" w:rsidRDefault="00205106" w:rsidP="0070678D">
      <w:pPr>
        <w:spacing w:line="240" w:lineRule="auto"/>
        <w:jc w:val="both"/>
        <w:rPr>
          <w:rFonts w:ascii="Times New Roman" w:hAnsi="Times New Roman" w:cs="Times New Roman"/>
          <w:bCs/>
          <w:sz w:val="24"/>
          <w:szCs w:val="24"/>
        </w:rPr>
      </w:pPr>
    </w:p>
    <w:p w14:paraId="36725C01" w14:textId="5C40556C" w:rsidR="00205106" w:rsidRPr="0091231C" w:rsidRDefault="00205106" w:rsidP="0070678D">
      <w:pPr>
        <w:spacing w:line="240" w:lineRule="auto"/>
        <w:jc w:val="both"/>
        <w:rPr>
          <w:rFonts w:ascii="Times New Roman" w:hAnsi="Times New Roman" w:cs="Times New Roman"/>
          <w:bCs/>
          <w:sz w:val="24"/>
          <w:szCs w:val="24"/>
        </w:rPr>
      </w:pPr>
    </w:p>
    <w:p w14:paraId="2B19FFE1" w14:textId="1F7A26F1" w:rsidR="00205106" w:rsidRPr="0091231C" w:rsidRDefault="00205106" w:rsidP="0070678D">
      <w:pPr>
        <w:spacing w:line="240" w:lineRule="auto"/>
        <w:jc w:val="both"/>
        <w:rPr>
          <w:rFonts w:ascii="Times New Roman" w:hAnsi="Times New Roman" w:cs="Times New Roman"/>
          <w:bCs/>
          <w:sz w:val="24"/>
          <w:szCs w:val="24"/>
        </w:rPr>
      </w:pPr>
    </w:p>
    <w:p w14:paraId="2C34BAFA" w14:textId="7DF5D0F9" w:rsidR="00205106" w:rsidRPr="0091231C" w:rsidRDefault="00205106" w:rsidP="0070678D">
      <w:pPr>
        <w:spacing w:line="240" w:lineRule="auto"/>
        <w:jc w:val="both"/>
        <w:rPr>
          <w:rFonts w:ascii="Times New Roman" w:hAnsi="Times New Roman" w:cs="Times New Roman"/>
          <w:bCs/>
          <w:sz w:val="24"/>
          <w:szCs w:val="24"/>
        </w:rPr>
      </w:pPr>
    </w:p>
    <w:p w14:paraId="5A5EDD96" w14:textId="0467AA86" w:rsidR="00205106" w:rsidRPr="0091231C" w:rsidRDefault="00205106" w:rsidP="0070678D">
      <w:pPr>
        <w:spacing w:line="240" w:lineRule="auto"/>
        <w:jc w:val="both"/>
        <w:rPr>
          <w:rFonts w:ascii="Times New Roman" w:hAnsi="Times New Roman" w:cs="Times New Roman"/>
          <w:bCs/>
          <w:sz w:val="24"/>
          <w:szCs w:val="24"/>
        </w:rPr>
      </w:pPr>
    </w:p>
    <w:p w14:paraId="180580CB" w14:textId="262AA25F" w:rsidR="00205106" w:rsidRPr="0091231C" w:rsidRDefault="00205106" w:rsidP="0070678D">
      <w:pPr>
        <w:spacing w:line="240" w:lineRule="auto"/>
        <w:jc w:val="both"/>
        <w:rPr>
          <w:rFonts w:ascii="Times New Roman" w:hAnsi="Times New Roman" w:cs="Times New Roman"/>
          <w:bCs/>
          <w:sz w:val="24"/>
          <w:szCs w:val="24"/>
        </w:rPr>
      </w:pPr>
    </w:p>
    <w:p w14:paraId="4CA3D9F2" w14:textId="44ED0509" w:rsidR="00205106" w:rsidRPr="0091231C" w:rsidRDefault="00205106" w:rsidP="0070678D">
      <w:pPr>
        <w:spacing w:line="240" w:lineRule="auto"/>
        <w:jc w:val="both"/>
        <w:rPr>
          <w:rFonts w:ascii="Times New Roman" w:hAnsi="Times New Roman" w:cs="Times New Roman"/>
          <w:bCs/>
          <w:sz w:val="24"/>
          <w:szCs w:val="24"/>
        </w:rPr>
      </w:pPr>
    </w:p>
    <w:p w14:paraId="53E7083B" w14:textId="613390BB" w:rsidR="00205106" w:rsidRPr="0091231C" w:rsidRDefault="00205106" w:rsidP="0070678D">
      <w:pPr>
        <w:spacing w:line="240" w:lineRule="auto"/>
        <w:jc w:val="both"/>
        <w:rPr>
          <w:rFonts w:ascii="Times New Roman" w:hAnsi="Times New Roman" w:cs="Times New Roman"/>
          <w:bCs/>
          <w:sz w:val="24"/>
          <w:szCs w:val="24"/>
        </w:rPr>
      </w:pPr>
    </w:p>
    <w:p w14:paraId="124432D9" w14:textId="5D5F6B4C" w:rsidR="00205106" w:rsidRPr="0091231C" w:rsidRDefault="00205106" w:rsidP="0070678D">
      <w:pPr>
        <w:spacing w:line="240" w:lineRule="auto"/>
        <w:jc w:val="both"/>
        <w:rPr>
          <w:rFonts w:ascii="Times New Roman" w:hAnsi="Times New Roman" w:cs="Times New Roman"/>
          <w:bCs/>
          <w:sz w:val="24"/>
          <w:szCs w:val="24"/>
        </w:rPr>
      </w:pPr>
    </w:p>
    <w:p w14:paraId="30A432DA" w14:textId="263FB2C8" w:rsidR="00205106" w:rsidRPr="0091231C" w:rsidRDefault="00205106" w:rsidP="0070678D">
      <w:pPr>
        <w:spacing w:line="240" w:lineRule="auto"/>
        <w:jc w:val="both"/>
        <w:rPr>
          <w:rFonts w:ascii="Times New Roman" w:hAnsi="Times New Roman" w:cs="Times New Roman"/>
          <w:bCs/>
          <w:sz w:val="24"/>
          <w:szCs w:val="24"/>
        </w:rPr>
      </w:pPr>
    </w:p>
    <w:p w14:paraId="74BA7779" w14:textId="30864E7A" w:rsidR="00205106" w:rsidRPr="0091231C" w:rsidRDefault="00205106" w:rsidP="0070678D">
      <w:pPr>
        <w:spacing w:line="240" w:lineRule="auto"/>
        <w:jc w:val="both"/>
        <w:rPr>
          <w:rFonts w:ascii="Times New Roman" w:hAnsi="Times New Roman" w:cs="Times New Roman"/>
          <w:bCs/>
          <w:sz w:val="24"/>
          <w:szCs w:val="24"/>
        </w:rPr>
      </w:pPr>
    </w:p>
    <w:p w14:paraId="2B7D58FE" w14:textId="02CBC45F" w:rsidR="00205106" w:rsidRPr="0091231C" w:rsidRDefault="00205106" w:rsidP="0070678D">
      <w:pPr>
        <w:spacing w:line="240" w:lineRule="auto"/>
        <w:jc w:val="both"/>
        <w:rPr>
          <w:rFonts w:ascii="Times New Roman" w:hAnsi="Times New Roman" w:cs="Times New Roman"/>
          <w:bCs/>
          <w:sz w:val="24"/>
          <w:szCs w:val="24"/>
        </w:rPr>
      </w:pPr>
    </w:p>
    <w:p w14:paraId="5E39178C" w14:textId="4F49480D" w:rsidR="00205106" w:rsidRPr="0091231C" w:rsidRDefault="00205106" w:rsidP="0070678D">
      <w:pPr>
        <w:spacing w:line="240" w:lineRule="auto"/>
        <w:jc w:val="both"/>
        <w:rPr>
          <w:rFonts w:ascii="Times New Roman" w:hAnsi="Times New Roman" w:cs="Times New Roman"/>
          <w:bCs/>
          <w:sz w:val="24"/>
          <w:szCs w:val="24"/>
        </w:rPr>
      </w:pPr>
    </w:p>
    <w:p w14:paraId="495E04AC" w14:textId="36E60E2E" w:rsidR="00205106" w:rsidRPr="0091231C" w:rsidRDefault="00205106" w:rsidP="0070678D">
      <w:pPr>
        <w:spacing w:line="240" w:lineRule="auto"/>
        <w:jc w:val="both"/>
        <w:rPr>
          <w:rFonts w:ascii="Times New Roman" w:hAnsi="Times New Roman" w:cs="Times New Roman"/>
          <w:bCs/>
          <w:sz w:val="24"/>
          <w:szCs w:val="24"/>
        </w:rPr>
      </w:pPr>
    </w:p>
    <w:p w14:paraId="32BAD06E" w14:textId="77777777" w:rsidR="00205106" w:rsidRPr="0091231C" w:rsidRDefault="00205106" w:rsidP="0070678D">
      <w:pPr>
        <w:spacing w:line="240" w:lineRule="auto"/>
        <w:jc w:val="both"/>
        <w:rPr>
          <w:rFonts w:ascii="Times New Roman" w:hAnsi="Times New Roman" w:cs="Times New Roman"/>
          <w:bCs/>
          <w:sz w:val="24"/>
          <w:szCs w:val="24"/>
        </w:rPr>
      </w:pPr>
    </w:p>
    <w:p w14:paraId="7496BA19" w14:textId="556E52C8" w:rsidR="004D1DC3" w:rsidRPr="0091231C" w:rsidRDefault="004D1DC3" w:rsidP="0070678D">
      <w:pPr>
        <w:spacing w:line="240" w:lineRule="auto"/>
        <w:jc w:val="both"/>
        <w:rPr>
          <w:rFonts w:ascii="Times New Roman" w:hAnsi="Times New Roman" w:cs="Times New Roman"/>
          <w:bCs/>
          <w:sz w:val="24"/>
          <w:szCs w:val="24"/>
        </w:rPr>
      </w:pPr>
    </w:p>
    <w:p w14:paraId="046AACAF" w14:textId="1B78C959" w:rsidR="004D1DC3" w:rsidRPr="0091231C" w:rsidRDefault="00067415" w:rsidP="00AB1BFE">
      <w:pPr>
        <w:spacing w:line="240" w:lineRule="auto"/>
        <w:jc w:val="center"/>
        <w:rPr>
          <w:rFonts w:ascii="Times New Roman" w:hAnsi="Times New Roman" w:cs="Times New Roman"/>
          <w:bCs/>
          <w:sz w:val="24"/>
          <w:szCs w:val="24"/>
        </w:rPr>
      </w:pPr>
      <w:r w:rsidRPr="00B55442">
        <w:rPr>
          <w:rFonts w:ascii="Times New Roman" w:hAnsi="Times New Roman" w:cs="Times New Roman"/>
          <w:bCs/>
          <w:noProof/>
          <w:sz w:val="24"/>
          <w:szCs w:val="24"/>
          <w:lang w:eastAsia="tr-TR"/>
        </w:rPr>
        <w:drawing>
          <wp:inline distT="0" distB="0" distL="0" distR="0" wp14:anchorId="03D11029" wp14:editId="7BA5D355">
            <wp:extent cx="5759450" cy="4319905"/>
            <wp:effectExtent l="0" t="0" r="0" b="444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Fbygenderdeneme.jpg"/>
                    <pic:cNvPicPr/>
                  </pic:nvPicPr>
                  <pic:blipFill>
                    <a:blip r:embed="rId18">
                      <a:extLst>
                        <a:ext uri="{28A0092B-C50C-407E-A947-70E740481C1C}">
                          <a14:useLocalDpi xmlns:a14="http://schemas.microsoft.com/office/drawing/2010/main" val="0"/>
                        </a:ext>
                      </a:extLst>
                    </a:blip>
                    <a:stretch>
                      <a:fillRect/>
                    </a:stretch>
                  </pic:blipFill>
                  <pic:spPr>
                    <a:xfrm>
                      <a:off x="0" y="0"/>
                      <a:ext cx="5759450" cy="4319905"/>
                    </a:xfrm>
                    <a:prstGeom prst="rect">
                      <a:avLst/>
                    </a:prstGeom>
                  </pic:spPr>
                </pic:pic>
              </a:graphicData>
            </a:graphic>
          </wp:inline>
        </w:drawing>
      </w:r>
    </w:p>
    <w:p w14:paraId="752FF0F4" w14:textId="0696D850" w:rsidR="004D1DC3" w:rsidRPr="0091231C" w:rsidRDefault="004D1DC3" w:rsidP="00AB1BFE">
      <w:pPr>
        <w:spacing w:line="240" w:lineRule="auto"/>
        <w:jc w:val="center"/>
        <w:rPr>
          <w:rFonts w:ascii="Times New Roman" w:hAnsi="Times New Roman" w:cs="Times New Roman"/>
          <w:bCs/>
          <w:sz w:val="24"/>
          <w:szCs w:val="24"/>
        </w:rPr>
      </w:pPr>
      <w:r w:rsidRPr="0091231C">
        <w:rPr>
          <w:rFonts w:ascii="Times New Roman" w:hAnsi="Times New Roman" w:cs="Times New Roman"/>
          <w:bCs/>
          <w:sz w:val="24"/>
          <w:szCs w:val="24"/>
        </w:rPr>
        <w:t>Figure 2. Length frequency distribution of blackmouth catshark specimens by gender.</w:t>
      </w:r>
    </w:p>
    <w:p w14:paraId="63F533DA" w14:textId="256424EA" w:rsidR="00422682" w:rsidRPr="0091231C" w:rsidRDefault="00422682" w:rsidP="00AB1BFE">
      <w:pPr>
        <w:spacing w:line="240" w:lineRule="auto"/>
        <w:jc w:val="center"/>
        <w:rPr>
          <w:rFonts w:ascii="Times New Roman" w:hAnsi="Times New Roman" w:cs="Times New Roman"/>
          <w:bCs/>
          <w:sz w:val="24"/>
          <w:szCs w:val="24"/>
        </w:rPr>
      </w:pPr>
    </w:p>
    <w:p w14:paraId="0DE8F615" w14:textId="3D354BA3" w:rsidR="00422682" w:rsidRPr="0091231C" w:rsidRDefault="00422682" w:rsidP="00AB1BFE">
      <w:pPr>
        <w:spacing w:line="240" w:lineRule="auto"/>
        <w:jc w:val="center"/>
        <w:rPr>
          <w:rFonts w:ascii="Times New Roman" w:hAnsi="Times New Roman" w:cs="Times New Roman"/>
          <w:bCs/>
          <w:sz w:val="24"/>
          <w:szCs w:val="24"/>
        </w:rPr>
      </w:pPr>
    </w:p>
    <w:p w14:paraId="40A3750C" w14:textId="59CE161D" w:rsidR="00422682" w:rsidRPr="0091231C" w:rsidRDefault="00422682" w:rsidP="00AB1BFE">
      <w:pPr>
        <w:spacing w:line="240" w:lineRule="auto"/>
        <w:jc w:val="center"/>
        <w:rPr>
          <w:rFonts w:ascii="Times New Roman" w:hAnsi="Times New Roman" w:cs="Times New Roman"/>
          <w:bCs/>
          <w:sz w:val="24"/>
          <w:szCs w:val="24"/>
        </w:rPr>
      </w:pPr>
    </w:p>
    <w:p w14:paraId="52333EAF" w14:textId="12F8ABD9" w:rsidR="00422682" w:rsidRPr="0091231C" w:rsidRDefault="00422682" w:rsidP="00AB1BFE">
      <w:pPr>
        <w:spacing w:line="240" w:lineRule="auto"/>
        <w:jc w:val="center"/>
        <w:rPr>
          <w:rFonts w:ascii="Times New Roman" w:hAnsi="Times New Roman" w:cs="Times New Roman"/>
          <w:bCs/>
          <w:sz w:val="24"/>
          <w:szCs w:val="24"/>
        </w:rPr>
      </w:pPr>
    </w:p>
    <w:p w14:paraId="68E5695D" w14:textId="44080434" w:rsidR="00422682" w:rsidRPr="0091231C" w:rsidRDefault="00422682" w:rsidP="00AB1BFE">
      <w:pPr>
        <w:spacing w:line="240" w:lineRule="auto"/>
        <w:jc w:val="center"/>
        <w:rPr>
          <w:rFonts w:ascii="Times New Roman" w:hAnsi="Times New Roman" w:cs="Times New Roman"/>
          <w:bCs/>
          <w:sz w:val="24"/>
          <w:szCs w:val="24"/>
        </w:rPr>
      </w:pPr>
    </w:p>
    <w:p w14:paraId="02961C8E" w14:textId="53D22902" w:rsidR="00422682" w:rsidRPr="0091231C" w:rsidRDefault="00422682" w:rsidP="00AB1BFE">
      <w:pPr>
        <w:spacing w:line="240" w:lineRule="auto"/>
        <w:jc w:val="center"/>
        <w:rPr>
          <w:rFonts w:ascii="Times New Roman" w:hAnsi="Times New Roman" w:cs="Times New Roman"/>
          <w:bCs/>
          <w:sz w:val="24"/>
          <w:szCs w:val="24"/>
        </w:rPr>
      </w:pPr>
    </w:p>
    <w:p w14:paraId="407C1F20" w14:textId="74C2E098" w:rsidR="00422682" w:rsidRPr="0091231C" w:rsidRDefault="00422682" w:rsidP="00AB1BFE">
      <w:pPr>
        <w:spacing w:line="240" w:lineRule="auto"/>
        <w:jc w:val="center"/>
        <w:rPr>
          <w:rFonts w:ascii="Times New Roman" w:hAnsi="Times New Roman" w:cs="Times New Roman"/>
          <w:bCs/>
          <w:sz w:val="24"/>
          <w:szCs w:val="24"/>
        </w:rPr>
      </w:pPr>
    </w:p>
    <w:p w14:paraId="732F1C7B" w14:textId="71647EDC" w:rsidR="00422682" w:rsidRPr="0091231C" w:rsidRDefault="00422682" w:rsidP="00AB1BFE">
      <w:pPr>
        <w:spacing w:line="240" w:lineRule="auto"/>
        <w:jc w:val="center"/>
        <w:rPr>
          <w:rFonts w:ascii="Times New Roman" w:hAnsi="Times New Roman" w:cs="Times New Roman"/>
          <w:bCs/>
          <w:sz w:val="24"/>
          <w:szCs w:val="24"/>
        </w:rPr>
      </w:pPr>
    </w:p>
    <w:p w14:paraId="3763B895" w14:textId="07ACECF2" w:rsidR="00422682" w:rsidRPr="0091231C" w:rsidRDefault="00422682" w:rsidP="00AB1BFE">
      <w:pPr>
        <w:spacing w:line="240" w:lineRule="auto"/>
        <w:jc w:val="center"/>
        <w:rPr>
          <w:rFonts w:ascii="Times New Roman" w:hAnsi="Times New Roman" w:cs="Times New Roman"/>
          <w:bCs/>
          <w:sz w:val="24"/>
          <w:szCs w:val="24"/>
        </w:rPr>
      </w:pPr>
    </w:p>
    <w:p w14:paraId="100AB7F7" w14:textId="06402D1D" w:rsidR="00422682" w:rsidRPr="0091231C" w:rsidRDefault="00422682" w:rsidP="00AB1BFE">
      <w:pPr>
        <w:spacing w:line="240" w:lineRule="auto"/>
        <w:jc w:val="center"/>
        <w:rPr>
          <w:rFonts w:ascii="Times New Roman" w:hAnsi="Times New Roman" w:cs="Times New Roman"/>
          <w:bCs/>
          <w:sz w:val="24"/>
          <w:szCs w:val="24"/>
        </w:rPr>
      </w:pPr>
    </w:p>
    <w:p w14:paraId="670F75B8" w14:textId="5723F8EC" w:rsidR="00422682" w:rsidRPr="0091231C" w:rsidRDefault="00422682" w:rsidP="00AB1BFE">
      <w:pPr>
        <w:spacing w:line="240" w:lineRule="auto"/>
        <w:jc w:val="center"/>
        <w:rPr>
          <w:rFonts w:ascii="Times New Roman" w:hAnsi="Times New Roman" w:cs="Times New Roman"/>
          <w:bCs/>
          <w:sz w:val="24"/>
          <w:szCs w:val="24"/>
        </w:rPr>
      </w:pPr>
    </w:p>
    <w:p w14:paraId="1A1150DA" w14:textId="255769E1" w:rsidR="00422682" w:rsidRPr="0091231C" w:rsidRDefault="00422682" w:rsidP="00AB1BFE">
      <w:pPr>
        <w:spacing w:line="240" w:lineRule="auto"/>
        <w:jc w:val="center"/>
        <w:rPr>
          <w:rFonts w:ascii="Times New Roman" w:hAnsi="Times New Roman" w:cs="Times New Roman"/>
          <w:bCs/>
          <w:sz w:val="24"/>
          <w:szCs w:val="24"/>
        </w:rPr>
      </w:pPr>
    </w:p>
    <w:p w14:paraId="2585966F" w14:textId="10E8F4EC" w:rsidR="00422682" w:rsidRPr="0091231C" w:rsidRDefault="00422682" w:rsidP="00AB1BFE">
      <w:pPr>
        <w:spacing w:line="240" w:lineRule="auto"/>
        <w:jc w:val="center"/>
        <w:rPr>
          <w:rFonts w:ascii="Times New Roman" w:hAnsi="Times New Roman" w:cs="Times New Roman"/>
          <w:bCs/>
          <w:sz w:val="24"/>
          <w:szCs w:val="24"/>
        </w:rPr>
      </w:pPr>
    </w:p>
    <w:p w14:paraId="5408B7FB" w14:textId="6D870580" w:rsidR="00422682" w:rsidRPr="0091231C" w:rsidRDefault="00422682" w:rsidP="00AB1BFE">
      <w:pPr>
        <w:spacing w:line="240" w:lineRule="auto"/>
        <w:jc w:val="center"/>
        <w:rPr>
          <w:rFonts w:ascii="Times New Roman" w:hAnsi="Times New Roman" w:cs="Times New Roman"/>
          <w:bCs/>
          <w:sz w:val="24"/>
          <w:szCs w:val="24"/>
        </w:rPr>
      </w:pPr>
    </w:p>
    <w:p w14:paraId="6FEB0039" w14:textId="25748D4F" w:rsidR="00422682" w:rsidRPr="0091231C" w:rsidRDefault="00422682" w:rsidP="00AB1BFE">
      <w:pPr>
        <w:spacing w:line="240" w:lineRule="auto"/>
        <w:jc w:val="center"/>
        <w:rPr>
          <w:rFonts w:ascii="Times New Roman" w:hAnsi="Times New Roman" w:cs="Times New Roman"/>
          <w:bCs/>
          <w:sz w:val="24"/>
          <w:szCs w:val="24"/>
        </w:rPr>
      </w:pPr>
    </w:p>
    <w:p w14:paraId="05E7D737" w14:textId="2A381F6A" w:rsidR="00422682" w:rsidRPr="0091231C" w:rsidRDefault="00422682" w:rsidP="00AB1BFE">
      <w:pPr>
        <w:spacing w:line="240" w:lineRule="auto"/>
        <w:jc w:val="center"/>
        <w:rPr>
          <w:rFonts w:ascii="Times New Roman" w:hAnsi="Times New Roman" w:cs="Times New Roman"/>
          <w:bCs/>
          <w:sz w:val="24"/>
          <w:szCs w:val="24"/>
        </w:rPr>
      </w:pPr>
    </w:p>
    <w:p w14:paraId="4619F575" w14:textId="6CEA5C13" w:rsidR="00422682" w:rsidRPr="0091231C" w:rsidRDefault="00422682" w:rsidP="00AB1BFE">
      <w:pPr>
        <w:spacing w:line="240" w:lineRule="auto"/>
        <w:jc w:val="center"/>
        <w:rPr>
          <w:rFonts w:ascii="Times New Roman" w:hAnsi="Times New Roman" w:cs="Times New Roman"/>
          <w:bCs/>
          <w:sz w:val="24"/>
          <w:szCs w:val="24"/>
        </w:rPr>
      </w:pPr>
    </w:p>
    <w:p w14:paraId="75DB252F" w14:textId="5E37DCDB" w:rsidR="00422682" w:rsidRPr="0091231C" w:rsidRDefault="00422682" w:rsidP="00AB1BFE">
      <w:pPr>
        <w:spacing w:line="240" w:lineRule="auto"/>
        <w:jc w:val="center"/>
        <w:rPr>
          <w:rFonts w:ascii="Times New Roman" w:hAnsi="Times New Roman" w:cs="Times New Roman"/>
          <w:bCs/>
          <w:sz w:val="24"/>
          <w:szCs w:val="24"/>
        </w:rPr>
      </w:pPr>
    </w:p>
    <w:p w14:paraId="55FE6898" w14:textId="54917E92" w:rsidR="00422682" w:rsidRPr="0091231C" w:rsidRDefault="00422682" w:rsidP="00AB1BFE">
      <w:pPr>
        <w:spacing w:line="240" w:lineRule="auto"/>
        <w:jc w:val="center"/>
        <w:rPr>
          <w:rFonts w:ascii="Times New Roman" w:hAnsi="Times New Roman" w:cs="Times New Roman"/>
          <w:bCs/>
          <w:sz w:val="24"/>
          <w:szCs w:val="24"/>
        </w:rPr>
      </w:pPr>
      <w:r w:rsidRPr="00B55442">
        <w:rPr>
          <w:rFonts w:ascii="Times New Roman" w:hAnsi="Times New Roman" w:cs="Times New Roman"/>
          <w:bCs/>
          <w:noProof/>
          <w:sz w:val="24"/>
          <w:szCs w:val="24"/>
          <w:lang w:eastAsia="tr-TR"/>
        </w:rPr>
        <w:drawing>
          <wp:inline distT="0" distB="0" distL="0" distR="0" wp14:anchorId="6CB1776F" wp14:editId="2991ECD8">
            <wp:extent cx="5759450" cy="4319905"/>
            <wp:effectExtent l="0" t="0" r="0" b="444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Wgraph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4319905"/>
                    </a:xfrm>
                    <a:prstGeom prst="rect">
                      <a:avLst/>
                    </a:prstGeom>
                  </pic:spPr>
                </pic:pic>
              </a:graphicData>
            </a:graphic>
          </wp:inline>
        </w:drawing>
      </w:r>
    </w:p>
    <w:p w14:paraId="1CFB3A20" w14:textId="63381796" w:rsidR="00422682" w:rsidRPr="0091231C" w:rsidRDefault="00422682" w:rsidP="00422682">
      <w:pPr>
        <w:spacing w:line="240" w:lineRule="auto"/>
        <w:jc w:val="center"/>
        <w:rPr>
          <w:rFonts w:ascii="Times New Roman" w:hAnsi="Times New Roman" w:cs="Times New Roman"/>
          <w:bCs/>
          <w:sz w:val="24"/>
          <w:szCs w:val="24"/>
        </w:rPr>
      </w:pPr>
      <w:r w:rsidRPr="0091231C">
        <w:rPr>
          <w:rFonts w:ascii="Times New Roman" w:hAnsi="Times New Roman" w:cs="Times New Roman"/>
          <w:bCs/>
          <w:sz w:val="24"/>
          <w:szCs w:val="24"/>
        </w:rPr>
        <w:t xml:space="preserve">Figure </w:t>
      </w:r>
      <w:r w:rsidR="003B5522" w:rsidRPr="0091231C">
        <w:rPr>
          <w:rFonts w:ascii="Times New Roman" w:hAnsi="Times New Roman" w:cs="Times New Roman"/>
          <w:bCs/>
          <w:sz w:val="24"/>
          <w:szCs w:val="24"/>
        </w:rPr>
        <w:t>3</w:t>
      </w:r>
      <w:r w:rsidRPr="0091231C">
        <w:rPr>
          <w:rFonts w:ascii="Times New Roman" w:hAnsi="Times New Roman" w:cs="Times New Roman"/>
          <w:bCs/>
          <w:sz w:val="24"/>
          <w:szCs w:val="24"/>
        </w:rPr>
        <w:t>. Length-weight relationship of blackmouth catshark specimens by gender.</w:t>
      </w:r>
    </w:p>
    <w:p w14:paraId="33F4CD84" w14:textId="77777777" w:rsidR="00422682" w:rsidRPr="009012D6" w:rsidRDefault="00422682" w:rsidP="00AB1BFE">
      <w:pPr>
        <w:spacing w:line="240" w:lineRule="auto"/>
        <w:jc w:val="center"/>
        <w:rPr>
          <w:rFonts w:ascii="Times New Roman" w:hAnsi="Times New Roman" w:cs="Times New Roman"/>
          <w:bCs/>
          <w:sz w:val="24"/>
          <w:szCs w:val="24"/>
        </w:rPr>
      </w:pPr>
    </w:p>
    <w:sectPr w:rsidR="00422682" w:rsidRPr="009012D6" w:rsidSect="0091231C">
      <w:footerReference w:type="default" r:id="rId20"/>
      <w:type w:val="continuous"/>
      <w:pgSz w:w="11906" w:h="16838" w:code="9"/>
      <w:pgMar w:top="709" w:right="1418" w:bottom="709"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7" w:author="user" w:date="2024-08-14T22:48:00Z" w:initials="au">
    <w:p w14:paraId="7D9C490C" w14:textId="77777777" w:rsidR="0091231C" w:rsidRDefault="0091231C" w:rsidP="0091231C">
      <w:pPr>
        <w:pStyle w:val="AklamaMetni"/>
      </w:pPr>
      <w:r>
        <w:rPr>
          <w:rStyle w:val="AklamaBavurusu"/>
        </w:rPr>
        <w:annotationRef/>
      </w:r>
      <w:r>
        <w:t>Galeus melastomus belongs to the Pentanchidae family, not the Scyliorhinidae family. In addition, this paragraph should begin with the valid genus and species number information for the Pentanchidae family. In light of these recommendations, the beginning of this paragraph should be recast.</w:t>
      </w:r>
    </w:p>
  </w:comment>
  <w:comment w:id="39" w:author="user" w:date="2024-08-14T22:50:00Z" w:initials="au">
    <w:p w14:paraId="255A4F45" w14:textId="77777777" w:rsidR="0091231C" w:rsidRDefault="0091231C" w:rsidP="0091231C">
      <w:pPr>
        <w:pStyle w:val="AklamaMetni"/>
      </w:pPr>
      <w:r>
        <w:rPr>
          <w:rStyle w:val="AklamaBavurusu"/>
        </w:rPr>
        <w:annotationRef/>
      </w:r>
      <w:r>
        <w:t>Should be given the IUCN status of the species.</w:t>
      </w:r>
    </w:p>
  </w:comment>
  <w:comment w:id="44" w:author="user" w:date="2024-08-14T21:19:00Z" w:initials="au">
    <w:p w14:paraId="0B01ACD7" w14:textId="3F77664D" w:rsidR="0091231C" w:rsidRDefault="0091231C" w:rsidP="0091231C">
      <w:pPr>
        <w:pStyle w:val="AklamaMetni"/>
      </w:pPr>
      <w:r>
        <w:rPr>
          <w:rStyle w:val="AklamaBavurusu"/>
        </w:rPr>
        <w:annotationRef/>
      </w:r>
      <w:r>
        <w:t>Should be embedded within the text. Not be on seperate pages.</w:t>
      </w:r>
    </w:p>
  </w:comment>
  <w:comment w:id="59" w:author="user" w:date="2024-08-14T20:59:00Z" w:initials="au">
    <w:p w14:paraId="0D685AD3" w14:textId="77777777" w:rsidR="00232903" w:rsidRDefault="0091231C" w:rsidP="00232903">
      <w:pPr>
        <w:pStyle w:val="AklamaMetni"/>
      </w:pPr>
      <w:r>
        <w:rPr>
          <w:rStyle w:val="AklamaBavurusu"/>
        </w:rPr>
        <w:annotationRef/>
      </w:r>
      <w:r w:rsidR="00232903">
        <w:t>There are serious statistically deficiencies in the length-weight relationship calculations. The sex ratio should be assessed using the chi-square test to determine how significantly it deviates from the expected 1:1 ratio. The authors stated that they expressed the coefficients of the length-weight equation as logarithmic, but they did not check the significance of the regression with ANOVA. Whether the b values ​​obtained from the linear regressions are significantly different from the null hypothesis of isometric growth (H0: b = 3) should be assessed using a Student t-test with a 95% confidence level. After all this, the t-test result should prove that the growth is A+, A- or I.</w:t>
      </w:r>
    </w:p>
  </w:comment>
  <w:comment w:id="82" w:author="user" w:date="2024-08-14T21:20:00Z" w:initials="au">
    <w:p w14:paraId="7DF1BE4E" w14:textId="05A0942D" w:rsidR="0091231C" w:rsidRDefault="0091231C" w:rsidP="0091231C">
      <w:pPr>
        <w:pStyle w:val="AklamaMetni"/>
      </w:pPr>
      <w:r>
        <w:rPr>
          <w:rStyle w:val="AklamaBavurusu"/>
        </w:rPr>
        <w:annotationRef/>
      </w:r>
      <w:r>
        <w:t>Should be embedded within the text. Not be on seperate pages.</w:t>
      </w:r>
    </w:p>
  </w:comment>
  <w:comment w:id="83" w:author="user" w:date="2024-08-14T21:20:00Z" w:initials="au">
    <w:p w14:paraId="2B885858" w14:textId="77777777" w:rsidR="0091231C" w:rsidRDefault="0091231C" w:rsidP="0091231C">
      <w:pPr>
        <w:pStyle w:val="AklamaMetni"/>
      </w:pPr>
      <w:r>
        <w:rPr>
          <w:rStyle w:val="AklamaBavurusu"/>
        </w:rPr>
        <w:annotationRef/>
      </w:r>
      <w:r>
        <w:t>Should be embedded within the text. Not be on seperate pages.</w:t>
      </w:r>
    </w:p>
  </w:comment>
  <w:comment w:id="91" w:author="user" w:date="2024-08-14T21:20:00Z" w:initials="au">
    <w:p w14:paraId="71068EA2" w14:textId="77777777" w:rsidR="0091231C" w:rsidRDefault="0091231C" w:rsidP="0091231C">
      <w:pPr>
        <w:pStyle w:val="AklamaMetni"/>
      </w:pPr>
      <w:r>
        <w:rPr>
          <w:rStyle w:val="AklamaBavurusu"/>
        </w:rPr>
        <w:annotationRef/>
      </w:r>
      <w:r>
        <w:t>Should be embedded within the text. Not be on seperate pages.</w:t>
      </w:r>
    </w:p>
  </w:comment>
  <w:comment w:id="98" w:author="user" w:date="2024-08-14T19:50:00Z" w:initials="au">
    <w:p w14:paraId="61D9546E" w14:textId="7EFF19C0" w:rsidR="0091231C" w:rsidRDefault="0091231C" w:rsidP="0091231C">
      <w:pPr>
        <w:pStyle w:val="AklamaMetni"/>
      </w:pPr>
      <w:r>
        <w:rPr>
          <w:rStyle w:val="AklamaBavurusu"/>
        </w:rPr>
        <w:annotationRef/>
      </w:r>
      <w:r>
        <w:t xml:space="preserve">D'Iglio et al. (2021) a or b which one? </w:t>
      </w:r>
    </w:p>
  </w:comment>
  <w:comment w:id="99" w:author="user" w:date="2024-08-14T21:21:00Z" w:initials="au">
    <w:p w14:paraId="49FACEA3" w14:textId="77777777" w:rsidR="0091231C" w:rsidRDefault="0091231C" w:rsidP="0091231C">
      <w:pPr>
        <w:pStyle w:val="AklamaMetni"/>
      </w:pPr>
      <w:r>
        <w:rPr>
          <w:rStyle w:val="AklamaBavurusu"/>
        </w:rPr>
        <w:annotationRef/>
      </w:r>
      <w:r>
        <w:t>Should be embedded within the text. Not be on seperate pages.</w:t>
      </w:r>
    </w:p>
  </w:comment>
  <w:comment w:id="143" w:author="user" w:date="2024-08-14T19:52:00Z" w:initials="au">
    <w:p w14:paraId="12BDFAD4" w14:textId="010769C6" w:rsidR="0091231C" w:rsidRDefault="0091231C" w:rsidP="0091231C">
      <w:pPr>
        <w:pStyle w:val="AklamaMetni"/>
      </w:pPr>
      <w:r>
        <w:rPr>
          <w:rStyle w:val="AklamaBavurusu"/>
        </w:rPr>
        <w:annotationRef/>
      </w:r>
      <w:r>
        <w:t>Provide all the authors’ names.</w:t>
      </w:r>
    </w:p>
  </w:comment>
  <w:comment w:id="157" w:author="user" w:date="2024-08-14T19:53:00Z" w:initials="au">
    <w:p w14:paraId="66698ADE" w14:textId="77777777" w:rsidR="0091231C" w:rsidRDefault="0091231C" w:rsidP="0091231C">
      <w:pPr>
        <w:pStyle w:val="AklamaMetni"/>
      </w:pPr>
      <w:r>
        <w:rPr>
          <w:rStyle w:val="AklamaBavurusu"/>
        </w:rPr>
        <w:annotationRef/>
      </w:r>
      <w:r>
        <w:t>Provide all the authors’ names.</w:t>
      </w:r>
    </w:p>
  </w:comment>
  <w:comment w:id="227" w:author="user" w:date="2024-08-14T19:53:00Z" w:initials="au">
    <w:p w14:paraId="4B01FBC1" w14:textId="77777777" w:rsidR="0091231C" w:rsidRDefault="0091231C" w:rsidP="0091231C">
      <w:pPr>
        <w:pStyle w:val="AklamaMetni"/>
      </w:pPr>
      <w:r>
        <w:rPr>
          <w:rStyle w:val="AklamaBavurusu"/>
        </w:rPr>
        <w:annotationRef/>
      </w:r>
      <w:r>
        <w:t>Provide all the authors’ names.</w:t>
      </w:r>
    </w:p>
  </w:comment>
  <w:comment w:id="256" w:author="user" w:date="2024-08-14T19:53:00Z" w:initials="au">
    <w:p w14:paraId="594C76D4" w14:textId="77777777" w:rsidR="0091231C" w:rsidRDefault="0091231C" w:rsidP="0091231C">
      <w:pPr>
        <w:pStyle w:val="AklamaMetni"/>
      </w:pPr>
      <w:r>
        <w:rPr>
          <w:rStyle w:val="AklamaBavurusu"/>
        </w:rPr>
        <w:annotationRef/>
      </w:r>
      <w:r>
        <w:t>Provide all the authors’ names.</w:t>
      </w:r>
    </w:p>
  </w:comment>
  <w:comment w:id="438" w:author="user" w:date="2024-08-15T17:17:00Z" w:initials="au">
    <w:p w14:paraId="216DEA9D" w14:textId="77777777" w:rsidR="003F581B" w:rsidRDefault="003F581B" w:rsidP="003F581B">
      <w:pPr>
        <w:pStyle w:val="AklamaMetni"/>
      </w:pPr>
      <w:r>
        <w:rPr>
          <w:rStyle w:val="AklamaBavurusu"/>
        </w:rPr>
        <w:annotationRef/>
      </w:r>
      <w:r>
        <w:t xml:space="preserve">The yellow colored areas can be combined in only one column and one heading. </w:t>
      </w:r>
    </w:p>
    <w:p w14:paraId="10CE58B0" w14:textId="77777777" w:rsidR="003F581B" w:rsidRDefault="003F581B" w:rsidP="003F581B">
      <w:pPr>
        <w:pStyle w:val="AklamaMetni"/>
      </w:pPr>
      <w:r>
        <w:t xml:space="preserve">For example, </w:t>
      </w:r>
    </w:p>
    <w:p w14:paraId="572D0EA2" w14:textId="77777777" w:rsidR="003F581B" w:rsidRDefault="003F581B" w:rsidP="003F581B">
      <w:pPr>
        <w:pStyle w:val="AklamaMetni"/>
      </w:pPr>
      <w:r>
        <w:rPr>
          <w:b/>
          <w:bCs/>
        </w:rPr>
        <w:t>95% Confidence interval</w:t>
      </w:r>
      <w:r>
        <w:t xml:space="preserve"> </w:t>
      </w:r>
    </w:p>
    <w:p w14:paraId="76974D9E" w14:textId="77777777" w:rsidR="003F581B" w:rsidRDefault="003F581B" w:rsidP="003F581B">
      <w:pPr>
        <w:pStyle w:val="AklamaMetni"/>
      </w:pPr>
      <w:r>
        <w:rPr>
          <w:color w:val="000000"/>
          <w:highlight w:val="yellow"/>
        </w:rPr>
        <w:t>35.69</w:t>
      </w:r>
      <w:r>
        <w:rPr>
          <w:highlight w:val="yellow"/>
        </w:rPr>
        <w:t>-</w:t>
      </w:r>
      <w:r>
        <w:rPr>
          <w:color w:val="000000"/>
          <w:highlight w:val="yellow"/>
        </w:rPr>
        <w:t>38.22</w:t>
      </w:r>
    </w:p>
    <w:p w14:paraId="2D22AF82" w14:textId="77777777" w:rsidR="003F581B" w:rsidRDefault="003F581B" w:rsidP="003F581B">
      <w:pPr>
        <w:pStyle w:val="AklamaMetni"/>
      </w:pPr>
      <w:r>
        <w:rPr>
          <w:color w:val="000000"/>
          <w:highlight w:val="yellow"/>
        </w:rPr>
        <w:t>155.22</w:t>
      </w:r>
      <w:r>
        <w:rPr>
          <w:highlight w:val="yellow"/>
        </w:rPr>
        <w:tab/>
      </w:r>
      <w:r>
        <w:rPr>
          <w:color w:val="000000"/>
          <w:highlight w:val="yellow"/>
        </w:rPr>
        <w:t>183.64</w:t>
      </w:r>
    </w:p>
  </w:comment>
  <w:comment w:id="893" w:author="user" w:date="2024-08-14T20:08:00Z" w:initials="au">
    <w:p w14:paraId="64135B2E" w14:textId="2928BD64" w:rsidR="0091231C" w:rsidRDefault="0091231C" w:rsidP="0091231C">
      <w:pPr>
        <w:pStyle w:val="AklamaMetni"/>
      </w:pPr>
      <w:r>
        <w:rPr>
          <w:rStyle w:val="AklamaBavurusu"/>
        </w:rPr>
        <w:annotationRef/>
      </w:r>
      <w:r>
        <w:t>Should be given the short definitions of A+, A-, I, a, b, r2.</w:t>
      </w:r>
    </w:p>
  </w:comment>
  <w:comment w:id="895" w:author="user" w:date="2024-08-14T20:14:00Z" w:initials="au">
    <w:p w14:paraId="5AC1C381" w14:textId="77777777" w:rsidR="00887A65" w:rsidRDefault="0091231C" w:rsidP="00887A65">
      <w:pPr>
        <w:pStyle w:val="AklamaMetni"/>
      </w:pPr>
      <w:r>
        <w:rPr>
          <w:rStyle w:val="AklamaBavurusu"/>
        </w:rPr>
        <w:annotationRef/>
      </w:r>
      <w:r w:rsidR="00887A65">
        <w:t>The coordinate section of this map should be redesigned or re-created. The background color of the coordinate section should be white, not black, and the coordinates should be written in black. In addition, the coordinates should be indicated with scale lines. A better map is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D9C490C" w15:done="0"/>
  <w15:commentEx w15:paraId="255A4F45" w15:done="0"/>
  <w15:commentEx w15:paraId="0B01ACD7" w15:done="0"/>
  <w15:commentEx w15:paraId="0D685AD3" w15:done="0"/>
  <w15:commentEx w15:paraId="7DF1BE4E" w15:done="0"/>
  <w15:commentEx w15:paraId="2B885858" w15:done="0"/>
  <w15:commentEx w15:paraId="71068EA2" w15:done="0"/>
  <w15:commentEx w15:paraId="61D9546E" w15:done="0"/>
  <w15:commentEx w15:paraId="49FACEA3" w15:done="0"/>
  <w15:commentEx w15:paraId="12BDFAD4" w15:done="0"/>
  <w15:commentEx w15:paraId="66698ADE" w15:done="0"/>
  <w15:commentEx w15:paraId="4B01FBC1" w15:done="0"/>
  <w15:commentEx w15:paraId="594C76D4" w15:done="0"/>
  <w15:commentEx w15:paraId="2D22AF82" w15:done="0"/>
  <w15:commentEx w15:paraId="64135B2E" w15:done="0"/>
  <w15:commentEx w15:paraId="5AC1C3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7591C3" w16cex:dateUtc="2024-08-14T19:48:00Z"/>
  <w16cex:commentExtensible w16cex:durableId="2F5D2B28" w16cex:dateUtc="2024-08-14T19:50:00Z"/>
  <w16cex:commentExtensible w16cex:durableId="520FDE06" w16cex:dateUtc="2024-08-14T18:19:00Z"/>
  <w16cex:commentExtensible w16cex:durableId="78B7CEA0" w16cex:dateUtc="2024-08-14T17:59:00Z"/>
  <w16cex:commentExtensible w16cex:durableId="5FC0F5A1" w16cex:dateUtc="2024-08-14T18:20:00Z"/>
  <w16cex:commentExtensible w16cex:durableId="39C03663" w16cex:dateUtc="2024-08-14T18:20:00Z"/>
  <w16cex:commentExtensible w16cex:durableId="65C62E11" w16cex:dateUtc="2024-08-14T18:20:00Z"/>
  <w16cex:commentExtensible w16cex:durableId="06056E61" w16cex:dateUtc="2024-08-14T16:50:00Z"/>
  <w16cex:commentExtensible w16cex:durableId="75807F16" w16cex:dateUtc="2024-08-14T18:21:00Z"/>
  <w16cex:commentExtensible w16cex:durableId="341DCC2D" w16cex:dateUtc="2024-08-14T16:52:00Z"/>
  <w16cex:commentExtensible w16cex:durableId="1EDE955B" w16cex:dateUtc="2024-08-14T16:53:00Z"/>
  <w16cex:commentExtensible w16cex:durableId="3B7207A1" w16cex:dateUtc="2024-08-14T16:53:00Z"/>
  <w16cex:commentExtensible w16cex:durableId="4D9B94BC" w16cex:dateUtc="2024-08-14T16:53:00Z"/>
  <w16cex:commentExtensible w16cex:durableId="4A37C8B9" w16cex:dateUtc="2024-08-15T14:17:00Z"/>
  <w16cex:commentExtensible w16cex:durableId="6F0FCDB5" w16cex:dateUtc="2024-08-14T17:08:00Z"/>
  <w16cex:commentExtensible w16cex:durableId="50EE640B" w16cex:dateUtc="2024-08-14T17: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D9C490C" w16cid:durableId="277591C3"/>
  <w16cid:commentId w16cid:paraId="255A4F45" w16cid:durableId="2F5D2B28"/>
  <w16cid:commentId w16cid:paraId="0B01ACD7" w16cid:durableId="520FDE06"/>
  <w16cid:commentId w16cid:paraId="0D685AD3" w16cid:durableId="78B7CEA0"/>
  <w16cid:commentId w16cid:paraId="7DF1BE4E" w16cid:durableId="5FC0F5A1"/>
  <w16cid:commentId w16cid:paraId="2B885858" w16cid:durableId="39C03663"/>
  <w16cid:commentId w16cid:paraId="71068EA2" w16cid:durableId="65C62E11"/>
  <w16cid:commentId w16cid:paraId="61D9546E" w16cid:durableId="06056E61"/>
  <w16cid:commentId w16cid:paraId="49FACEA3" w16cid:durableId="75807F16"/>
  <w16cid:commentId w16cid:paraId="12BDFAD4" w16cid:durableId="341DCC2D"/>
  <w16cid:commentId w16cid:paraId="66698ADE" w16cid:durableId="1EDE955B"/>
  <w16cid:commentId w16cid:paraId="4B01FBC1" w16cid:durableId="3B7207A1"/>
  <w16cid:commentId w16cid:paraId="594C76D4" w16cid:durableId="4D9B94BC"/>
  <w16cid:commentId w16cid:paraId="2D22AF82" w16cid:durableId="4A37C8B9"/>
  <w16cid:commentId w16cid:paraId="64135B2E" w16cid:durableId="6F0FCDB5"/>
  <w16cid:commentId w16cid:paraId="5AC1C381" w16cid:durableId="50EE64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316A6" w14:textId="77777777" w:rsidR="00FA1CCE" w:rsidRPr="0091231C" w:rsidRDefault="00FA1CCE" w:rsidP="00A03ACC">
      <w:pPr>
        <w:spacing w:after="0" w:line="240" w:lineRule="auto"/>
      </w:pPr>
      <w:r w:rsidRPr="0091231C">
        <w:separator/>
      </w:r>
    </w:p>
  </w:endnote>
  <w:endnote w:type="continuationSeparator" w:id="0">
    <w:p w14:paraId="6AC33F92" w14:textId="77777777" w:rsidR="00FA1CCE" w:rsidRPr="0091231C" w:rsidRDefault="00FA1CCE" w:rsidP="00A03ACC">
      <w:pPr>
        <w:spacing w:after="0" w:line="240" w:lineRule="auto"/>
      </w:pPr>
      <w:r w:rsidRPr="009123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0775695"/>
      <w:docPartObj>
        <w:docPartGallery w:val="Page Numbers (Bottom of Page)"/>
        <w:docPartUnique/>
      </w:docPartObj>
    </w:sdtPr>
    <w:sdtContent>
      <w:p w14:paraId="109607F3" w14:textId="05795378" w:rsidR="00900030" w:rsidRPr="0091231C" w:rsidRDefault="00900030">
        <w:pPr>
          <w:pStyle w:val="AltBilgi"/>
          <w:jc w:val="center"/>
        </w:pPr>
        <w:r w:rsidRPr="0091231C">
          <w:fldChar w:fldCharType="begin"/>
        </w:r>
        <w:r w:rsidRPr="0091231C">
          <w:instrText>PAGE   \* MERGEFORMAT</w:instrText>
        </w:r>
        <w:r w:rsidRPr="0091231C">
          <w:fldChar w:fldCharType="separate"/>
        </w:r>
        <w:r w:rsidR="00461E5E" w:rsidRPr="0091231C">
          <w:rPr>
            <w:rPrChange w:id="896" w:author="user" w:date="2024-08-14T19:29:00Z" w16du:dateUtc="2024-08-14T16:29:00Z">
              <w:rPr>
                <w:noProof/>
              </w:rPr>
            </w:rPrChange>
          </w:rPr>
          <w:t>12</w:t>
        </w:r>
        <w:r w:rsidRPr="0091231C">
          <w:fldChar w:fldCharType="end"/>
        </w:r>
      </w:p>
    </w:sdtContent>
  </w:sdt>
  <w:p w14:paraId="78765253" w14:textId="77777777" w:rsidR="00900030" w:rsidRPr="0091231C" w:rsidRDefault="0090003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D089FF" w14:textId="77777777" w:rsidR="00FA1CCE" w:rsidRPr="0091231C" w:rsidRDefault="00FA1CCE" w:rsidP="00A03ACC">
      <w:pPr>
        <w:spacing w:after="0" w:line="240" w:lineRule="auto"/>
      </w:pPr>
      <w:r w:rsidRPr="0091231C">
        <w:separator/>
      </w:r>
    </w:p>
  </w:footnote>
  <w:footnote w:type="continuationSeparator" w:id="0">
    <w:p w14:paraId="58731262" w14:textId="77777777" w:rsidR="00FA1CCE" w:rsidRPr="0091231C" w:rsidRDefault="00FA1CCE" w:rsidP="00A03ACC">
      <w:pPr>
        <w:spacing w:after="0" w:line="240" w:lineRule="auto"/>
      </w:pPr>
      <w:r w:rsidRPr="0091231C">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E0MTIwtDQwNLMwNTdV0lEKTi0uzszPAykwNK0FANdBhHgtAAAA"/>
  </w:docVars>
  <w:rsids>
    <w:rsidRoot w:val="002F6FE2"/>
    <w:rsid w:val="0001218D"/>
    <w:rsid w:val="000207ED"/>
    <w:rsid w:val="00067415"/>
    <w:rsid w:val="0008089E"/>
    <w:rsid w:val="00094D7C"/>
    <w:rsid w:val="000A7416"/>
    <w:rsid w:val="000B17F6"/>
    <w:rsid w:val="000C79B3"/>
    <w:rsid w:val="000E41C9"/>
    <w:rsid w:val="000F08E8"/>
    <w:rsid w:val="00100372"/>
    <w:rsid w:val="0010224D"/>
    <w:rsid w:val="00106675"/>
    <w:rsid w:val="001066CE"/>
    <w:rsid w:val="001243C2"/>
    <w:rsid w:val="00125F9E"/>
    <w:rsid w:val="001317D5"/>
    <w:rsid w:val="00154381"/>
    <w:rsid w:val="00162868"/>
    <w:rsid w:val="001868BE"/>
    <w:rsid w:val="00192E7E"/>
    <w:rsid w:val="001966D2"/>
    <w:rsid w:val="001A1CC0"/>
    <w:rsid w:val="001B487A"/>
    <w:rsid w:val="001D1222"/>
    <w:rsid w:val="00205106"/>
    <w:rsid w:val="00213EBF"/>
    <w:rsid w:val="00232903"/>
    <w:rsid w:val="002329D0"/>
    <w:rsid w:val="00253B17"/>
    <w:rsid w:val="00254FC7"/>
    <w:rsid w:val="00255E22"/>
    <w:rsid w:val="002569B5"/>
    <w:rsid w:val="00261771"/>
    <w:rsid w:val="00276B98"/>
    <w:rsid w:val="002B6AEC"/>
    <w:rsid w:val="002F6FE2"/>
    <w:rsid w:val="002F7896"/>
    <w:rsid w:val="003214E9"/>
    <w:rsid w:val="003229C2"/>
    <w:rsid w:val="00352529"/>
    <w:rsid w:val="0035371F"/>
    <w:rsid w:val="00353AD2"/>
    <w:rsid w:val="0035742D"/>
    <w:rsid w:val="0037146D"/>
    <w:rsid w:val="00376133"/>
    <w:rsid w:val="00387E8F"/>
    <w:rsid w:val="0039772E"/>
    <w:rsid w:val="003A4F81"/>
    <w:rsid w:val="003B3850"/>
    <w:rsid w:val="003B3863"/>
    <w:rsid w:val="003B5522"/>
    <w:rsid w:val="003B6A0C"/>
    <w:rsid w:val="003D734F"/>
    <w:rsid w:val="003E38E8"/>
    <w:rsid w:val="003E45B5"/>
    <w:rsid w:val="003F581B"/>
    <w:rsid w:val="004151D8"/>
    <w:rsid w:val="00422682"/>
    <w:rsid w:val="0044623C"/>
    <w:rsid w:val="00461549"/>
    <w:rsid w:val="00461E5E"/>
    <w:rsid w:val="00465486"/>
    <w:rsid w:val="004730BC"/>
    <w:rsid w:val="00473F98"/>
    <w:rsid w:val="004A7CCD"/>
    <w:rsid w:val="004B1FFD"/>
    <w:rsid w:val="004D1DC3"/>
    <w:rsid w:val="004E6262"/>
    <w:rsid w:val="0050037D"/>
    <w:rsid w:val="00505BF2"/>
    <w:rsid w:val="00506660"/>
    <w:rsid w:val="005144B9"/>
    <w:rsid w:val="00541BC6"/>
    <w:rsid w:val="0054331B"/>
    <w:rsid w:val="00561BCE"/>
    <w:rsid w:val="00571569"/>
    <w:rsid w:val="005819F3"/>
    <w:rsid w:val="00585D29"/>
    <w:rsid w:val="00586B6F"/>
    <w:rsid w:val="00587FA6"/>
    <w:rsid w:val="00591000"/>
    <w:rsid w:val="00596AA8"/>
    <w:rsid w:val="005A24C1"/>
    <w:rsid w:val="005A7254"/>
    <w:rsid w:val="005C6760"/>
    <w:rsid w:val="005E68D5"/>
    <w:rsid w:val="005F2D54"/>
    <w:rsid w:val="0060130E"/>
    <w:rsid w:val="00611387"/>
    <w:rsid w:val="00612BB6"/>
    <w:rsid w:val="00614F5E"/>
    <w:rsid w:val="006246AC"/>
    <w:rsid w:val="00631B2A"/>
    <w:rsid w:val="00636DF7"/>
    <w:rsid w:val="006536FF"/>
    <w:rsid w:val="006634F4"/>
    <w:rsid w:val="00692DD0"/>
    <w:rsid w:val="006A345E"/>
    <w:rsid w:val="006B1F8F"/>
    <w:rsid w:val="006B4D15"/>
    <w:rsid w:val="006D71C5"/>
    <w:rsid w:val="006E7663"/>
    <w:rsid w:val="006F0459"/>
    <w:rsid w:val="007015CD"/>
    <w:rsid w:val="0070678D"/>
    <w:rsid w:val="00712F24"/>
    <w:rsid w:val="00752B05"/>
    <w:rsid w:val="00762342"/>
    <w:rsid w:val="0076415E"/>
    <w:rsid w:val="00766B48"/>
    <w:rsid w:val="00770E6D"/>
    <w:rsid w:val="0077619A"/>
    <w:rsid w:val="007822C7"/>
    <w:rsid w:val="00790124"/>
    <w:rsid w:val="007A51AA"/>
    <w:rsid w:val="007A7DD0"/>
    <w:rsid w:val="007B3073"/>
    <w:rsid w:val="007C75D5"/>
    <w:rsid w:val="0080103D"/>
    <w:rsid w:val="00811051"/>
    <w:rsid w:val="0082763D"/>
    <w:rsid w:val="008323C4"/>
    <w:rsid w:val="008337F1"/>
    <w:rsid w:val="00843D9F"/>
    <w:rsid w:val="008531A7"/>
    <w:rsid w:val="00855C17"/>
    <w:rsid w:val="008609F1"/>
    <w:rsid w:val="008716DD"/>
    <w:rsid w:val="00887A65"/>
    <w:rsid w:val="00887BA8"/>
    <w:rsid w:val="008938AE"/>
    <w:rsid w:val="008A25C2"/>
    <w:rsid w:val="008A348F"/>
    <w:rsid w:val="008A4633"/>
    <w:rsid w:val="008C15EF"/>
    <w:rsid w:val="008C6F7C"/>
    <w:rsid w:val="008F272C"/>
    <w:rsid w:val="008F57A6"/>
    <w:rsid w:val="00900030"/>
    <w:rsid w:val="009012D4"/>
    <w:rsid w:val="009012D6"/>
    <w:rsid w:val="0091231C"/>
    <w:rsid w:val="009164F7"/>
    <w:rsid w:val="0095432D"/>
    <w:rsid w:val="00965C2C"/>
    <w:rsid w:val="009808AE"/>
    <w:rsid w:val="00984F68"/>
    <w:rsid w:val="00987144"/>
    <w:rsid w:val="00990545"/>
    <w:rsid w:val="00990B81"/>
    <w:rsid w:val="009A702C"/>
    <w:rsid w:val="009A7F38"/>
    <w:rsid w:val="009B40A6"/>
    <w:rsid w:val="009C35B3"/>
    <w:rsid w:val="00A03ACC"/>
    <w:rsid w:val="00A114C2"/>
    <w:rsid w:val="00A21504"/>
    <w:rsid w:val="00A219BE"/>
    <w:rsid w:val="00A50F4A"/>
    <w:rsid w:val="00A620B4"/>
    <w:rsid w:val="00A67CC6"/>
    <w:rsid w:val="00A746E2"/>
    <w:rsid w:val="00A758F0"/>
    <w:rsid w:val="00AA5291"/>
    <w:rsid w:val="00AB1BFE"/>
    <w:rsid w:val="00AC662F"/>
    <w:rsid w:val="00AE1A4D"/>
    <w:rsid w:val="00B0025A"/>
    <w:rsid w:val="00B12B1C"/>
    <w:rsid w:val="00B4735F"/>
    <w:rsid w:val="00B547E9"/>
    <w:rsid w:val="00B55442"/>
    <w:rsid w:val="00B55A47"/>
    <w:rsid w:val="00B574FC"/>
    <w:rsid w:val="00B63D91"/>
    <w:rsid w:val="00B66315"/>
    <w:rsid w:val="00B86AAF"/>
    <w:rsid w:val="00B86C3F"/>
    <w:rsid w:val="00BB7D5F"/>
    <w:rsid w:val="00BE46BA"/>
    <w:rsid w:val="00BE7943"/>
    <w:rsid w:val="00C02650"/>
    <w:rsid w:val="00C0566D"/>
    <w:rsid w:val="00C13FCD"/>
    <w:rsid w:val="00C1530D"/>
    <w:rsid w:val="00C2452C"/>
    <w:rsid w:val="00C46485"/>
    <w:rsid w:val="00C57FC7"/>
    <w:rsid w:val="00C700B4"/>
    <w:rsid w:val="00C84CDE"/>
    <w:rsid w:val="00C85BDB"/>
    <w:rsid w:val="00C94707"/>
    <w:rsid w:val="00CA2052"/>
    <w:rsid w:val="00CA2D36"/>
    <w:rsid w:val="00CC0D46"/>
    <w:rsid w:val="00CF0AB2"/>
    <w:rsid w:val="00CF1277"/>
    <w:rsid w:val="00D2050D"/>
    <w:rsid w:val="00D25427"/>
    <w:rsid w:val="00D25F0C"/>
    <w:rsid w:val="00D34FD1"/>
    <w:rsid w:val="00D50CB1"/>
    <w:rsid w:val="00D7278B"/>
    <w:rsid w:val="00D874DA"/>
    <w:rsid w:val="00D91079"/>
    <w:rsid w:val="00D91912"/>
    <w:rsid w:val="00DB470E"/>
    <w:rsid w:val="00DB60B1"/>
    <w:rsid w:val="00DB67CF"/>
    <w:rsid w:val="00DD11F9"/>
    <w:rsid w:val="00DE7393"/>
    <w:rsid w:val="00E038B2"/>
    <w:rsid w:val="00E12DBA"/>
    <w:rsid w:val="00E22538"/>
    <w:rsid w:val="00E23C91"/>
    <w:rsid w:val="00E23E02"/>
    <w:rsid w:val="00E323CE"/>
    <w:rsid w:val="00E33B3B"/>
    <w:rsid w:val="00E438C7"/>
    <w:rsid w:val="00E5031B"/>
    <w:rsid w:val="00E55BE1"/>
    <w:rsid w:val="00E6719C"/>
    <w:rsid w:val="00E82C8F"/>
    <w:rsid w:val="00E95608"/>
    <w:rsid w:val="00E9585E"/>
    <w:rsid w:val="00EA6C9C"/>
    <w:rsid w:val="00EC44A3"/>
    <w:rsid w:val="00ED5D9A"/>
    <w:rsid w:val="00EE3073"/>
    <w:rsid w:val="00EE3BC4"/>
    <w:rsid w:val="00EF6A76"/>
    <w:rsid w:val="00F12ACD"/>
    <w:rsid w:val="00F13F47"/>
    <w:rsid w:val="00F22AEC"/>
    <w:rsid w:val="00F36C31"/>
    <w:rsid w:val="00F57B10"/>
    <w:rsid w:val="00F609D1"/>
    <w:rsid w:val="00F60C8A"/>
    <w:rsid w:val="00F65761"/>
    <w:rsid w:val="00F81BC1"/>
    <w:rsid w:val="00F82065"/>
    <w:rsid w:val="00F833B4"/>
    <w:rsid w:val="00FA07C7"/>
    <w:rsid w:val="00FA1CCE"/>
    <w:rsid w:val="00FB1659"/>
    <w:rsid w:val="00FC6681"/>
    <w:rsid w:val="00FD5968"/>
    <w:rsid w:val="00FE4D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C7A38"/>
  <w15:chartTrackingRefBased/>
  <w15:docId w15:val="{345EFFFE-8DA9-4B17-895A-630DE7243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5819F3"/>
    <w:pPr>
      <w:keepNext/>
      <w:keepLines/>
      <w:spacing w:before="240" w:after="0"/>
      <w:outlineLvl w:val="0"/>
    </w:pPr>
    <w:rPr>
      <w:rFonts w:ascii="Times New Roman" w:eastAsiaTheme="majorEastAsia" w:hAnsi="Times New Roman" w:cstheme="majorBidi"/>
      <w:b/>
      <w:color w:val="000000" w:themeColor="text1"/>
      <w:sz w:val="24"/>
      <w:szCs w:val="32"/>
      <w:lang w:eastAsia="tr-TR"/>
    </w:rPr>
  </w:style>
  <w:style w:type="paragraph" w:styleId="Balk2">
    <w:name w:val="heading 2"/>
    <w:basedOn w:val="Normal"/>
    <w:next w:val="Normal"/>
    <w:link w:val="Balk2Char"/>
    <w:uiPriority w:val="9"/>
    <w:unhideWhenUsed/>
    <w:qFormat/>
    <w:rsid w:val="005819F3"/>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Balk3">
    <w:name w:val="heading 3"/>
    <w:basedOn w:val="Normal"/>
    <w:next w:val="Normal"/>
    <w:link w:val="Balk3Char"/>
    <w:uiPriority w:val="9"/>
    <w:unhideWhenUsed/>
    <w:qFormat/>
    <w:rsid w:val="005819F3"/>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Balk4">
    <w:name w:val="heading 4"/>
    <w:basedOn w:val="Normal"/>
    <w:next w:val="Normal"/>
    <w:link w:val="Balk4Char"/>
    <w:uiPriority w:val="9"/>
    <w:semiHidden/>
    <w:unhideWhenUsed/>
    <w:qFormat/>
    <w:rsid w:val="005819F3"/>
    <w:pPr>
      <w:keepNext/>
      <w:keepLines/>
      <w:spacing w:before="40" w:after="0"/>
      <w:outlineLvl w:val="3"/>
    </w:pPr>
    <w:rPr>
      <w:rFonts w:ascii="Times New Roman" w:eastAsiaTheme="majorEastAsia" w:hAnsi="Times New Roman" w:cstheme="majorBidi"/>
      <w:b/>
      <w:iCs/>
      <w:color w:val="000000" w:themeColor="text1"/>
      <w:sz w:val="24"/>
    </w:rPr>
  </w:style>
  <w:style w:type="paragraph" w:styleId="Balk5">
    <w:name w:val="heading 5"/>
    <w:basedOn w:val="Normal"/>
    <w:next w:val="Normal"/>
    <w:link w:val="Balk5Char"/>
    <w:uiPriority w:val="9"/>
    <w:semiHidden/>
    <w:unhideWhenUsed/>
    <w:qFormat/>
    <w:rsid w:val="005819F3"/>
    <w:pPr>
      <w:keepNext/>
      <w:keepLines/>
      <w:spacing w:before="40" w:after="0"/>
      <w:outlineLvl w:val="4"/>
    </w:pPr>
    <w:rPr>
      <w:rFonts w:ascii="Times New Roman" w:eastAsiaTheme="majorEastAsia" w:hAnsi="Times New Roman" w:cstheme="majorBidi"/>
      <w:b/>
      <w:color w:val="000000" w:themeColor="text1"/>
      <w:sz w:val="24"/>
    </w:rPr>
  </w:style>
  <w:style w:type="paragraph" w:styleId="Balk6">
    <w:name w:val="heading 6"/>
    <w:basedOn w:val="Normal"/>
    <w:next w:val="Normal"/>
    <w:link w:val="Balk6Char"/>
    <w:uiPriority w:val="9"/>
    <w:semiHidden/>
    <w:unhideWhenUsed/>
    <w:qFormat/>
    <w:rsid w:val="005819F3"/>
    <w:pPr>
      <w:keepNext/>
      <w:keepLines/>
      <w:spacing w:before="40" w:after="0"/>
      <w:outlineLvl w:val="5"/>
    </w:pPr>
    <w:rPr>
      <w:rFonts w:ascii="Times New Roman" w:eastAsiaTheme="majorEastAsia" w:hAnsi="Times New Roman" w:cstheme="majorBidi"/>
      <w:b/>
      <w:color w:val="000000" w:themeColor="text1"/>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819F3"/>
    <w:rPr>
      <w:rFonts w:ascii="Times New Roman" w:eastAsiaTheme="majorEastAsia" w:hAnsi="Times New Roman" w:cstheme="majorBidi"/>
      <w:b/>
      <w:color w:val="000000" w:themeColor="text1"/>
      <w:sz w:val="24"/>
      <w:szCs w:val="32"/>
      <w:lang w:eastAsia="tr-TR"/>
    </w:rPr>
  </w:style>
  <w:style w:type="character" w:customStyle="1" w:styleId="Balk2Char">
    <w:name w:val="Başlık 2 Char"/>
    <w:basedOn w:val="VarsaylanParagrafYazTipi"/>
    <w:link w:val="Balk2"/>
    <w:uiPriority w:val="9"/>
    <w:rsid w:val="005819F3"/>
    <w:rPr>
      <w:rFonts w:ascii="Times New Roman" w:eastAsiaTheme="majorEastAsia" w:hAnsi="Times New Roman" w:cstheme="majorBidi"/>
      <w:b/>
      <w:color w:val="000000" w:themeColor="text1"/>
      <w:sz w:val="24"/>
      <w:szCs w:val="26"/>
    </w:rPr>
  </w:style>
  <w:style w:type="character" w:customStyle="1" w:styleId="Balk3Char">
    <w:name w:val="Başlık 3 Char"/>
    <w:basedOn w:val="VarsaylanParagrafYazTipi"/>
    <w:link w:val="Balk3"/>
    <w:uiPriority w:val="9"/>
    <w:rsid w:val="005819F3"/>
    <w:rPr>
      <w:rFonts w:ascii="Times New Roman" w:eastAsiaTheme="majorEastAsia" w:hAnsi="Times New Roman" w:cstheme="majorBidi"/>
      <w:b/>
      <w:color w:val="000000" w:themeColor="text1"/>
      <w:sz w:val="24"/>
      <w:szCs w:val="24"/>
    </w:rPr>
  </w:style>
  <w:style w:type="character" w:customStyle="1" w:styleId="Balk4Char">
    <w:name w:val="Başlık 4 Char"/>
    <w:basedOn w:val="VarsaylanParagrafYazTipi"/>
    <w:link w:val="Balk4"/>
    <w:uiPriority w:val="9"/>
    <w:semiHidden/>
    <w:rsid w:val="005819F3"/>
    <w:rPr>
      <w:rFonts w:ascii="Times New Roman" w:eastAsiaTheme="majorEastAsia" w:hAnsi="Times New Roman" w:cstheme="majorBidi"/>
      <w:b/>
      <w:iCs/>
      <w:color w:val="000000" w:themeColor="text1"/>
      <w:sz w:val="24"/>
    </w:rPr>
  </w:style>
  <w:style w:type="character" w:customStyle="1" w:styleId="Balk5Char">
    <w:name w:val="Başlık 5 Char"/>
    <w:basedOn w:val="VarsaylanParagrafYazTipi"/>
    <w:link w:val="Balk5"/>
    <w:uiPriority w:val="9"/>
    <w:semiHidden/>
    <w:rsid w:val="005819F3"/>
    <w:rPr>
      <w:rFonts w:ascii="Times New Roman" w:eastAsiaTheme="majorEastAsia" w:hAnsi="Times New Roman" w:cstheme="majorBidi"/>
      <w:b/>
      <w:color w:val="000000" w:themeColor="text1"/>
      <w:sz w:val="24"/>
    </w:rPr>
  </w:style>
  <w:style w:type="character" w:customStyle="1" w:styleId="Balk6Char">
    <w:name w:val="Başlık 6 Char"/>
    <w:basedOn w:val="VarsaylanParagrafYazTipi"/>
    <w:link w:val="Balk6"/>
    <w:uiPriority w:val="9"/>
    <w:semiHidden/>
    <w:rsid w:val="005819F3"/>
    <w:rPr>
      <w:rFonts w:ascii="Times New Roman" w:eastAsiaTheme="majorEastAsia" w:hAnsi="Times New Roman" w:cstheme="majorBidi"/>
      <w:b/>
      <w:color w:val="000000" w:themeColor="text1"/>
      <w:sz w:val="24"/>
    </w:rPr>
  </w:style>
  <w:style w:type="paragraph" w:styleId="ResimYazs">
    <w:name w:val="caption"/>
    <w:basedOn w:val="Normal"/>
    <w:next w:val="Normal"/>
    <w:uiPriority w:val="35"/>
    <w:unhideWhenUsed/>
    <w:qFormat/>
    <w:rsid w:val="008337F1"/>
    <w:pPr>
      <w:spacing w:after="200" w:line="240" w:lineRule="auto"/>
      <w:jc w:val="center"/>
    </w:pPr>
    <w:rPr>
      <w:rFonts w:ascii="Times New Roman" w:hAnsi="Times New Roman"/>
      <w:iCs/>
      <w:sz w:val="24"/>
      <w:szCs w:val="18"/>
    </w:rPr>
  </w:style>
  <w:style w:type="character" w:styleId="Kpr">
    <w:name w:val="Hyperlink"/>
    <w:basedOn w:val="VarsaylanParagrafYazTipi"/>
    <w:uiPriority w:val="99"/>
    <w:unhideWhenUsed/>
    <w:rsid w:val="002B6AEC"/>
    <w:rPr>
      <w:color w:val="0563C1" w:themeColor="hyperlink"/>
      <w:u w:val="single"/>
    </w:rPr>
  </w:style>
  <w:style w:type="paragraph" w:styleId="Dzeltme">
    <w:name w:val="Revision"/>
    <w:hidden/>
    <w:uiPriority w:val="99"/>
    <w:semiHidden/>
    <w:rsid w:val="00984F68"/>
    <w:pPr>
      <w:spacing w:after="0" w:line="240" w:lineRule="auto"/>
    </w:pPr>
  </w:style>
  <w:style w:type="paragraph" w:styleId="BalonMetni">
    <w:name w:val="Balloon Text"/>
    <w:basedOn w:val="Normal"/>
    <w:link w:val="BalonMetniChar"/>
    <w:uiPriority w:val="99"/>
    <w:semiHidden/>
    <w:unhideWhenUsed/>
    <w:rsid w:val="00EA6C9C"/>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A6C9C"/>
    <w:rPr>
      <w:rFonts w:ascii="Segoe UI" w:hAnsi="Segoe UI" w:cs="Segoe UI"/>
      <w:sz w:val="18"/>
      <w:szCs w:val="18"/>
    </w:rPr>
  </w:style>
  <w:style w:type="table" w:styleId="ListeTablo6Renkli">
    <w:name w:val="List Table 6 Colorful"/>
    <w:basedOn w:val="NormalTablo"/>
    <w:uiPriority w:val="51"/>
    <w:rsid w:val="00D25F0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oKlavuzu">
    <w:name w:val="Table Grid"/>
    <w:basedOn w:val="NormalTablo"/>
    <w:uiPriority w:val="39"/>
    <w:rsid w:val="00D25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A03AC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03ACC"/>
  </w:style>
  <w:style w:type="paragraph" w:styleId="AltBilgi">
    <w:name w:val="footer"/>
    <w:basedOn w:val="Normal"/>
    <w:link w:val="AltBilgiChar"/>
    <w:uiPriority w:val="99"/>
    <w:unhideWhenUsed/>
    <w:rsid w:val="00A03AC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03ACC"/>
  </w:style>
  <w:style w:type="character" w:styleId="SatrNumaras">
    <w:name w:val="line number"/>
    <w:basedOn w:val="VarsaylanParagrafYazTipi"/>
    <w:uiPriority w:val="99"/>
    <w:semiHidden/>
    <w:unhideWhenUsed/>
    <w:rsid w:val="00766B48"/>
  </w:style>
  <w:style w:type="character" w:styleId="AklamaBavurusu">
    <w:name w:val="annotation reference"/>
    <w:basedOn w:val="VarsaylanParagrafYazTipi"/>
    <w:uiPriority w:val="99"/>
    <w:semiHidden/>
    <w:unhideWhenUsed/>
    <w:rsid w:val="0091231C"/>
    <w:rPr>
      <w:sz w:val="16"/>
      <w:szCs w:val="16"/>
    </w:rPr>
  </w:style>
  <w:style w:type="paragraph" w:styleId="AklamaMetni">
    <w:name w:val="annotation text"/>
    <w:basedOn w:val="Normal"/>
    <w:link w:val="AklamaMetniChar"/>
    <w:uiPriority w:val="99"/>
    <w:unhideWhenUsed/>
    <w:rsid w:val="0091231C"/>
    <w:pPr>
      <w:spacing w:line="240" w:lineRule="auto"/>
    </w:pPr>
    <w:rPr>
      <w:sz w:val="20"/>
      <w:szCs w:val="20"/>
    </w:rPr>
  </w:style>
  <w:style w:type="character" w:customStyle="1" w:styleId="AklamaMetniChar">
    <w:name w:val="Açıklama Metni Char"/>
    <w:basedOn w:val="VarsaylanParagrafYazTipi"/>
    <w:link w:val="AklamaMetni"/>
    <w:uiPriority w:val="99"/>
    <w:rsid w:val="0091231C"/>
    <w:rPr>
      <w:sz w:val="20"/>
      <w:szCs w:val="20"/>
      <w:lang w:val="en-GB"/>
    </w:rPr>
  </w:style>
  <w:style w:type="paragraph" w:styleId="AklamaKonusu">
    <w:name w:val="annotation subject"/>
    <w:basedOn w:val="AklamaMetni"/>
    <w:next w:val="AklamaMetni"/>
    <w:link w:val="AklamaKonusuChar"/>
    <w:uiPriority w:val="99"/>
    <w:semiHidden/>
    <w:unhideWhenUsed/>
    <w:rsid w:val="0091231C"/>
    <w:rPr>
      <w:b/>
      <w:bCs/>
    </w:rPr>
  </w:style>
  <w:style w:type="character" w:customStyle="1" w:styleId="AklamaKonusuChar">
    <w:name w:val="Açıklama Konusu Char"/>
    <w:basedOn w:val="AklamaMetniChar"/>
    <w:link w:val="AklamaKonusu"/>
    <w:uiPriority w:val="99"/>
    <w:semiHidden/>
    <w:rsid w:val="0091231C"/>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704193">
      <w:bodyDiv w:val="1"/>
      <w:marLeft w:val="0"/>
      <w:marRight w:val="0"/>
      <w:marTop w:val="0"/>
      <w:marBottom w:val="0"/>
      <w:divBdr>
        <w:top w:val="none" w:sz="0" w:space="0" w:color="auto"/>
        <w:left w:val="none" w:sz="0" w:space="0" w:color="auto"/>
        <w:bottom w:val="none" w:sz="0" w:space="0" w:color="auto"/>
        <w:right w:val="none" w:sz="0" w:space="0" w:color="auto"/>
      </w:divBdr>
    </w:div>
    <w:div w:id="289020100">
      <w:bodyDiv w:val="1"/>
      <w:marLeft w:val="0"/>
      <w:marRight w:val="0"/>
      <w:marTop w:val="0"/>
      <w:marBottom w:val="0"/>
      <w:divBdr>
        <w:top w:val="none" w:sz="0" w:space="0" w:color="auto"/>
        <w:left w:val="none" w:sz="0" w:space="0" w:color="auto"/>
        <w:bottom w:val="none" w:sz="0" w:space="0" w:color="auto"/>
        <w:right w:val="none" w:sz="0" w:space="0" w:color="auto"/>
      </w:divBdr>
    </w:div>
    <w:div w:id="316421013">
      <w:bodyDiv w:val="1"/>
      <w:marLeft w:val="0"/>
      <w:marRight w:val="0"/>
      <w:marTop w:val="0"/>
      <w:marBottom w:val="0"/>
      <w:divBdr>
        <w:top w:val="none" w:sz="0" w:space="0" w:color="auto"/>
        <w:left w:val="none" w:sz="0" w:space="0" w:color="auto"/>
        <w:bottom w:val="none" w:sz="0" w:space="0" w:color="auto"/>
        <w:right w:val="none" w:sz="0" w:space="0" w:color="auto"/>
      </w:divBdr>
    </w:div>
    <w:div w:id="413670592">
      <w:bodyDiv w:val="1"/>
      <w:marLeft w:val="0"/>
      <w:marRight w:val="0"/>
      <w:marTop w:val="0"/>
      <w:marBottom w:val="0"/>
      <w:divBdr>
        <w:top w:val="none" w:sz="0" w:space="0" w:color="auto"/>
        <w:left w:val="none" w:sz="0" w:space="0" w:color="auto"/>
        <w:bottom w:val="none" w:sz="0" w:space="0" w:color="auto"/>
        <w:right w:val="none" w:sz="0" w:space="0" w:color="auto"/>
      </w:divBdr>
    </w:div>
    <w:div w:id="417213871">
      <w:bodyDiv w:val="1"/>
      <w:marLeft w:val="0"/>
      <w:marRight w:val="0"/>
      <w:marTop w:val="0"/>
      <w:marBottom w:val="0"/>
      <w:divBdr>
        <w:top w:val="none" w:sz="0" w:space="0" w:color="auto"/>
        <w:left w:val="none" w:sz="0" w:space="0" w:color="auto"/>
        <w:bottom w:val="none" w:sz="0" w:space="0" w:color="auto"/>
        <w:right w:val="none" w:sz="0" w:space="0" w:color="auto"/>
      </w:divBdr>
    </w:div>
    <w:div w:id="793595566">
      <w:bodyDiv w:val="1"/>
      <w:marLeft w:val="0"/>
      <w:marRight w:val="0"/>
      <w:marTop w:val="0"/>
      <w:marBottom w:val="0"/>
      <w:divBdr>
        <w:top w:val="none" w:sz="0" w:space="0" w:color="auto"/>
        <w:left w:val="none" w:sz="0" w:space="0" w:color="auto"/>
        <w:bottom w:val="none" w:sz="0" w:space="0" w:color="auto"/>
        <w:right w:val="none" w:sz="0" w:space="0" w:color="auto"/>
      </w:divBdr>
    </w:div>
    <w:div w:id="834685980">
      <w:bodyDiv w:val="1"/>
      <w:marLeft w:val="0"/>
      <w:marRight w:val="0"/>
      <w:marTop w:val="0"/>
      <w:marBottom w:val="0"/>
      <w:divBdr>
        <w:top w:val="none" w:sz="0" w:space="0" w:color="auto"/>
        <w:left w:val="none" w:sz="0" w:space="0" w:color="auto"/>
        <w:bottom w:val="none" w:sz="0" w:space="0" w:color="auto"/>
        <w:right w:val="none" w:sz="0" w:space="0" w:color="auto"/>
      </w:divBdr>
    </w:div>
    <w:div w:id="1129276964">
      <w:bodyDiv w:val="1"/>
      <w:marLeft w:val="0"/>
      <w:marRight w:val="0"/>
      <w:marTop w:val="0"/>
      <w:marBottom w:val="0"/>
      <w:divBdr>
        <w:top w:val="none" w:sz="0" w:space="0" w:color="auto"/>
        <w:left w:val="none" w:sz="0" w:space="0" w:color="auto"/>
        <w:bottom w:val="none" w:sz="0" w:space="0" w:color="auto"/>
        <w:right w:val="none" w:sz="0" w:space="0" w:color="auto"/>
      </w:divBdr>
    </w:div>
    <w:div w:id="1147436592">
      <w:bodyDiv w:val="1"/>
      <w:marLeft w:val="0"/>
      <w:marRight w:val="0"/>
      <w:marTop w:val="0"/>
      <w:marBottom w:val="0"/>
      <w:divBdr>
        <w:top w:val="none" w:sz="0" w:space="0" w:color="auto"/>
        <w:left w:val="none" w:sz="0" w:space="0" w:color="auto"/>
        <w:bottom w:val="none" w:sz="0" w:space="0" w:color="auto"/>
        <w:right w:val="none" w:sz="0" w:space="0" w:color="auto"/>
      </w:divBdr>
      <w:divsChild>
        <w:div w:id="902984744">
          <w:marLeft w:val="0"/>
          <w:marRight w:val="0"/>
          <w:marTop w:val="120"/>
          <w:marBottom w:val="0"/>
          <w:divBdr>
            <w:top w:val="none" w:sz="0" w:space="0" w:color="auto"/>
            <w:left w:val="none" w:sz="0" w:space="0" w:color="auto"/>
            <w:bottom w:val="none" w:sz="0" w:space="0" w:color="auto"/>
            <w:right w:val="none" w:sz="0" w:space="0" w:color="auto"/>
          </w:divBdr>
        </w:div>
      </w:divsChild>
    </w:div>
    <w:div w:id="1220557943">
      <w:bodyDiv w:val="1"/>
      <w:marLeft w:val="0"/>
      <w:marRight w:val="0"/>
      <w:marTop w:val="0"/>
      <w:marBottom w:val="0"/>
      <w:divBdr>
        <w:top w:val="none" w:sz="0" w:space="0" w:color="auto"/>
        <w:left w:val="none" w:sz="0" w:space="0" w:color="auto"/>
        <w:bottom w:val="none" w:sz="0" w:space="0" w:color="auto"/>
        <w:right w:val="none" w:sz="0" w:space="0" w:color="auto"/>
      </w:divBdr>
    </w:div>
    <w:div w:id="1758551065">
      <w:bodyDiv w:val="1"/>
      <w:marLeft w:val="0"/>
      <w:marRight w:val="0"/>
      <w:marTop w:val="0"/>
      <w:marBottom w:val="0"/>
      <w:divBdr>
        <w:top w:val="none" w:sz="0" w:space="0" w:color="auto"/>
        <w:left w:val="none" w:sz="0" w:space="0" w:color="auto"/>
        <w:bottom w:val="none" w:sz="0" w:space="0" w:color="auto"/>
        <w:right w:val="none" w:sz="0" w:space="0" w:color="auto"/>
      </w:divBdr>
    </w:div>
    <w:div w:id="201773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6868-1880" TargetMode="External"/><Relationship Id="rId13" Type="http://schemas.openxmlformats.org/officeDocument/2006/relationships/comments" Target="comments.xml"/><Relationship Id="rId18"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rcid.org/0000-0002-8504-8315" TargetMode="External"/><Relationship Id="rId12" Type="http://schemas.openxmlformats.org/officeDocument/2006/relationships/hyperlink" Target="file:///C:\Users\DC\Downloads\cagdascancengiz@gmail.com" TargetMode="External"/><Relationship Id="rId17" Type="http://schemas.openxmlformats.org/officeDocument/2006/relationships/image" Target="media/image2.jpeg"/><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rcid.org/0000-0001-9839-6485"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yperlink" Target="https://orcid.org/0000-0002-9203-7761"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6512B-A5D2-413D-BC40-9E8EDD732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2690</TotalTime>
  <Pages>12</Pages>
  <Words>3572</Words>
  <Characters>20363</Characters>
  <Application>Microsoft Office Word</Application>
  <DocSecurity>0</DocSecurity>
  <Lines>169</Lines>
  <Paragraphs>47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Çağdaş can cengiz</dc:creator>
  <cp:keywords/>
  <dc:description/>
  <cp:lastModifiedBy>user</cp:lastModifiedBy>
  <cp:revision>148</cp:revision>
  <dcterms:created xsi:type="dcterms:W3CDTF">2024-07-29T13:13:00Z</dcterms:created>
  <dcterms:modified xsi:type="dcterms:W3CDTF">2024-08-15T14:26:00Z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40001e80a591dfd489d3c1c4eeb4e0396a4d4d6dd5467db925c1417fa796bbd9</vt:lpwstr>
  </property>
</Properties>
</file>