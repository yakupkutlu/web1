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E1A4BE" w14:textId="186308CB" w:rsidR="004A0DD7" w:rsidRPr="000F17FA" w:rsidRDefault="004A0DD7" w:rsidP="000F17FA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sz w:val="24"/>
          <w:szCs w:val="24"/>
          <w:lang w:val="en-US"/>
        </w:rPr>
        <w:t xml:space="preserve">Evidence of a Nursery Area and Length-Weight Relationships for Longnose spurdog </w:t>
      </w:r>
      <w:r w:rsidRPr="00947BD9">
        <w:rPr>
          <w:rFonts w:ascii="Times New Roman" w:hAnsi="Times New Roman" w:cs="Times New Roman"/>
          <w:b/>
          <w:i/>
          <w:sz w:val="24"/>
          <w:szCs w:val="24"/>
          <w:lang w:val="en-US"/>
        </w:rPr>
        <w:t>Squalus blainville</w:t>
      </w:r>
      <w:r w:rsidRPr="000F17F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the Eastern Mediterranean Sea</w:t>
      </w:r>
    </w:p>
    <w:p w14:paraId="7DFAE00D" w14:textId="4B8BCCCE" w:rsidR="004A0DD7" w:rsidRPr="000F17FA" w:rsidRDefault="00AE6203" w:rsidP="000F17FA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sz w:val="24"/>
          <w:szCs w:val="24"/>
          <w:lang w:val="en-US"/>
        </w:rPr>
        <w:t xml:space="preserve">Cemal Turan </w:t>
      </w:r>
      <w:r w:rsidRPr="001646F3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1,2</w:t>
      </w:r>
      <w:r w:rsidR="00263F50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*</w:t>
      </w:r>
      <w:r w:rsidRPr="000F17FA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2A5B7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Servet A. Doğdu </w:t>
      </w:r>
      <w:r w:rsidR="00263F50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2,3</w:t>
      </w:r>
      <w:r w:rsidR="007C5411">
        <w:rPr>
          <w:rFonts w:ascii="Times New Roman" w:hAnsi="Times New Roman" w:cs="Times New Roman"/>
          <w:b/>
          <w:sz w:val="24"/>
          <w:szCs w:val="24"/>
          <w:lang w:val="en-US"/>
        </w:rPr>
        <w:t>, Alen Soldo</w:t>
      </w:r>
      <w:r w:rsidR="00263F50" w:rsidRPr="00263F50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4</w:t>
      </w:r>
    </w:p>
    <w:p w14:paraId="7BB3F533" w14:textId="77777777" w:rsidR="001C159D" w:rsidRDefault="001646F3" w:rsidP="00B07032">
      <w:pPr>
        <w:spacing w:after="0" w:line="240" w:lineRule="auto"/>
        <w:jc w:val="both"/>
        <w:rPr>
          <w:ins w:id="0" w:author="Deniz Ergüden" w:date="2024-08-13T18:06:00Z"/>
        </w:rPr>
      </w:pPr>
      <w:r w:rsidRPr="00263F50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1</w:t>
      </w:r>
      <w:r w:rsidRPr="001646F3">
        <w:rPr>
          <w:rFonts w:ascii="Times New Roman" w:hAnsi="Times New Roman" w:cs="Times New Roman"/>
          <w:bCs/>
          <w:sz w:val="24"/>
          <w:szCs w:val="24"/>
          <w:lang w:val="en-US"/>
        </w:rPr>
        <w:t>Iskenderun Technical University, Faculty of Marine Sciences and Technology, Molecular Ecology and Fisheries Genetics Laboratory,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1646F3">
        <w:rPr>
          <w:rFonts w:ascii="Times New Roman" w:hAnsi="Times New Roman" w:cs="Times New Roman"/>
          <w:bCs/>
          <w:sz w:val="24"/>
          <w:szCs w:val="24"/>
          <w:lang w:val="en-US"/>
        </w:rPr>
        <w:t>31220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Pr="001646F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Iskenderun, Hatay, Türkiye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1646F3">
        <w:t xml:space="preserve"> </w:t>
      </w:r>
    </w:p>
    <w:p w14:paraId="46B46522" w14:textId="77777777" w:rsidR="001C159D" w:rsidRDefault="001646F3" w:rsidP="00B07032">
      <w:pPr>
        <w:spacing w:after="0" w:line="240" w:lineRule="auto"/>
        <w:jc w:val="both"/>
        <w:rPr>
          <w:ins w:id="1" w:author="Deniz Ergüden" w:date="2024-08-13T18:06:00Z"/>
          <w:rFonts w:ascii="Times New Roman" w:hAnsi="Times New Roman" w:cs="Times New Roman"/>
          <w:bCs/>
          <w:sz w:val="24"/>
          <w:szCs w:val="24"/>
          <w:lang w:val="en-US"/>
        </w:rPr>
      </w:pPr>
      <w:r w:rsidRPr="001646F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Pr="001646F3">
        <w:rPr>
          <w:rFonts w:ascii="Times New Roman" w:hAnsi="Times New Roman" w:cs="Times New Roman"/>
          <w:sz w:val="24"/>
          <w:szCs w:val="24"/>
        </w:rPr>
        <w:t xml:space="preserve">Nature </w:t>
      </w:r>
      <w:proofErr w:type="spellStart"/>
      <w:r w:rsidRPr="001646F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1646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6F3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1646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6F3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1646F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46F3">
        <w:rPr>
          <w:rFonts w:ascii="Times New Roman" w:hAnsi="Times New Roman" w:cs="Times New Roman"/>
          <w:bCs/>
          <w:sz w:val="24"/>
          <w:szCs w:val="24"/>
          <w:lang w:val="en-US"/>
        </w:rPr>
        <w:t>Modernevler</w:t>
      </w:r>
      <w:proofErr w:type="spellEnd"/>
      <w:r w:rsidRPr="001646F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Neighborhood 303. St. No:9/1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, I</w:t>
      </w:r>
      <w:r w:rsidRPr="001646F3">
        <w:rPr>
          <w:rFonts w:ascii="Times New Roman" w:hAnsi="Times New Roman" w:cs="Times New Roman"/>
          <w:bCs/>
          <w:sz w:val="24"/>
          <w:szCs w:val="24"/>
          <w:lang w:val="en-US"/>
        </w:rPr>
        <w:t>skenderun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1646F3">
        <w:rPr>
          <w:rFonts w:ascii="Times New Roman" w:hAnsi="Times New Roman" w:cs="Times New Roman"/>
          <w:bCs/>
          <w:sz w:val="24"/>
          <w:szCs w:val="24"/>
          <w:lang w:val="en-US"/>
        </w:rPr>
        <w:t>Hatay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263F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263F50" w:rsidRPr="00263F50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3</w:t>
      </w:r>
      <w:r w:rsidR="00263F50" w:rsidRPr="00263F50">
        <w:rPr>
          <w:rFonts w:ascii="Times New Roman" w:hAnsi="Times New Roman" w:cs="Times New Roman"/>
          <w:bCs/>
          <w:sz w:val="24"/>
          <w:szCs w:val="24"/>
          <w:lang w:val="en-US"/>
        </w:rPr>
        <w:t>Iskenderun Technical University, Maritime Technology Vocational School of Higher Education, Underwater Technologies, 31200 Iskenderun, Hatay, Türkiye</w:t>
      </w:r>
      <w:r w:rsidR="00263F5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</w:p>
    <w:p w14:paraId="75D5616F" w14:textId="5DB5B510" w:rsidR="00B258BE" w:rsidRDefault="00263F50" w:rsidP="00B0703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4</w:t>
      </w:r>
      <w:r w:rsidR="001646F3" w:rsidRPr="001646F3">
        <w:rPr>
          <w:rFonts w:ascii="Times New Roman" w:hAnsi="Times New Roman" w:cs="Times New Roman"/>
          <w:bCs/>
          <w:sz w:val="24"/>
          <w:szCs w:val="24"/>
          <w:lang w:val="en-US"/>
        </w:rPr>
        <w:t>Department of Marine Studies, University of Split, Split 21000, Croatia</w:t>
      </w:r>
      <w:r w:rsidR="001646F3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1EF01E53" w14:textId="77777777" w:rsidR="001C159D" w:rsidRPr="001646F3" w:rsidRDefault="001C159D" w:rsidP="001C159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31655AE" w14:textId="6AE1DC82" w:rsidR="00B258BE" w:rsidRPr="000F17FA" w:rsidRDefault="00B258BE" w:rsidP="000F17F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sz w:val="24"/>
          <w:szCs w:val="24"/>
          <w:lang w:val="en-US"/>
        </w:rPr>
        <w:t>Abstract</w:t>
      </w:r>
    </w:p>
    <w:p w14:paraId="39AD036C" w14:textId="2BD13987" w:rsidR="00A547DF" w:rsidRPr="000F17FA" w:rsidRDefault="00A547DF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Nursery areas are essential habitats for sharks, offering protection and increasing the survival of newborns. </w:t>
      </w:r>
      <w:del w:id="2" w:author="Deniz Ergüden" w:date="2024-08-14T14:24:00Z"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The aim of this study is </w:delText>
        </w:r>
        <w:r w:rsidR="00965B35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>to investigate</w:delText>
        </w:r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a </w:delText>
        </w:r>
        <w:r w:rsidR="005B6C07"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>potential</w:delText>
        </w:r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nursery area for </w:delText>
        </w:r>
        <w:r w:rsidRPr="000F17FA" w:rsidDel="00A21C94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delText>Squalus blainville</w:delText>
        </w:r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in </w:delText>
        </w:r>
        <w:r w:rsidR="00965B35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the </w:delText>
        </w:r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Eastern Mediterranean Sea that has very scarce information in the eastern Mediterranean Sea and also to </w:delText>
        </w:r>
      </w:del>
      <w:ins w:id="3" w:author="Deniz Ergüden" w:date="2024-08-14T14:24:00Z"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 xml:space="preserve">This study aims to investigate a potential nursery area for </w:t>
        </w:r>
        <w:proofErr w:type="spellStart"/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>Squalus</w:t>
        </w:r>
        <w:proofErr w:type="spellEnd"/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  <w:proofErr w:type="spellStart"/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>blainville</w:t>
        </w:r>
        <w:proofErr w:type="spellEnd"/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 xml:space="preserve"> in the Eastern Mediterranean Sea that has very scarce information in the eastern Mediterranean Sea and </w:t>
        </w:r>
      </w:ins>
      <w:del w:id="4" w:author="Deniz Ergüden" w:date="2024-08-14T14:25:00Z"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contribute </w:delText>
        </w:r>
      </w:del>
      <w:ins w:id="5" w:author="Deniz Ergüden" w:date="2024-08-14T14:25:00Z"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>contributes</w:t>
        </w:r>
        <w:r w:rsidR="00A21C94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to the </w:t>
      </w:r>
      <w:r w:rsidR="005B6C07" w:rsidRPr="000F17FA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ength-</w:t>
      </w:r>
      <w:r w:rsidR="005B6C07" w:rsidRPr="000F17F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eight </w:t>
      </w:r>
      <w:r w:rsidR="005B6C07" w:rsidRPr="000F17FA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elationships. We identified the location of the potential nursery area by interviewing local fishermen. We collected </w:t>
      </w:r>
      <w:del w:id="6" w:author="Deniz Ergüden" w:date="2024-08-14T14:24:00Z"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>a total of 48</w:delText>
        </w:r>
        <w:r w:rsidR="00F76C49"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adults and 22 </w:delText>
        </w:r>
      </w:del>
      <w:del w:id="7" w:author="Deniz Ergüden" w:date="2024-08-12T19:13:00Z">
        <w:r w:rsidR="00F76C49"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embryos </w:delText>
        </w:r>
      </w:del>
      <w:del w:id="8" w:author="Deniz Ergüden" w:date="2024-08-14T14:24:00Z">
        <w:r w:rsidR="00965B35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>o</w:delText>
        </w:r>
      </w:del>
      <w:del w:id="9" w:author="Deniz Ergüden" w:date="2024-08-12T19:13:00Z">
        <w:r w:rsidR="00965B35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>f</w:delText>
        </w:r>
      </w:del>
      <w:del w:id="10" w:author="Deniz Ergüden" w:date="2024-08-14T14:24:00Z">
        <w:r w:rsidR="00965B35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</w:delText>
        </w:r>
      </w:del>
      <w:ins w:id="11" w:author="Deniz Ergüden" w:date="2024-08-14T14:24:00Z"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 xml:space="preserve">48 adults and 22 embryos neonates of </w:t>
        </w:r>
      </w:ins>
      <w:proofErr w:type="spellStart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Squalus</w:t>
      </w:r>
      <w:proofErr w:type="spellEnd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specimens from the entrance of Iskenderun Bay on </w:t>
      </w:r>
      <w:r w:rsidR="003C345C" w:rsidRPr="000F17FA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April 2024. We </w:t>
      </w:r>
      <w:del w:id="12" w:author="Deniz Ergüden" w:date="2024-08-14T14:24:00Z"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record </w:delText>
        </w:r>
        <w:r w:rsidR="00F76C49"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>48</w:delText>
        </w:r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longnose spurdog sharks in the catches ranging from </w:delText>
        </w:r>
        <w:r w:rsidR="00E56ACE"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>68.9 cm</w:delText>
        </w:r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to </w:delText>
        </w:r>
        <w:r w:rsidR="00E56ACE"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>120.2</w:delText>
        </w:r>
        <w:r w:rsidRPr="000F17FA" w:rsidDel="00A21C94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cm TL corresponding</w:delText>
        </w:r>
      </w:del>
      <w:ins w:id="13" w:author="Deniz Ergüden" w:date="2024-08-14T14:24:00Z"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 xml:space="preserve">recorded 48 longnose </w:t>
        </w:r>
        <w:proofErr w:type="spellStart"/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>spurdog</w:t>
        </w:r>
        <w:proofErr w:type="spellEnd"/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 xml:space="preserve"> sharks in the catches ranging from 68.9 cm to 120.2 cm TL, which corresponded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to mature individuals</w:t>
      </w:r>
      <w:r w:rsidR="00E56AC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The length-weight relations (LWR) of combined sexes of </w:t>
      </w:r>
      <w:r w:rsidR="00E56ACE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E56AC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were observed as W = 0.0005xL</w:t>
      </w:r>
      <w:r w:rsidR="00E56ACE" w:rsidRPr="00800187">
        <w:rPr>
          <w:rFonts w:ascii="Times New Roman" w:hAnsi="Times New Roman" w:cs="Times New Roman"/>
          <w:sz w:val="24"/>
          <w:szCs w:val="24"/>
          <w:vertAlign w:val="superscript"/>
          <w:lang w:val="en-US"/>
          <w:rPrChange w:id="14" w:author="Deniz Ergüden" w:date="2024-08-12T19:13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3</w:t>
      </w:r>
      <w:r w:rsidR="00E56ACE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.0277</w:t>
      </w:r>
      <w:r w:rsidR="00E56ACE" w:rsidRPr="000F17FA">
        <w:rPr>
          <w:rFonts w:ascii="Times New Roman" w:hAnsi="Times New Roman" w:cs="Times New Roman"/>
          <w:sz w:val="24"/>
          <w:szCs w:val="24"/>
          <w:lang w:val="en-US"/>
        </w:rPr>
        <w:t>, R</w:t>
      </w:r>
      <w:r w:rsidR="00E56ACE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E56AC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=0.</w:t>
      </w:r>
      <w:del w:id="15" w:author="Deniz Ergüden" w:date="2024-08-14T14:32:00Z">
        <w:r w:rsidR="00E56ACE" w:rsidRPr="000F17FA" w:rsidDel="006A7FA3">
          <w:rPr>
            <w:rFonts w:ascii="Times New Roman" w:hAnsi="Times New Roman" w:cs="Times New Roman"/>
            <w:sz w:val="24"/>
            <w:szCs w:val="24"/>
            <w:lang w:val="en-US"/>
          </w:rPr>
          <w:delText>9780</w:delText>
        </w:r>
      </w:del>
      <w:ins w:id="16" w:author="Deniz Ergüden" w:date="2024-08-14T14:32:00Z">
        <w:r w:rsidR="006A7FA3" w:rsidRPr="000F17FA">
          <w:rPr>
            <w:rFonts w:ascii="Times New Roman" w:hAnsi="Times New Roman" w:cs="Times New Roman"/>
            <w:sz w:val="24"/>
            <w:szCs w:val="24"/>
            <w:lang w:val="en-US"/>
          </w:rPr>
          <w:t>9</w:t>
        </w:r>
        <w:r w:rsidR="006A7FA3">
          <w:rPr>
            <w:rFonts w:ascii="Times New Roman" w:hAnsi="Times New Roman" w:cs="Times New Roman"/>
            <w:sz w:val="24"/>
            <w:szCs w:val="24"/>
            <w:lang w:val="en-US"/>
          </w:rPr>
          <w:t>303</w:t>
        </w:r>
      </w:ins>
      <w:r w:rsidR="00E56ACE"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Our data provide evidence to recognize Iskenderun Bay as a </w:t>
      </w:r>
      <w:ins w:id="17" w:author="Deniz Ergüden" w:date="2024-08-12T19:14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 xml:space="preserve">possible </w:t>
        </w:r>
      </w:ins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>nursery area for longnose spurdog sharks, meeting all the criteria proposed to identify nursery areas. These findings constitute the first documented evidence of a longnose spurdog shark nursery area in the Iskenderun Bay in Turkish marine waters.</w:t>
      </w:r>
    </w:p>
    <w:p w14:paraId="10883798" w14:textId="6C423C7B" w:rsidR="003E1BAF" w:rsidRDefault="003E1BAF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bCs/>
          <w:sz w:val="24"/>
          <w:szCs w:val="24"/>
          <w:lang w:val="en-US"/>
        </w:rPr>
        <w:t>Keywords</w:t>
      </w:r>
      <w:r w:rsidR="00952E60" w:rsidRPr="000F17F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6C07" w:rsidRPr="000F17FA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>ongnose spurdog,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Nursery area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>Iskenderun Bay, length-weight relationship</w:t>
      </w:r>
    </w:p>
    <w:p w14:paraId="44173245" w14:textId="77777777" w:rsidR="00B07032" w:rsidRPr="000F17FA" w:rsidRDefault="00B07032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C97FCF" w14:textId="683EB27A" w:rsidR="003E1BAF" w:rsidRPr="000F17FA" w:rsidRDefault="00B258BE" w:rsidP="000F1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</w:t>
      </w:r>
    </w:p>
    <w:p w14:paraId="7903E372" w14:textId="6B9F4696" w:rsidR="00901173" w:rsidRPr="000F17FA" w:rsidRDefault="00901173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The longnose spurdog </w:t>
      </w:r>
      <w:r w:rsidR="00B258BE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Squalus blainville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(Risso, 1827)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a demersal, medium-sized and long-lived squalid shark 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Kousteni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Megalofonou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2015). It 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>has been reported over a wide geographical range, from the waters of the Atlantic, Pacific, and Indian Oceans to the Mediterranean and Black Seas (Ebert and Dando 2020; Ebert et al.</w:t>
      </w:r>
      <w:r w:rsidR="00AE6203" w:rsidRPr="000F17F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2021).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Compagno et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al., 2005).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8BE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is mainly distributed on the continental shelves and upper slopes between 300–500 m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del w:id="18" w:author="Deniz Ergüden" w:date="2024-08-12T19:15:00Z">
        <w:r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of 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>depth</w:t>
      </w:r>
      <w:r w:rsidR="00AE620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down to about 700 m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AE6203" w:rsidRPr="000F17FA">
        <w:rPr>
          <w:rFonts w:ascii="Times New Roman" w:hAnsi="Times New Roman" w:cs="Times New Roman"/>
          <w:sz w:val="24"/>
          <w:szCs w:val="24"/>
          <w:lang w:val="en-US"/>
        </w:rPr>
        <w:t>Cannizzaro et al., 1995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It is considered an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opportunistic scavenger, feeding primarily on crustaceans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and teleosts (Martinho et al., 2012). Through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aplacental</w:t>
      </w:r>
      <w:proofErr w:type="spellEnd"/>
      <w:r w:rsidR="00C42252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viviparity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>, it produces few embryos during all seasons of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the year, ranging between 180 and 210 mm 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total length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Kousteni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Megalofonou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2011). </w:t>
      </w:r>
    </w:p>
    <w:p w14:paraId="253995D6" w14:textId="227C7A45" w:rsidR="00901173" w:rsidRPr="000F17FA" w:rsidRDefault="002E7175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ins w:id="19" w:author="Deniz Ergüden" w:date="2024-08-12T20:59:00Z">
        <w:r w:rsidRPr="000F17FA">
          <w:rPr>
            <w:rFonts w:ascii="Times New Roman" w:hAnsi="Times New Roman" w:cs="Times New Roman"/>
            <w:sz w:val="24"/>
            <w:szCs w:val="24"/>
            <w:lang w:val="en-US"/>
          </w:rPr>
          <w:lastRenderedPageBreak/>
          <w:t xml:space="preserve">The longnose </w:t>
        </w:r>
        <w:proofErr w:type="spellStart"/>
        <w:r w:rsidRPr="000F17FA">
          <w:rPr>
            <w:rFonts w:ascii="Times New Roman" w:hAnsi="Times New Roman" w:cs="Times New Roman"/>
            <w:sz w:val="24"/>
            <w:szCs w:val="24"/>
            <w:lang w:val="en-US"/>
          </w:rPr>
          <w:t>spurdog</w:t>
        </w:r>
        <w:proofErr w:type="spellEnd"/>
        <w:r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="00B258BE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</w:t>
      </w:r>
      <w:r w:rsidR="0090117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blainville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is one of the most poorly studied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Mediterranean shark species, although it comprises a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very common by-catch of bottom trawl fisheries (</w:t>
      </w:r>
      <w:proofErr w:type="spellStart"/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Damalas</w:t>
      </w:r>
      <w:proofErr w:type="spellEnd"/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8BE" w:rsidRPr="000F17FA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Vassilopoulou</w:t>
      </w:r>
      <w:proofErr w:type="spellEnd"/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, 2011</w:t>
      </w:r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Bengil</w:t>
      </w:r>
      <w:proofErr w:type="spellEnd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Basusta</w:t>
      </w:r>
      <w:proofErr w:type="spellEnd"/>
      <w:r w:rsidR="00AE6203" w:rsidRPr="000F17F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2018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t is listed as data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deficient by the IUCN (Nieto et al., 2015</w:t>
      </w:r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Finucci</w:t>
      </w:r>
      <w:proofErr w:type="spellEnd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</w:t>
      </w:r>
      <w:ins w:id="20" w:author="Deniz Ergüden" w:date="2024-08-12T19:15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</w:ins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2021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), since, despite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its relatively well-studied biology (</w:t>
      </w:r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Cannizzaro et al., 1995; </w:t>
      </w:r>
      <w:proofErr w:type="spellStart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Merella</w:t>
      </w:r>
      <w:proofErr w:type="spellEnd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al., 1997; 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Sion et al., 2003;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Kousteni</w:t>
      </w:r>
      <w:proofErr w:type="spellEnd"/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Megalofonou</w:t>
      </w:r>
      <w:proofErr w:type="spellEnd"/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, 2011</w:t>
      </w:r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2015; Martinho et al.,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2012</w:t>
      </w:r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Eronat</w:t>
      </w:r>
      <w:proofErr w:type="spellEnd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Ozaydin</w:t>
      </w:r>
      <w:proofErr w:type="spellEnd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; 2014; </w:t>
      </w:r>
      <w:proofErr w:type="spellStart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Bengil</w:t>
      </w:r>
      <w:proofErr w:type="spellEnd"/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, 2022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), there is insufficient information on its distribution,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population dynamics</w:t>
      </w:r>
      <w:ins w:id="21" w:author="Deniz Ergüden" w:date="2024-08-12T19:15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</w:ins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and genetic structure to meaningfully inform extinction risk and population management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1173" w:rsidRPr="000F17FA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2D35EB51" w14:textId="133AB2AE" w:rsidR="00901173" w:rsidRPr="000F17FA" w:rsidRDefault="00901173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Currently, there is growing concern over the extent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of shark catches in the Mediterranean, as their inherent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characteristics make them intrinsically vulnerable to fishing pressure</w:t>
      </w:r>
      <w:r w:rsidR="00947BD9">
        <w:rPr>
          <w:rFonts w:ascii="Times New Roman" w:hAnsi="Times New Roman" w:cs="Times New Roman"/>
          <w:sz w:val="24"/>
          <w:szCs w:val="24"/>
          <w:lang w:val="en-US"/>
        </w:rPr>
        <w:t xml:space="preserve"> and pollution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Dulvy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al., 2014</w:t>
      </w:r>
      <w:r w:rsidR="00947BD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ins w:id="22" w:author="Deniz Ergüden" w:date="2024-08-14T14:35:00Z">
        <w:r w:rsidR="003520E1">
          <w:rPr>
            <w:rFonts w:ascii="Times New Roman" w:hAnsi="Times New Roman" w:cs="Times New Roman"/>
            <w:sz w:val="24"/>
            <w:szCs w:val="24"/>
            <w:lang w:val="en-US"/>
          </w:rPr>
          <w:t>Erguden</w:t>
        </w:r>
        <w:proofErr w:type="spellEnd"/>
        <w:r w:rsidR="003520E1">
          <w:rPr>
            <w:rFonts w:ascii="Times New Roman" w:hAnsi="Times New Roman" w:cs="Times New Roman"/>
            <w:sz w:val="24"/>
            <w:szCs w:val="24"/>
            <w:lang w:val="en-US"/>
          </w:rPr>
          <w:t xml:space="preserve"> et al., 2022; </w:t>
        </w:r>
      </w:ins>
      <w:proofErr w:type="spellStart"/>
      <w:r w:rsidR="00947BD9" w:rsidRPr="00BD07AD">
        <w:rPr>
          <w:rFonts w:ascii="Times New Roman" w:hAnsi="Times New Roman" w:cs="Times New Roman"/>
          <w:sz w:val="24"/>
          <w:szCs w:val="24"/>
          <w:lang w:val="en-US"/>
        </w:rPr>
        <w:t>Ergenler</w:t>
      </w:r>
      <w:proofErr w:type="spellEnd"/>
      <w:r w:rsidR="00947BD9"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="00947BD9" w:rsidRPr="00BD07AD">
        <w:rPr>
          <w:rFonts w:ascii="Times New Roman" w:hAnsi="Times New Roman" w:cs="Times New Roman"/>
          <w:sz w:val="24"/>
          <w:szCs w:val="24"/>
          <w:lang w:val="en-US"/>
        </w:rPr>
        <w:t>Turan</w:t>
      </w:r>
      <w:proofErr w:type="spellEnd"/>
      <w:r w:rsidR="00947BD9" w:rsidRPr="00BD07AD">
        <w:rPr>
          <w:rFonts w:ascii="Times New Roman" w:hAnsi="Times New Roman" w:cs="Times New Roman"/>
          <w:sz w:val="24"/>
          <w:szCs w:val="24"/>
          <w:lang w:val="en-US"/>
        </w:rPr>
        <w:t>, 2024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; Turan et al., 2024</w:t>
      </w:r>
      <w:r w:rsidRPr="00947BD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 Although slow growth,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late sexual maturity</w:t>
      </w:r>
      <w:ins w:id="23" w:author="Deniz Ergüden" w:date="2024-08-12T19:15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and low fecu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ndity are common features among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chondrichthyans, they are especially pronounced in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squalids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>, which are characterized by a very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long population doubling time of a few decades to over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a century, making them highly vulnerable to overexploitation 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Simpfendorfer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Kyne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>, 2009). In a recent study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Kousteni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A3614" w:rsidRPr="000F17FA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Megalofonou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>, 2015), the minimum and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maximum age recorded for </w:t>
      </w:r>
      <w:r w:rsidRPr="00BD07AD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w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>ere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1 and 28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y, respectively, indicating not only the high longevity of</w:t>
      </w:r>
      <w:r w:rsidR="00952E6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the species but also the fact that it enters the trawl fishery from its first year of life.</w:t>
      </w:r>
    </w:p>
    <w:p w14:paraId="1483C87C" w14:textId="1A469F72" w:rsidR="00901173" w:rsidRDefault="00963084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>is study aimed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to contribute to filling the gaps </w:t>
      </w:r>
      <w:del w:id="24" w:author="Deniz Ergüden" w:date="2024-08-12T19:16:00Z">
        <w:r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>on</w:delText>
        </w:r>
      </w:del>
      <w:proofErr w:type="spellStart"/>
      <w:ins w:id="25" w:author="Deniz Ergüden" w:date="2024-08-12T21:03:00Z">
        <w:r w:rsidR="006D05BF">
          <w:rPr>
            <w:rFonts w:ascii="Times New Roman" w:hAnsi="Times New Roman" w:cs="Times New Roman"/>
            <w:sz w:val="24"/>
            <w:szCs w:val="24"/>
            <w:lang w:val="en-US"/>
          </w:rPr>
          <w:t>in</w:t>
        </w:r>
      </w:ins>
      <w:del w:id="26" w:author="Deniz Ergüden" w:date="2024-08-12T19:16:00Z">
        <w:r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biology of the longnose spurdog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Squalus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Eastern Mediterranean, where little is known about the biology and ecology of elasmobranch species. With this study, a new breeding area for this species in the Eastern Mediterranean was identified and the importance of these areas for elasmobranch species was revealed. In addition, </w:t>
      </w:r>
      <w:ins w:id="27" w:author="Deniz Ergüden" w:date="2024-08-12T19:16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 xml:space="preserve">the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>length-weight relationship and reproductive biology data were obtained from the individuals caught in the study and important information about the species was revealed.</w:t>
      </w:r>
    </w:p>
    <w:p w14:paraId="225F9FD3" w14:textId="77777777" w:rsidR="006A7FA3" w:rsidRPr="000F17FA" w:rsidRDefault="006A7FA3" w:rsidP="006A7F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98FD4F" w14:textId="1FEB6BAE" w:rsidR="00963084" w:rsidRPr="000F17FA" w:rsidRDefault="00963084" w:rsidP="000F1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bCs/>
          <w:sz w:val="24"/>
          <w:szCs w:val="24"/>
          <w:lang w:val="en-US"/>
        </w:rPr>
        <w:t>Material and Method</w:t>
      </w:r>
    </w:p>
    <w:p w14:paraId="746B4FE4" w14:textId="0DC56C33" w:rsidR="00CE3392" w:rsidRPr="000F17FA" w:rsidRDefault="00CE3392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A total of 48 adult</w:t>
      </w:r>
      <w:r w:rsidR="00F76C49" w:rsidRPr="000F17F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76C49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and 22 </w:t>
      </w:r>
      <w:del w:id="28" w:author="Deniz Ergüden" w:date="2024-08-12T19:16:00Z">
        <w:r w:rsidR="00F76C49"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embryos </w:delText>
        </w:r>
      </w:del>
      <w:ins w:id="29" w:author="Deniz Ergüden" w:date="2024-08-12T19:16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>neonates</w:t>
        </w:r>
        <w:r w:rsidR="00800187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="00965B35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proofErr w:type="spellStart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Squalus</w:t>
      </w:r>
      <w:proofErr w:type="spellEnd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samples were collected 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 xml:space="preserve">at the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entrance of the Iskenderun Bay from 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Eastern Mediterranean Sea 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03 April 2024 by commercial trawler. The fishing area is given in Figure 1 and covers an area of approximately 107 km² (36.203226 N, 35.389892 E; 36.098440 N, 35.512205 E</w:t>
      </w:r>
      <w:r w:rsidR="006A7F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- 36.168022 N, 35.331516 E; 36.058921 N, 35.452596 E).</w:t>
      </w:r>
      <w:r w:rsidR="00572B91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31046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The species were identified by using </w:t>
      </w:r>
      <w:proofErr w:type="spellStart"/>
      <w:r w:rsidR="004D496A" w:rsidRPr="000F17FA">
        <w:rPr>
          <w:rFonts w:ascii="Times New Roman" w:hAnsi="Times New Roman" w:cs="Times New Roman"/>
          <w:sz w:val="24"/>
          <w:szCs w:val="24"/>
          <w:lang w:val="en-US"/>
        </w:rPr>
        <w:t>Kabasakal</w:t>
      </w:r>
      <w:proofErr w:type="spellEnd"/>
      <w:r w:rsidR="004D496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(2020)</w:t>
      </w:r>
      <w:r w:rsidR="00203EAC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 w:rsidR="00572B91" w:rsidRPr="000F17FA">
        <w:rPr>
          <w:rFonts w:ascii="Times New Roman" w:hAnsi="Times New Roman" w:cs="Times New Roman"/>
          <w:sz w:val="24"/>
          <w:szCs w:val="24"/>
          <w:lang w:val="en-US"/>
        </w:rPr>
        <w:t>each specimen's total length (to within 0.1 cm) and total weight (to within 0.1 g) were measured. The presence of claspers determined the sex of each specimen.</w:t>
      </w:r>
    </w:p>
    <w:p w14:paraId="1DA37C9C" w14:textId="381E107D" w:rsidR="00CE3392" w:rsidRPr="000F17FA" w:rsidRDefault="00CE3392" w:rsidP="000F17F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06C0427F" wp14:editId="046F6877">
            <wp:extent cx="4679950" cy="3312901"/>
            <wp:effectExtent l="0" t="0" r="6350" b="1905"/>
            <wp:docPr id="19877260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93" cy="33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ACAC" w14:textId="2516D402" w:rsidR="00CE3392" w:rsidRDefault="00CE3392" w:rsidP="000F17FA">
      <w:pPr>
        <w:spacing w:line="276" w:lineRule="auto"/>
        <w:jc w:val="both"/>
        <w:rPr>
          <w:ins w:id="30" w:author="Deniz Ergüden" w:date="2024-08-14T14:25:00Z"/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Figure 1. Map of Iskenderun Bay, Eastern Mediterranean</w:t>
      </w:r>
      <w:ins w:id="31" w:author="Deniz Ergüden" w:date="2024-08-12T19:17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and the trawling area where elasmobra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ch species were caught are shaded in red</w:t>
      </w:r>
      <w:ins w:id="32" w:author="Deniz Ergüden" w:date="2024-08-12T19:50:00Z">
        <w:r w:rsidR="00C14681">
          <w:rPr>
            <w:rFonts w:ascii="Times New Roman" w:hAnsi="Times New Roman" w:cs="Times New Roman"/>
            <w:sz w:val="24"/>
            <w:szCs w:val="24"/>
            <w:lang w:val="en-US"/>
          </w:rPr>
          <w:t xml:space="preserve"> squares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D00F37" w14:textId="77777777" w:rsidR="00A21C94" w:rsidRPr="000F17FA" w:rsidRDefault="00A21C94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DDB26A" w14:textId="77777777" w:rsidR="00572B91" w:rsidRPr="000F17FA" w:rsidRDefault="00572B91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The length-weight relationship (LWR) was established following the formula of Ricker (1975):</w:t>
      </w:r>
    </w:p>
    <w:p w14:paraId="04717AB1" w14:textId="05C50857" w:rsidR="00572B91" w:rsidRPr="000F17FA" w:rsidRDefault="00572B91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W=a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sup>
          </m:sSup>
        </m:oMath>
      </m:oMathPara>
    </w:p>
    <w:p w14:paraId="0D985951" w14:textId="3EA9FC73" w:rsidR="00572B91" w:rsidRPr="000F17FA" w:rsidRDefault="00572B91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The abbreviations for the formulation parameters are as follows: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W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is weight in grams,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L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is the total length in </w:t>
      </w:r>
      <w:del w:id="33" w:author="Deniz Ergüden" w:date="2024-08-12T19:17:00Z">
        <w:r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>centimetres</w:delText>
        </w:r>
      </w:del>
      <w:ins w:id="34" w:author="Deniz Ergüden" w:date="2024-08-14T14:26:00Z"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  <w:proofErr w:type="spellStart"/>
        <w:r w:rsidR="00A21C94">
          <w:rPr>
            <w:rFonts w:ascii="Times New Roman" w:hAnsi="Times New Roman" w:cs="Times New Roman"/>
            <w:sz w:val="24"/>
            <w:szCs w:val="24"/>
            <w:lang w:val="en-US"/>
          </w:rPr>
          <w:t>centimeters</w:t>
        </w:r>
      </w:ins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is the length-weight factor and a is a constant. All samples were </w:t>
      </w:r>
      <w:del w:id="35" w:author="Deniz Ergüden" w:date="2024-08-12T19:17:00Z">
        <w:r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analysed </w:delText>
        </w:r>
      </w:del>
      <w:ins w:id="36" w:author="Deniz Ergüden" w:date="2024-08-12T19:17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>analyzed</w:t>
        </w:r>
        <w:r w:rsidR="00800187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>for the LWR, with separate tests conducted for males and females. Then, the parameters were estimated by linear regression on the transformed equation Ricker (1975):</w:t>
      </w:r>
    </w:p>
    <w:p w14:paraId="44766F71" w14:textId="0A1A0BE9" w:rsidR="00A85A29" w:rsidRPr="000F17FA" w:rsidRDefault="003520E1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W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+b x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(L)</m:t>
                      </m:r>
                    </m:e>
                  </m:func>
                </m:e>
              </m:func>
            </m:e>
          </m:func>
        </m:oMath>
      </m:oMathPara>
    </w:p>
    <w:p w14:paraId="74BF8340" w14:textId="3CF8C8AB" w:rsidR="000E317F" w:rsidRDefault="00572B91" w:rsidP="000F17FA">
      <w:pPr>
        <w:spacing w:line="276" w:lineRule="auto"/>
        <w:jc w:val="both"/>
        <w:rPr>
          <w:ins w:id="37" w:author="Deniz Ergüden" w:date="2024-08-12T21:02:00Z"/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The parameters </w:t>
      </w:r>
      <w:proofErr w:type="gramStart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proofErr w:type="gram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were calculated using least-squares regression as the coefficient of determination (R</w:t>
      </w:r>
      <w:r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F372BC7" w14:textId="77777777" w:rsidR="00C03F9D" w:rsidRPr="000F17FA" w:rsidRDefault="00C03F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pPrChange w:id="38" w:author="Deniz Ergüden" w:date="2024-08-12T21:02:00Z">
          <w:pPr>
            <w:spacing w:line="276" w:lineRule="auto"/>
            <w:jc w:val="both"/>
          </w:pPr>
        </w:pPrChange>
      </w:pPr>
    </w:p>
    <w:p w14:paraId="46C65C9F" w14:textId="4E260E6F" w:rsidR="00A85A29" w:rsidRPr="000F17FA" w:rsidRDefault="00A85A29" w:rsidP="000F1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Results</w:t>
      </w:r>
    </w:p>
    <w:p w14:paraId="3E3C8657" w14:textId="0FB33F6C" w:rsidR="00A85A29" w:rsidRPr="000F17FA" w:rsidRDefault="00231046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A total of 48</w:t>
      </w:r>
      <w:r w:rsidR="00F76C49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adults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which are 46 females and 2 males, </w:t>
      </w:r>
      <w:r w:rsidR="00F76C49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and 22 </w:t>
      </w:r>
      <w:del w:id="39" w:author="Deniz Ergüden" w:date="2024-08-12T19:17:00Z">
        <w:r w:rsidR="00F76C49"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embryos </w:delText>
        </w:r>
      </w:del>
      <w:ins w:id="40" w:author="Deniz Ergüden" w:date="2024-08-12T19:17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>neonates</w:t>
        </w:r>
        <w:r w:rsidR="00800187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="00965B35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F76C49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ongnose </w:t>
      </w:r>
      <w:proofErr w:type="spellStart"/>
      <w:r w:rsidR="00F76C49" w:rsidRPr="000F17FA">
        <w:rPr>
          <w:rFonts w:ascii="Times New Roman" w:hAnsi="Times New Roman" w:cs="Times New Roman"/>
          <w:sz w:val="24"/>
          <w:szCs w:val="24"/>
          <w:lang w:val="en-US"/>
        </w:rPr>
        <w:t>spurdog</w:t>
      </w:r>
      <w:proofErr w:type="spellEnd"/>
      <w:r w:rsidR="00F76C49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6C49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Squalus</w:t>
      </w:r>
      <w:proofErr w:type="spellEnd"/>
      <w:r w:rsidR="00F76C49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F76C49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="00F76C49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samples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were collected entrance of the Iskenderun Bay from Eastern Mediterranean Sea. </w:t>
      </w:r>
      <w:r w:rsidR="004D496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Photographs of the samples obtained as a result of trawling and photographs of these samples taken from the lateral </w:t>
      </w:r>
      <w:r w:rsidR="008E7222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and dorsal </w:t>
      </w:r>
      <w:r w:rsidR="004D496A" w:rsidRPr="000F17FA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D496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are given in Figure 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4D496A"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122EC2" w14:textId="2386960C" w:rsidR="004D496A" w:rsidRPr="000F17FA" w:rsidRDefault="004D496A" w:rsidP="000F17F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F3E81C3" w14:textId="372FD895" w:rsidR="0035507D" w:rsidRPr="000F17FA" w:rsidRDefault="0035507D" w:rsidP="000F17F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32C5F448" wp14:editId="4A7847B6">
            <wp:extent cx="4380202" cy="3033395"/>
            <wp:effectExtent l="0" t="0" r="1905" b="0"/>
            <wp:docPr id="117989590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514" cy="3037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992F1" w14:textId="7C36DE4A" w:rsidR="004D496A" w:rsidRDefault="008E7222" w:rsidP="000F17FA">
      <w:pPr>
        <w:spacing w:line="276" w:lineRule="auto"/>
        <w:jc w:val="both"/>
        <w:rPr>
          <w:ins w:id="41" w:author="Deniz Ergüden" w:date="2024-08-14T14:26:00Z"/>
          <w:rFonts w:ascii="Times New Roman" w:hAnsi="Times New Roman" w:cs="Times New Roman"/>
          <w:sz w:val="24"/>
          <w:szCs w:val="24"/>
          <w:lang w:val="en-US"/>
        </w:rPr>
      </w:pPr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Figure 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35507D"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 Lateral (A), dorsal (B), views of long-nosed </w:t>
      </w:r>
      <w:proofErr w:type="spellStart"/>
      <w:r w:rsidR="0035507D" w:rsidRPr="00BD07AD">
        <w:rPr>
          <w:rFonts w:ascii="Times New Roman" w:hAnsi="Times New Roman" w:cs="Times New Roman"/>
          <w:sz w:val="24"/>
          <w:szCs w:val="24"/>
          <w:lang w:val="en-US"/>
        </w:rPr>
        <w:t>spurdog</w:t>
      </w:r>
      <w:proofErr w:type="spellEnd"/>
      <w:r w:rsidR="0035507D"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 specimens.</w:t>
      </w:r>
    </w:p>
    <w:p w14:paraId="5FFABE48" w14:textId="77777777" w:rsidR="00A21C94" w:rsidRPr="00BD07AD" w:rsidRDefault="00A21C94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BC6B97" w14:textId="37E89053" w:rsidR="0035507D" w:rsidRPr="000F17FA" w:rsidRDefault="00050092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A total of 22 </w:t>
      </w:r>
      <w:del w:id="42" w:author="Deniz Ergüden" w:date="2024-08-12T19:18:00Z">
        <w:r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embryos </w:delText>
        </w:r>
      </w:del>
      <w:ins w:id="43" w:author="Deniz Ergüden" w:date="2024-08-12T19:18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>neonates</w:t>
        </w:r>
        <w:r w:rsidR="00800187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were found at the same developmental stages (Figure 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). All of these 22 </w:t>
      </w:r>
      <w:del w:id="44" w:author="Deniz Ergüden" w:date="2024-08-12T19:18:00Z">
        <w:r w:rsidRPr="000F17FA" w:rsidDel="00800187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embryos </w:delText>
        </w:r>
      </w:del>
      <w:ins w:id="45" w:author="Deniz Ergüden" w:date="2024-08-12T19:18:00Z">
        <w:r w:rsidR="00800187">
          <w:rPr>
            <w:rFonts w:ascii="Times New Roman" w:hAnsi="Times New Roman" w:cs="Times New Roman"/>
            <w:sz w:val="24"/>
            <w:szCs w:val="24"/>
            <w:lang w:val="en-US"/>
          </w:rPr>
          <w:t>neonates</w:t>
        </w:r>
        <w:r w:rsidR="00800187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were in the final developmental stage and their lengths ranged between 15.2-17.8 (Figure 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</w:p>
    <w:p w14:paraId="45D7CBAA" w14:textId="06B76411" w:rsidR="00050092" w:rsidRPr="000F17FA" w:rsidRDefault="00050092" w:rsidP="000F17F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5BC7EDE" wp14:editId="6AE042EE">
            <wp:extent cx="2339340" cy="3119120"/>
            <wp:effectExtent l="0" t="0" r="3810" b="5080"/>
            <wp:docPr id="211173409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BF6E" w14:textId="638CFDA7" w:rsidR="00050092" w:rsidRPr="000F17FA" w:rsidRDefault="00050092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Figure 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B58AE" w:rsidRPr="000F17FA">
        <w:rPr>
          <w:rFonts w:ascii="Times New Roman" w:hAnsi="Times New Roman" w:cs="Times New Roman"/>
          <w:sz w:val="24"/>
          <w:szCs w:val="24"/>
          <w:lang w:val="en-US"/>
        </w:rPr>
        <w:t>Emb</w:t>
      </w:r>
      <w:del w:id="46" w:author="Deniz Ergüden" w:date="2024-08-13T18:10:00Z">
        <w:r w:rsidR="00FB58AE" w:rsidRPr="000F17FA" w:rsidDel="00B07032">
          <w:rPr>
            <w:rFonts w:ascii="Times New Roman" w:hAnsi="Times New Roman" w:cs="Times New Roman"/>
            <w:sz w:val="24"/>
            <w:szCs w:val="24"/>
            <w:lang w:val="en-US"/>
          </w:rPr>
          <w:delText>i</w:delText>
        </w:r>
      </w:del>
      <w:r w:rsidR="00FB58AE" w:rsidRPr="000F17FA">
        <w:rPr>
          <w:rFonts w:ascii="Times New Roman" w:hAnsi="Times New Roman" w:cs="Times New Roman"/>
          <w:sz w:val="24"/>
          <w:szCs w:val="24"/>
          <w:lang w:val="en-US"/>
        </w:rPr>
        <w:t>r</w:t>
      </w:r>
      <w:ins w:id="47" w:author="Deniz Ergüden" w:date="2024-08-13T18:10:00Z">
        <w:r w:rsidR="00B07032">
          <w:rPr>
            <w:rFonts w:ascii="Times New Roman" w:hAnsi="Times New Roman" w:cs="Times New Roman"/>
            <w:sz w:val="24"/>
            <w:szCs w:val="24"/>
            <w:lang w:val="en-US"/>
          </w:rPr>
          <w:t>y</w:t>
        </w:r>
      </w:ins>
      <w:del w:id="48" w:author="Deniz Ergüden" w:date="2024-08-13T18:10:00Z">
        <w:r w:rsidR="00FB58AE" w:rsidRPr="000F17FA" w:rsidDel="00B07032">
          <w:rPr>
            <w:rFonts w:ascii="Times New Roman" w:hAnsi="Times New Roman" w:cs="Times New Roman"/>
            <w:sz w:val="24"/>
            <w:szCs w:val="24"/>
            <w:lang w:val="en-US"/>
          </w:rPr>
          <w:delText>i</w:delText>
        </w:r>
      </w:del>
      <w:r w:rsidR="00FB58AE" w:rsidRPr="000F17FA">
        <w:rPr>
          <w:rFonts w:ascii="Times New Roman" w:hAnsi="Times New Roman" w:cs="Times New Roman"/>
          <w:sz w:val="24"/>
          <w:szCs w:val="24"/>
          <w:lang w:val="en-US"/>
        </w:rPr>
        <w:t>os</w:t>
      </w:r>
      <w:r w:rsidR="00A12766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602912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</w:t>
      </w:r>
      <w:r w:rsidR="00602912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12766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r w:rsidR="00FB58A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their final stage of development.</w:t>
      </w:r>
    </w:p>
    <w:p w14:paraId="5DB62407" w14:textId="59031CF0" w:rsidR="00FB58AE" w:rsidRPr="000F17FA" w:rsidRDefault="00FB58AE" w:rsidP="000F17F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2919897D" wp14:editId="09675FB8">
            <wp:extent cx="4838700" cy="2617375"/>
            <wp:effectExtent l="0" t="0" r="0" b="0"/>
            <wp:docPr id="1598743405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63" t="18166" r="8597" b="28219"/>
                    <a:stretch/>
                  </pic:blipFill>
                  <pic:spPr bwMode="auto">
                    <a:xfrm>
                      <a:off x="0" y="0"/>
                      <a:ext cx="4843802" cy="2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D58F9" w14:textId="78D92C6A" w:rsidR="00FB58AE" w:rsidRDefault="00FB58AE" w:rsidP="000F17FA">
      <w:pPr>
        <w:spacing w:line="276" w:lineRule="auto"/>
        <w:jc w:val="both"/>
        <w:rPr>
          <w:ins w:id="49" w:author="Deniz Ergüden" w:date="2024-08-14T14:34:00Z"/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Figure 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Dorsal view of the </w:t>
      </w:r>
      <w:r w:rsidR="00602912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="00602912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602912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="00602912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embryos.</w:t>
      </w:r>
    </w:p>
    <w:p w14:paraId="3E89D0B3" w14:textId="77777777" w:rsidR="003520E1" w:rsidRPr="000F17FA" w:rsidRDefault="003520E1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B16EAA" w14:textId="04EFDDEC" w:rsidR="00FB58AE" w:rsidRDefault="00F76C49" w:rsidP="000F17FA">
      <w:pPr>
        <w:spacing w:line="276" w:lineRule="auto"/>
        <w:jc w:val="both"/>
        <w:rPr>
          <w:ins w:id="50" w:author="Deniz Ergüden" w:date="2024-08-14T14:34:00Z"/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The total length range was 68.9 cm to 120.2 cm and the total weight values ranged </w:t>
      </w:r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>from 568.2 g to 2010.3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g.</w:t>
      </w:r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The length-weight relationship of </w:t>
      </w:r>
      <w:r w:rsidR="00327870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327870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was calculated as W = 0.0005x L</w:t>
      </w:r>
      <w:r w:rsidR="00327870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3.0277</w:t>
      </w:r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(R</w:t>
      </w:r>
      <w:r w:rsidR="00327870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= 0.9303) for all samples except for embryos (Table 1, Figure 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). The "b" value, which using least-squares regression, 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higher than "3" for all individuals indicates that this species exhibits positive </w:t>
      </w:r>
      <w:proofErr w:type="spellStart"/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>allometric</w:t>
      </w:r>
      <w:proofErr w:type="spellEnd"/>
      <w:r w:rsidR="00327870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growth.</w:t>
      </w:r>
    </w:p>
    <w:p w14:paraId="012162D5" w14:textId="77777777" w:rsidR="003520E1" w:rsidRPr="000F17FA" w:rsidRDefault="003520E1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4A80C9" w14:textId="0736085C" w:rsidR="00327870" w:rsidRPr="000F17FA" w:rsidRDefault="00F446B2" w:rsidP="000F17F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C8C456B" wp14:editId="3DD60113">
            <wp:extent cx="5555963" cy="3182794"/>
            <wp:effectExtent l="0" t="0" r="6985" b="0"/>
            <wp:docPr id="16463025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59" cy="3188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D8E124" w14:textId="1498B43C" w:rsidR="00327870" w:rsidRDefault="00327870" w:rsidP="000F17FA">
      <w:pPr>
        <w:spacing w:line="276" w:lineRule="auto"/>
        <w:jc w:val="both"/>
        <w:rPr>
          <w:ins w:id="51" w:author="Deniz Ergüden" w:date="2024-08-14T14:33:00Z"/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Figure 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C81AC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Length-weight relationships of </w:t>
      </w:r>
      <w:r w:rsidR="00C81AC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</w:t>
      </w:r>
      <w:r w:rsidR="00C81AC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1AC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="00C81AC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specimens.</w:t>
      </w:r>
    </w:p>
    <w:p w14:paraId="41471127" w14:textId="5DCFCF76" w:rsidR="006A7FA3" w:rsidRDefault="006A7FA3" w:rsidP="000F17FA">
      <w:pPr>
        <w:spacing w:line="276" w:lineRule="auto"/>
        <w:jc w:val="both"/>
        <w:rPr>
          <w:ins w:id="52" w:author="Deniz Ergüden" w:date="2024-08-14T14:34:00Z"/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856D5DC" w14:textId="0657134B" w:rsidR="003520E1" w:rsidRDefault="003520E1" w:rsidP="000F17FA">
      <w:pPr>
        <w:spacing w:line="276" w:lineRule="auto"/>
        <w:jc w:val="both"/>
        <w:rPr>
          <w:ins w:id="53" w:author="Deniz Ergüden" w:date="2024-08-14T14:34:00Z"/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220D503" w14:textId="65961A4D" w:rsidR="00B038D0" w:rsidRPr="000F17FA" w:rsidRDefault="00B038D0" w:rsidP="000F17F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17FA">
        <w:rPr>
          <w:rFonts w:ascii="Times New Roman" w:hAnsi="Times New Roman" w:cs="Times New Roman"/>
          <w:b/>
          <w:bCs/>
          <w:sz w:val="24"/>
          <w:szCs w:val="24"/>
        </w:rPr>
        <w:lastRenderedPageBreak/>
        <w:t>Discussion</w:t>
      </w:r>
      <w:proofErr w:type="spellEnd"/>
    </w:p>
    <w:p w14:paraId="5EEC37D6" w14:textId="5A2C5ADF" w:rsidR="00A332F0" w:rsidRDefault="00A332F0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Scientific data for chondrichthyans related to life parameters, particularly for the Mediterranean area, are available only for a few common species (Fowler et al., 2005). In Turkey, limited research has been conducted on sharks, with a significant portion focusing on distribution and bycatch data only 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Yaglıoglu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al., 2015; Başusta</w:t>
      </w:r>
      <w:r w:rsidR="0040626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al.,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2016; </w:t>
      </w:r>
      <w:proofErr w:type="spellStart"/>
      <w:ins w:id="54" w:author="Deniz Ergüden" w:date="2024-08-12T19:38:00Z">
        <w:r w:rsidR="000B6949">
          <w:rPr>
            <w:rFonts w:ascii="Times New Roman" w:hAnsi="Times New Roman" w:cs="Times New Roman"/>
            <w:sz w:val="24"/>
            <w:szCs w:val="24"/>
            <w:lang w:val="en-US"/>
          </w:rPr>
          <w:t>Bayhan</w:t>
        </w:r>
        <w:proofErr w:type="spellEnd"/>
        <w:r w:rsidR="000B6949">
          <w:rPr>
            <w:rFonts w:ascii="Times New Roman" w:hAnsi="Times New Roman" w:cs="Times New Roman"/>
            <w:sz w:val="24"/>
            <w:szCs w:val="24"/>
            <w:lang w:val="en-US"/>
          </w:rPr>
          <w:t xml:space="preserve"> et al., 2018; </w:t>
        </w:r>
      </w:ins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Kabasakal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2021a; 2021b; </w:t>
      </w:r>
      <w:proofErr w:type="spellStart"/>
      <w:ins w:id="55" w:author="Deniz Ergüden" w:date="2024-08-12T21:00:00Z">
        <w:r w:rsidR="003520E1">
          <w:rPr>
            <w:rFonts w:ascii="Times New Roman" w:hAnsi="Times New Roman" w:cs="Times New Roman"/>
            <w:sz w:val="24"/>
            <w:szCs w:val="24"/>
            <w:lang w:val="en-US"/>
          </w:rPr>
          <w:t>Erguden</w:t>
        </w:r>
        <w:proofErr w:type="spellEnd"/>
        <w:r w:rsidR="003520E1">
          <w:rPr>
            <w:rFonts w:ascii="Times New Roman" w:hAnsi="Times New Roman" w:cs="Times New Roman"/>
            <w:sz w:val="24"/>
            <w:szCs w:val="24"/>
            <w:lang w:val="en-US"/>
          </w:rPr>
          <w:t xml:space="preserve"> et al., 2022</w:t>
        </w:r>
        <w:bookmarkStart w:id="56" w:name="_GoBack"/>
        <w:bookmarkEnd w:id="56"/>
        <w:r w:rsidR="002E7175">
          <w:rPr>
            <w:rFonts w:ascii="Times New Roman" w:hAnsi="Times New Roman" w:cs="Times New Roman"/>
            <w:sz w:val="24"/>
            <w:szCs w:val="24"/>
            <w:lang w:val="en-US"/>
          </w:rPr>
          <w:t xml:space="preserve">; </w:t>
        </w:r>
      </w:ins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Gül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al., 2022;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Kabasakal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al., 2023).</w:t>
      </w:r>
      <w:r w:rsidR="00203E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26839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To date, </w:t>
      </w:r>
      <w:ins w:id="57" w:author="Deniz Ergüden" w:date="2024-08-13T18:11:00Z">
        <w:r w:rsidR="00B07032">
          <w:rPr>
            <w:rFonts w:ascii="Times New Roman" w:hAnsi="Times New Roman" w:cs="Times New Roman"/>
            <w:sz w:val="24"/>
            <w:szCs w:val="24"/>
            <w:lang w:val="en-US"/>
          </w:rPr>
          <w:t xml:space="preserve">previous </w:t>
        </w:r>
      </w:ins>
      <w:r w:rsidR="00A26839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studies on </w:t>
      </w:r>
      <w:r w:rsidR="00A26839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A26839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length-weight relationships in the Mediterranean Sea are given in Table 1.</w:t>
      </w:r>
    </w:p>
    <w:p w14:paraId="3DC072EE" w14:textId="42D08822" w:rsidR="00203EAC" w:rsidRPr="00BD07AD" w:rsidRDefault="00203EAC" w:rsidP="00203EA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Table 1.   Length-weight relationships studies on </w:t>
      </w:r>
      <w:r w:rsidRPr="00BD07AD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 in the Mediterranean Sea</w:t>
      </w:r>
      <w:r w:rsidR="00BD07A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  <w:tblPrChange w:id="58" w:author="Deniz Ergüden" w:date="2024-08-14T14:26:00Z">
          <w:tblPr>
            <w:tblStyle w:val="TabloKlavuzu"/>
            <w:tblW w:w="0" w:type="auto"/>
            <w:tblBorders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552"/>
        <w:gridCol w:w="986"/>
        <w:gridCol w:w="1611"/>
        <w:gridCol w:w="1225"/>
        <w:gridCol w:w="852"/>
        <w:gridCol w:w="1836"/>
        <w:tblGridChange w:id="59">
          <w:tblGrid>
            <w:gridCol w:w="2385"/>
            <w:gridCol w:w="1153"/>
            <w:gridCol w:w="1611"/>
            <w:gridCol w:w="1417"/>
            <w:gridCol w:w="670"/>
            <w:gridCol w:w="1836"/>
          </w:tblGrid>
        </w:tblGridChange>
      </w:tblGrid>
      <w:tr w:rsidR="000F17FA" w:rsidRPr="000F17FA" w14:paraId="71C7C7BA" w14:textId="77777777" w:rsidTr="006A7FA3">
        <w:trPr>
          <w:trHeight w:val="288"/>
          <w:trPrChange w:id="60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61" w:author="Deniz Ergüden" w:date="2024-08-14T14:26:00Z">
              <w:tcPr>
                <w:tcW w:w="2385" w:type="dxa"/>
                <w:tcBorders>
                  <w:top w:val="single" w:sz="4" w:space="0" w:color="auto"/>
                  <w:bottom w:val="single" w:sz="4" w:space="0" w:color="auto"/>
                </w:tcBorders>
                <w:noWrap/>
                <w:hideMark/>
              </w:tcPr>
            </w:tcPrChange>
          </w:tcPr>
          <w:p w14:paraId="18BB90F4" w14:textId="5A0ED9D5" w:rsidR="00BB1B92" w:rsidRPr="000F17FA" w:rsidRDefault="00BB1B92" w:rsidP="00A21C9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pPrChange w:id="62" w:author="Deniz Ergüden" w:date="2024-08-14T14:2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</w:t>
            </w:r>
            <w:r w:rsidR="00965B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nces</w:t>
            </w:r>
            <w:proofErr w:type="spellEnd"/>
          </w:p>
        </w:tc>
        <w:tc>
          <w:tcPr>
            <w:tcW w:w="986" w:type="dxa"/>
            <w:noWrap/>
            <w:hideMark/>
            <w:tcPrChange w:id="63" w:author="Deniz Ergüden" w:date="2024-08-14T14:26:00Z">
              <w:tcPr>
                <w:tcW w:w="1153" w:type="dxa"/>
                <w:tcBorders>
                  <w:top w:val="single" w:sz="4" w:space="0" w:color="auto"/>
                  <w:bottom w:val="single" w:sz="4" w:space="0" w:color="auto"/>
                </w:tcBorders>
                <w:noWrap/>
                <w:hideMark/>
              </w:tcPr>
            </w:tcPrChange>
          </w:tcPr>
          <w:p w14:paraId="6EB4971C" w14:textId="77777777" w:rsidR="00BB1B92" w:rsidRPr="000F17FA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611" w:type="dxa"/>
            <w:hideMark/>
            <w:tcPrChange w:id="64" w:author="Deniz Ergüden" w:date="2024-08-14T14:26:00Z">
              <w:tcPr>
                <w:tcW w:w="1419" w:type="dxa"/>
                <w:tcBorders>
                  <w:top w:val="single" w:sz="4" w:space="0" w:color="auto"/>
                  <w:bottom w:val="single" w:sz="4" w:space="0" w:color="auto"/>
                </w:tcBorders>
                <w:hideMark/>
              </w:tcPr>
            </w:tcPrChange>
          </w:tcPr>
          <w:p w14:paraId="21160F66" w14:textId="77777777" w:rsidR="00BB1B92" w:rsidRPr="000F17FA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proofErr w:type="gramEnd"/>
          </w:p>
        </w:tc>
        <w:tc>
          <w:tcPr>
            <w:tcW w:w="1225" w:type="dxa"/>
            <w:hideMark/>
            <w:tcPrChange w:id="65" w:author="Deniz Ergüden" w:date="2024-08-14T14:26:00Z">
              <w:tcPr>
                <w:tcW w:w="1417" w:type="dxa"/>
                <w:tcBorders>
                  <w:top w:val="single" w:sz="4" w:space="0" w:color="auto"/>
                  <w:bottom w:val="single" w:sz="4" w:space="0" w:color="auto"/>
                </w:tcBorders>
                <w:hideMark/>
              </w:tcPr>
            </w:tcPrChange>
          </w:tcPr>
          <w:p w14:paraId="66598A34" w14:textId="77777777" w:rsidR="00BB1B92" w:rsidRPr="000F17FA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proofErr w:type="gramEnd"/>
          </w:p>
        </w:tc>
        <w:tc>
          <w:tcPr>
            <w:tcW w:w="852" w:type="dxa"/>
            <w:tcPrChange w:id="66" w:author="Deniz Ergüden" w:date="2024-08-14T14:26:00Z">
              <w:tcPr>
                <w:tcW w:w="852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64B8C99B" w14:textId="103575A5" w:rsidR="00BB1B92" w:rsidRPr="000F17FA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836" w:type="dxa"/>
            <w:noWrap/>
            <w:hideMark/>
            <w:tcPrChange w:id="67" w:author="Deniz Ergüden" w:date="2024-08-14T14:26:00Z">
              <w:tcPr>
                <w:tcW w:w="1836" w:type="dxa"/>
                <w:tcBorders>
                  <w:top w:val="single" w:sz="4" w:space="0" w:color="auto"/>
                  <w:bottom w:val="single" w:sz="4" w:space="0" w:color="auto"/>
                </w:tcBorders>
                <w:noWrap/>
                <w:hideMark/>
              </w:tcPr>
            </w:tcPrChange>
          </w:tcPr>
          <w:p w14:paraId="1417D80B" w14:textId="14B7A81B" w:rsidR="00BB1B92" w:rsidRPr="000F17FA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</w:t>
            </w:r>
            <w:proofErr w:type="spellEnd"/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</w:t>
            </w:r>
            <w:proofErr w:type="spellEnd"/>
          </w:p>
        </w:tc>
      </w:tr>
      <w:tr w:rsidR="000F17FA" w:rsidRPr="000F17FA" w14:paraId="61DC38FB" w14:textId="77777777" w:rsidTr="006A7FA3">
        <w:trPr>
          <w:trHeight w:val="288"/>
          <w:trPrChange w:id="68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69" w:author="Deniz Ergüden" w:date="2024-08-14T14:26:00Z">
              <w:tcPr>
                <w:tcW w:w="2385" w:type="dxa"/>
                <w:tcBorders>
                  <w:top w:val="single" w:sz="4" w:space="0" w:color="auto"/>
                </w:tcBorders>
                <w:noWrap/>
                <w:hideMark/>
              </w:tcPr>
            </w:tcPrChange>
          </w:tcPr>
          <w:p w14:paraId="18463172" w14:textId="57F4CE07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70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Cannizzaro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et al.</w:t>
            </w:r>
            <w:del w:id="71" w:author="Deniz Ergüden" w:date="2024-08-12T19:41:00Z">
              <w:r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>,</w:delText>
              </w:r>
            </w:del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72" w:author="Deniz Ergüden" w:date="2024-08-12T19:41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1995</w:t>
            </w:r>
            <w:ins w:id="73" w:author="Deniz Ergüden" w:date="2024-08-12T19:41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74" w:author="Deniz Ergüden" w:date="2024-08-14T14:26:00Z">
              <w:tcPr>
                <w:tcW w:w="1153" w:type="dxa"/>
                <w:tcBorders>
                  <w:top w:val="single" w:sz="4" w:space="0" w:color="auto"/>
                </w:tcBorders>
                <w:noWrap/>
                <w:hideMark/>
              </w:tcPr>
            </w:tcPrChange>
          </w:tcPr>
          <w:p w14:paraId="57E39417" w14:textId="72A46EE1" w:rsidR="00BB1B92" w:rsidRPr="00F446B2" w:rsidRDefault="001B20C9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1038</w:t>
            </w:r>
          </w:p>
        </w:tc>
        <w:tc>
          <w:tcPr>
            <w:tcW w:w="1611" w:type="dxa"/>
            <w:hideMark/>
            <w:tcPrChange w:id="75" w:author="Deniz Ergüden" w:date="2024-08-14T14:26:00Z">
              <w:tcPr>
                <w:tcW w:w="1419" w:type="dxa"/>
                <w:tcBorders>
                  <w:top w:val="single" w:sz="4" w:space="0" w:color="auto"/>
                </w:tcBorders>
                <w:hideMark/>
              </w:tcPr>
            </w:tcPrChange>
          </w:tcPr>
          <w:p w14:paraId="50B5209A" w14:textId="62E2AE9D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0.0033</w:t>
            </w:r>
            <w:ins w:id="76" w:author="Deniz Ergüden" w:date="2024-08-12T19:43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1225" w:type="dxa"/>
            <w:hideMark/>
            <w:tcPrChange w:id="77" w:author="Deniz Ergüden" w:date="2024-08-14T14:26:00Z">
              <w:tcPr>
                <w:tcW w:w="1417" w:type="dxa"/>
                <w:tcBorders>
                  <w:top w:val="single" w:sz="4" w:space="0" w:color="auto"/>
                </w:tcBorders>
                <w:hideMark/>
              </w:tcPr>
            </w:tcPrChange>
          </w:tcPr>
          <w:p w14:paraId="4FB0A383" w14:textId="62DD67A1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3.09</w:t>
            </w:r>
            <w:ins w:id="78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79" w:author="Deniz Ergüden" w:date="2024-08-14T14:26:00Z">
              <w:tcPr>
                <w:tcW w:w="852" w:type="dxa"/>
                <w:tcBorders>
                  <w:top w:val="single" w:sz="4" w:space="0" w:color="auto"/>
                </w:tcBorders>
              </w:tcPr>
            </w:tcPrChange>
          </w:tcPr>
          <w:p w14:paraId="4D07BCCD" w14:textId="290CD0FB" w:rsidR="00BB1B92" w:rsidRPr="00F446B2" w:rsidRDefault="001B20C9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0.97</w:t>
            </w:r>
          </w:p>
        </w:tc>
        <w:tc>
          <w:tcPr>
            <w:tcW w:w="1836" w:type="dxa"/>
            <w:noWrap/>
            <w:hideMark/>
            <w:tcPrChange w:id="80" w:author="Deniz Ergüden" w:date="2024-08-14T14:26:00Z">
              <w:tcPr>
                <w:tcW w:w="1836" w:type="dxa"/>
                <w:tcBorders>
                  <w:top w:val="single" w:sz="4" w:space="0" w:color="auto"/>
                </w:tcBorders>
                <w:noWrap/>
                <w:hideMark/>
              </w:tcPr>
            </w:tcPrChange>
          </w:tcPr>
          <w:p w14:paraId="467DC430" w14:textId="201B292F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81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Sicilian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Channel</w:t>
            </w:r>
          </w:p>
        </w:tc>
      </w:tr>
      <w:tr w:rsidR="000F17FA" w:rsidRPr="000F17FA" w14:paraId="3ED2D935" w14:textId="77777777" w:rsidTr="006A7FA3">
        <w:trPr>
          <w:trHeight w:val="288"/>
          <w:trPrChange w:id="82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83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5882E354" w14:textId="7F1BB04D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84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Merella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et al.</w:t>
            </w:r>
            <w:del w:id="85" w:author="Deniz Ergüden" w:date="2024-08-12T19:41:00Z">
              <w:r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>,</w:delText>
              </w:r>
            </w:del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86" w:author="Deniz Ergüden" w:date="2024-08-12T19:41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1997</w:t>
            </w:r>
            <w:ins w:id="87" w:author="Deniz Ergüden" w:date="2024-08-12T19:41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88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3057E7CE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611" w:type="dxa"/>
            <w:hideMark/>
            <w:tcPrChange w:id="89" w:author="Deniz Ergüden" w:date="2024-08-14T14:26:00Z">
              <w:tcPr>
                <w:tcW w:w="1419" w:type="dxa"/>
                <w:hideMark/>
              </w:tcPr>
            </w:tcPrChange>
          </w:tcPr>
          <w:p w14:paraId="37649EF5" w14:textId="2D51A2B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0.0012</w:t>
            </w:r>
            <w:ins w:id="90" w:author="Deniz Ergüden" w:date="2024-08-12T19:43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1225" w:type="dxa"/>
            <w:hideMark/>
            <w:tcPrChange w:id="91" w:author="Deniz Ergüden" w:date="2024-08-14T14:26:00Z">
              <w:tcPr>
                <w:tcW w:w="1417" w:type="dxa"/>
                <w:hideMark/>
              </w:tcPr>
            </w:tcPrChange>
          </w:tcPr>
          <w:p w14:paraId="2A32DDAB" w14:textId="62DD7B5B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3.37</w:t>
            </w:r>
            <w:ins w:id="92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93" w:author="Deniz Ergüden" w:date="2024-08-14T14:26:00Z">
              <w:tcPr>
                <w:tcW w:w="852" w:type="dxa"/>
              </w:tcPr>
            </w:tcPrChange>
          </w:tcPr>
          <w:p w14:paraId="667774BB" w14:textId="624651EE" w:rsidR="00BB1B92" w:rsidRPr="00F446B2" w:rsidRDefault="001B20C9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1836" w:type="dxa"/>
            <w:noWrap/>
            <w:hideMark/>
            <w:tcPrChange w:id="94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7C6EB997" w14:textId="3CE2DE50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95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Balearic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Islands</w:t>
            </w:r>
            <w:proofErr w:type="spellEnd"/>
          </w:p>
        </w:tc>
      </w:tr>
      <w:tr w:rsidR="000F17FA" w:rsidRPr="000F17FA" w14:paraId="3FEEE91B" w14:textId="77777777" w:rsidTr="006A7FA3">
        <w:trPr>
          <w:trHeight w:val="576"/>
          <w:trPrChange w:id="96" w:author="Deniz Ergüden" w:date="2024-08-14T14:26:00Z">
            <w:trPr>
              <w:trHeight w:val="576"/>
            </w:trPr>
          </w:trPrChange>
        </w:trPr>
        <w:tc>
          <w:tcPr>
            <w:tcW w:w="2552" w:type="dxa"/>
            <w:noWrap/>
            <w:hideMark/>
            <w:tcPrChange w:id="97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39E389C4" w14:textId="24B9A703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98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Pallaoro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et al.</w:t>
            </w:r>
            <w:del w:id="99" w:author="Deniz Ergüden" w:date="2024-08-12T19:41:00Z">
              <w:r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>,</w:delText>
              </w:r>
            </w:del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100" w:author="Deniz Ergüden" w:date="2024-08-12T19:41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2005</w:t>
            </w:r>
            <w:ins w:id="101" w:author="Deniz Ergüden" w:date="2024-08-12T19:41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102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6928F0ED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611" w:type="dxa"/>
            <w:hideMark/>
            <w:tcPrChange w:id="103" w:author="Deniz Ergüden" w:date="2024-08-14T14:26:00Z">
              <w:tcPr>
                <w:tcW w:w="1419" w:type="dxa"/>
                <w:hideMark/>
              </w:tcPr>
            </w:tcPrChange>
          </w:tcPr>
          <w:p w14:paraId="62AFB44C" w14:textId="2FDC0C9D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0.0035</w:t>
            </w:r>
            <w:ins w:id="104" w:author="Deniz Ergüden" w:date="2024-08-12T19:43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1225" w:type="dxa"/>
            <w:hideMark/>
            <w:tcPrChange w:id="105" w:author="Deniz Ergüden" w:date="2024-08-14T14:26:00Z">
              <w:tcPr>
                <w:tcW w:w="1417" w:type="dxa"/>
                <w:hideMark/>
              </w:tcPr>
            </w:tcPrChange>
          </w:tcPr>
          <w:p w14:paraId="09A4BFA6" w14:textId="65D2332A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3.06</w:t>
            </w:r>
            <w:ins w:id="106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107" w:author="Deniz Ergüden" w:date="2024-08-14T14:26:00Z">
              <w:tcPr>
                <w:tcW w:w="852" w:type="dxa"/>
              </w:tcPr>
            </w:tcPrChange>
          </w:tcPr>
          <w:p w14:paraId="403A132A" w14:textId="3C457442" w:rsidR="00BB1B92" w:rsidRPr="00F446B2" w:rsidRDefault="0072702A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0.96</w:t>
            </w:r>
          </w:p>
        </w:tc>
        <w:tc>
          <w:tcPr>
            <w:tcW w:w="1836" w:type="dxa"/>
            <w:hideMark/>
            <w:tcPrChange w:id="108" w:author="Deniz Ergüden" w:date="2024-08-14T14:26:00Z">
              <w:tcPr>
                <w:tcW w:w="1836" w:type="dxa"/>
                <w:hideMark/>
              </w:tcPr>
            </w:tcPrChange>
          </w:tcPr>
          <w:p w14:paraId="1058F656" w14:textId="0FC629B1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09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Eastern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Adriatic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br/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Sea</w:t>
            </w:r>
            <w:proofErr w:type="spellEnd"/>
          </w:p>
        </w:tc>
      </w:tr>
      <w:tr w:rsidR="000F17FA" w:rsidRPr="000F17FA" w14:paraId="4F061646" w14:textId="77777777" w:rsidTr="006A7FA3">
        <w:trPr>
          <w:trHeight w:val="576"/>
          <w:trPrChange w:id="110" w:author="Deniz Ergüden" w:date="2024-08-14T14:26:00Z">
            <w:trPr>
              <w:trHeight w:val="576"/>
            </w:trPr>
          </w:trPrChange>
        </w:trPr>
        <w:tc>
          <w:tcPr>
            <w:tcW w:w="2552" w:type="dxa"/>
            <w:noWrap/>
            <w:hideMark/>
            <w:tcPrChange w:id="111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4B717C90" w14:textId="27E1B798" w:rsidR="00BB1B92" w:rsidRPr="00F446B2" w:rsidRDefault="0072702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12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Ismen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et</w:t>
            </w:r>
            <w:r w:rsidR="00BB1B92"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al.</w:t>
            </w:r>
            <w:del w:id="113" w:author="Deniz Ergüden" w:date="2024-08-12T19:40:00Z">
              <w:r w:rsidR="00BB1B92"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>,</w:delText>
              </w:r>
            </w:del>
            <w:r w:rsidR="00BB1B92"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114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="00BB1B92" w:rsidRPr="00F446B2">
              <w:rPr>
                <w:rFonts w:ascii="Times New Roman" w:hAnsi="Times New Roman" w:cs="Times New Roman"/>
                <w:sz w:val="20"/>
                <w:szCs w:val="20"/>
              </w:rPr>
              <w:t>2007</w:t>
            </w:r>
            <w:ins w:id="115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116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5BC46C4A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299</w:t>
            </w:r>
          </w:p>
        </w:tc>
        <w:tc>
          <w:tcPr>
            <w:tcW w:w="1611" w:type="dxa"/>
            <w:noWrap/>
            <w:hideMark/>
            <w:tcPrChange w:id="117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197B33C5" w14:textId="27DCBD7A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0.00345</w:t>
            </w:r>
            <w:ins w:id="118" w:author="Deniz Ergüden" w:date="2024-08-12T19:43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1225" w:type="dxa"/>
            <w:noWrap/>
            <w:hideMark/>
            <w:tcPrChange w:id="119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267DBAB9" w14:textId="4C01BBAE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3.06</w:t>
            </w:r>
            <w:ins w:id="120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121" w:author="Deniz Ergüden" w:date="2024-08-14T14:26:00Z">
              <w:tcPr>
                <w:tcW w:w="852" w:type="dxa"/>
              </w:tcPr>
            </w:tcPrChange>
          </w:tcPr>
          <w:p w14:paraId="41068511" w14:textId="3E693262" w:rsidR="00BB1B92" w:rsidRPr="00F446B2" w:rsidRDefault="0072702A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1836" w:type="dxa"/>
            <w:hideMark/>
            <w:tcPrChange w:id="122" w:author="Deniz Ergüden" w:date="2024-08-14T14:26:00Z">
              <w:tcPr>
                <w:tcW w:w="1836" w:type="dxa"/>
                <w:hideMark/>
              </w:tcPr>
            </w:tcPrChange>
          </w:tcPr>
          <w:p w14:paraId="407120DA" w14:textId="0EFDFE03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23" w:author="Deniz Ergüden" w:date="2024-08-12T19:36:00Z">
                <w:pPr>
                  <w:spacing w:line="276" w:lineRule="auto"/>
                  <w:jc w:val="center"/>
                </w:pPr>
              </w:pPrChange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North Aegean</w:t>
            </w:r>
            <w:r w:rsidRPr="00F446B2">
              <w:rPr>
                <w:rFonts w:ascii="Times New Roman" w:hAnsi="Times New Roman" w:cs="Times New Roman"/>
                <w:sz w:val="20"/>
                <w:szCs w:val="20"/>
              </w:rPr>
              <w:br/>
              <w:t>Sea</w:t>
            </w:r>
          </w:p>
        </w:tc>
      </w:tr>
      <w:tr w:rsidR="000F17FA" w:rsidRPr="000F17FA" w14:paraId="143917B3" w14:textId="77777777" w:rsidTr="006A7FA3">
        <w:trPr>
          <w:trHeight w:val="576"/>
          <w:trPrChange w:id="124" w:author="Deniz Ergüden" w:date="2024-08-14T14:26:00Z">
            <w:trPr>
              <w:trHeight w:val="576"/>
            </w:trPr>
          </w:trPrChange>
        </w:trPr>
        <w:tc>
          <w:tcPr>
            <w:tcW w:w="2552" w:type="dxa"/>
            <w:noWrap/>
            <w:hideMark/>
            <w:tcPrChange w:id="125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3791556B" w14:textId="47A72D7A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26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Ismen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et al.</w:t>
            </w:r>
            <w:ins w:id="127" w:author="Deniz Ergüden" w:date="2024-08-12T19:41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 xml:space="preserve"> (</w:t>
              </w:r>
            </w:ins>
            <w:del w:id="128" w:author="Deniz Ergüden" w:date="2024-08-12T19:40:00Z">
              <w:r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>,</w:delText>
              </w:r>
            </w:del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2009</w:t>
            </w:r>
            <w:ins w:id="129" w:author="Deniz Ergüden" w:date="2024-08-12T19:41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130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5D86C97A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611" w:type="dxa"/>
            <w:noWrap/>
            <w:hideMark/>
            <w:tcPrChange w:id="131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16EC44D5" w14:textId="384791CC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0.0030</w:t>
            </w:r>
          </w:p>
        </w:tc>
        <w:tc>
          <w:tcPr>
            <w:tcW w:w="1225" w:type="dxa"/>
            <w:noWrap/>
            <w:hideMark/>
            <w:tcPrChange w:id="132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01196E5C" w14:textId="7989F1DA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3.07</w:t>
            </w:r>
            <w:ins w:id="133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134" w:author="Deniz Ergüden" w:date="2024-08-14T14:26:00Z">
              <w:tcPr>
                <w:tcW w:w="852" w:type="dxa"/>
              </w:tcPr>
            </w:tcPrChange>
          </w:tcPr>
          <w:p w14:paraId="532719F8" w14:textId="1D3FA8B1" w:rsidR="00BB1B92" w:rsidRPr="00F446B2" w:rsidRDefault="0072702A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1836" w:type="dxa"/>
            <w:hideMark/>
            <w:tcPrChange w:id="135" w:author="Deniz Ergüden" w:date="2024-08-14T14:26:00Z">
              <w:tcPr>
                <w:tcW w:w="1836" w:type="dxa"/>
                <w:hideMark/>
              </w:tcPr>
            </w:tcPrChange>
          </w:tcPr>
          <w:p w14:paraId="47AB5DC5" w14:textId="322BBE0F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36" w:author="Deniz Ergüden" w:date="2024-08-12T19:36:00Z">
                <w:pPr>
                  <w:spacing w:line="276" w:lineRule="auto"/>
                  <w:jc w:val="center"/>
                </w:pPr>
              </w:pPrChange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North Aegean</w:t>
            </w:r>
            <w:r w:rsidRPr="00F446B2">
              <w:rPr>
                <w:rFonts w:ascii="Times New Roman" w:hAnsi="Times New Roman" w:cs="Times New Roman"/>
                <w:sz w:val="20"/>
                <w:szCs w:val="20"/>
              </w:rPr>
              <w:br/>
              <w:t>Sea</w:t>
            </w:r>
          </w:p>
        </w:tc>
      </w:tr>
      <w:tr w:rsidR="000F17FA" w:rsidRPr="000F17FA" w14:paraId="059B64DA" w14:textId="77777777" w:rsidTr="006A7FA3">
        <w:trPr>
          <w:trHeight w:val="288"/>
          <w:trPrChange w:id="137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138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6D4EF7C1" w14:textId="00988C65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39" w:author="Deniz Ergüden" w:date="2024-08-12T19:36:00Z">
                <w:pPr>
                  <w:spacing w:line="276" w:lineRule="auto"/>
                  <w:jc w:val="center"/>
                </w:pPr>
              </w:pPrChange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Bok et al., 2011</w:t>
            </w:r>
          </w:p>
        </w:tc>
        <w:tc>
          <w:tcPr>
            <w:tcW w:w="986" w:type="dxa"/>
            <w:noWrap/>
            <w:hideMark/>
            <w:tcPrChange w:id="140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09839D21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611" w:type="dxa"/>
            <w:noWrap/>
            <w:hideMark/>
            <w:tcPrChange w:id="141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192FB1C3" w14:textId="5A5DAE03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0.00004</w:t>
            </w:r>
            <w:ins w:id="142" w:author="Deniz Ergüden" w:date="2024-08-12T19:43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1225" w:type="dxa"/>
            <w:noWrap/>
            <w:hideMark/>
            <w:tcPrChange w:id="143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55C35736" w14:textId="3C102AC3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2.48</w:t>
            </w:r>
            <w:ins w:id="144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145" w:author="Deniz Ergüden" w:date="2024-08-14T14:26:00Z">
              <w:tcPr>
                <w:tcW w:w="852" w:type="dxa"/>
              </w:tcPr>
            </w:tcPrChange>
          </w:tcPr>
          <w:p w14:paraId="365461BD" w14:textId="49087253" w:rsidR="00BB1B92" w:rsidRPr="00F446B2" w:rsidRDefault="0088183F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1836" w:type="dxa"/>
            <w:noWrap/>
            <w:hideMark/>
            <w:tcPrChange w:id="146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41F5967F" w14:textId="1E1C14BD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47" w:author="Deniz Ergüden" w:date="2024-08-12T19:36:00Z">
                <w:pPr>
                  <w:spacing w:line="276" w:lineRule="auto"/>
                  <w:jc w:val="center"/>
                </w:pPr>
              </w:pPrChange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Sea of Marmara</w:t>
            </w:r>
          </w:p>
        </w:tc>
      </w:tr>
      <w:tr w:rsidR="000F17FA" w:rsidRPr="000F17FA" w14:paraId="396A9B76" w14:textId="77777777" w:rsidTr="006A7FA3">
        <w:trPr>
          <w:trHeight w:val="288"/>
          <w:trPrChange w:id="148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149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3578A316" w14:textId="38F52064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50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Marouani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et al.</w:t>
            </w:r>
            <w:del w:id="151" w:author="Deniz Ergüden" w:date="2024-08-12T19:40:00Z">
              <w:r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>,</w:delText>
              </w:r>
            </w:del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152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2012</w:t>
            </w:r>
            <w:ins w:id="153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154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70155D0E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232</w:t>
            </w:r>
          </w:p>
        </w:tc>
        <w:tc>
          <w:tcPr>
            <w:tcW w:w="1611" w:type="dxa"/>
            <w:noWrap/>
            <w:hideMark/>
            <w:tcPrChange w:id="155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7E9FC8A9" w14:textId="0148DB3C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0.003</w:t>
            </w:r>
            <w:ins w:id="156" w:author="Deniz Ergüden" w:date="2024-08-12T19:41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1225" w:type="dxa"/>
            <w:noWrap/>
            <w:hideMark/>
            <w:tcPrChange w:id="157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52E1EEDC" w14:textId="53454A5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  <w:ins w:id="158" w:author="Deniz Ergüden" w:date="2024-08-12T19:43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  <w:ins w:id="159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160" w:author="Deniz Ergüden" w:date="2024-08-14T14:26:00Z">
              <w:tcPr>
                <w:tcW w:w="852" w:type="dxa"/>
              </w:tcPr>
            </w:tcPrChange>
          </w:tcPr>
          <w:p w14:paraId="687FE4E9" w14:textId="797F3280" w:rsidR="00BB1B92" w:rsidRPr="00F446B2" w:rsidRDefault="0088183F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0.86</w:t>
            </w:r>
          </w:p>
        </w:tc>
        <w:tc>
          <w:tcPr>
            <w:tcW w:w="1836" w:type="dxa"/>
            <w:noWrap/>
            <w:hideMark/>
            <w:tcPrChange w:id="161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40954451" w14:textId="5E3669A6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62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Gulf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Gabès</w:t>
            </w:r>
            <w:proofErr w:type="spellEnd"/>
          </w:p>
        </w:tc>
      </w:tr>
      <w:tr w:rsidR="000F17FA" w:rsidRPr="000F17FA" w14:paraId="454994D4" w14:textId="77777777" w:rsidTr="006A7FA3">
        <w:trPr>
          <w:trHeight w:val="864"/>
          <w:trPrChange w:id="163" w:author="Deniz Ergüden" w:date="2024-08-14T14:26:00Z">
            <w:trPr>
              <w:trHeight w:val="864"/>
            </w:trPr>
          </w:trPrChange>
        </w:trPr>
        <w:tc>
          <w:tcPr>
            <w:tcW w:w="2552" w:type="dxa"/>
            <w:hideMark/>
            <w:tcPrChange w:id="164" w:author="Deniz Ergüden" w:date="2024-08-14T14:26:00Z">
              <w:tcPr>
                <w:tcW w:w="2385" w:type="dxa"/>
                <w:hideMark/>
              </w:tcPr>
            </w:tcPrChange>
          </w:tcPr>
          <w:p w14:paraId="49DAD502" w14:textId="633C819E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65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Kousteni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Megalofonou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br/>
            </w:r>
            <w:ins w:id="166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2011</w:t>
            </w:r>
            <w:ins w:id="167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168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6B2A9114" w14:textId="45762C6D" w:rsidR="00BB1B92" w:rsidRPr="00F446B2" w:rsidRDefault="00F4158D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292</w:t>
            </w:r>
          </w:p>
        </w:tc>
        <w:tc>
          <w:tcPr>
            <w:tcW w:w="1611" w:type="dxa"/>
            <w:noWrap/>
            <w:hideMark/>
            <w:tcPrChange w:id="169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5B0CA6EC" w14:textId="66EC87C5" w:rsidR="00BB1B92" w:rsidRPr="00F446B2" w:rsidRDefault="00F4158D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del w:id="170" w:author="Deniz Ergüden" w:date="2024-08-12T19:43:00Z">
              <w:r w:rsidRPr="00F446B2" w:rsidDel="007C2CD7">
                <w:rPr>
                  <w:rFonts w:ascii="Times New Roman" w:hAnsi="Times New Roman" w:cs="Times New Roman"/>
                  <w:sz w:val="20"/>
                  <w:szCs w:val="20"/>
                </w:rPr>
                <w:delText>8E-07TL</w:delText>
              </w:r>
            </w:del>
            <w:ins w:id="171" w:author="Deniz Ergüden" w:date="2024-08-12T19:43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0.00000007</w:t>
              </w:r>
            </w:ins>
          </w:p>
        </w:tc>
        <w:tc>
          <w:tcPr>
            <w:tcW w:w="1225" w:type="dxa"/>
            <w:noWrap/>
            <w:hideMark/>
            <w:tcPrChange w:id="172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0F6C92EA" w14:textId="2441BABB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="00F4158D" w:rsidRPr="00F446B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ins w:id="173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174" w:author="Deniz Ergüden" w:date="2024-08-14T14:26:00Z">
              <w:tcPr>
                <w:tcW w:w="852" w:type="dxa"/>
              </w:tcPr>
            </w:tcPrChange>
          </w:tcPr>
          <w:p w14:paraId="2AC1EB82" w14:textId="1BDB0CCA" w:rsidR="00BB1B92" w:rsidRPr="00F446B2" w:rsidRDefault="00F4158D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1836" w:type="dxa"/>
            <w:noWrap/>
            <w:hideMark/>
            <w:tcPrChange w:id="175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534CD30E" w14:textId="6B6D0B85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76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Eastern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Mediterranean</w:t>
            </w:r>
            <w:proofErr w:type="spellEnd"/>
            <w:r w:rsidR="00A8782C"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8782C" w:rsidRPr="00F446B2">
              <w:rPr>
                <w:rFonts w:ascii="Times New Roman" w:hAnsi="Times New Roman" w:cs="Times New Roman"/>
                <w:sz w:val="20"/>
                <w:szCs w:val="20"/>
              </w:rPr>
              <w:t>Sea</w:t>
            </w:r>
            <w:proofErr w:type="spellEnd"/>
          </w:p>
        </w:tc>
      </w:tr>
      <w:tr w:rsidR="000F17FA" w:rsidRPr="000F17FA" w14:paraId="5FB19609" w14:textId="77777777" w:rsidTr="006A7FA3">
        <w:trPr>
          <w:trHeight w:val="288"/>
          <w:trPrChange w:id="177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178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32DF7391" w14:textId="466BE485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79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Guven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et al.</w:t>
            </w:r>
            <w:del w:id="180" w:author="Deniz Ergüden" w:date="2024-08-12T19:40:00Z">
              <w:r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>,</w:delText>
              </w:r>
            </w:del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181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2012</w:t>
            </w:r>
            <w:ins w:id="182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183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41614064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177</w:t>
            </w:r>
          </w:p>
        </w:tc>
        <w:tc>
          <w:tcPr>
            <w:tcW w:w="1611" w:type="dxa"/>
            <w:noWrap/>
            <w:hideMark/>
            <w:tcPrChange w:id="184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4AF01771" w14:textId="4BAA68CE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0.0033</w:t>
            </w:r>
          </w:p>
        </w:tc>
        <w:tc>
          <w:tcPr>
            <w:tcW w:w="1225" w:type="dxa"/>
            <w:noWrap/>
            <w:hideMark/>
            <w:tcPrChange w:id="185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77C01F17" w14:textId="2B0C59D5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3.06</w:t>
            </w:r>
            <w:ins w:id="186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187" w:author="Deniz Ergüden" w:date="2024-08-14T14:26:00Z">
              <w:tcPr>
                <w:tcW w:w="852" w:type="dxa"/>
              </w:tcPr>
            </w:tcPrChange>
          </w:tcPr>
          <w:p w14:paraId="51022651" w14:textId="12852CFB" w:rsidR="00BB1B92" w:rsidRPr="00F446B2" w:rsidRDefault="00F4158D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1836" w:type="dxa"/>
            <w:noWrap/>
            <w:hideMark/>
            <w:tcPrChange w:id="188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2075BBC7" w14:textId="215E9852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89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Eastern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Mediterranean</w:t>
            </w:r>
            <w:proofErr w:type="spellEnd"/>
            <w:r w:rsidR="00A8782C"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8782C" w:rsidRPr="00F446B2">
              <w:rPr>
                <w:rFonts w:ascii="Times New Roman" w:hAnsi="Times New Roman" w:cs="Times New Roman"/>
                <w:sz w:val="20"/>
                <w:szCs w:val="20"/>
              </w:rPr>
              <w:t>Sea</w:t>
            </w:r>
            <w:proofErr w:type="spellEnd"/>
          </w:p>
        </w:tc>
      </w:tr>
      <w:tr w:rsidR="000F17FA" w:rsidRPr="000F17FA" w14:paraId="515DC410" w14:textId="77777777" w:rsidTr="006A7FA3">
        <w:trPr>
          <w:trHeight w:val="288"/>
          <w:trPrChange w:id="190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191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3AD5C1D1" w14:textId="1F405664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192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Eronat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Ozaydin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193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2014</w:t>
            </w:r>
            <w:ins w:id="194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195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35795401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308</w:t>
            </w:r>
          </w:p>
        </w:tc>
        <w:tc>
          <w:tcPr>
            <w:tcW w:w="1611" w:type="dxa"/>
            <w:noWrap/>
            <w:hideMark/>
            <w:tcPrChange w:id="196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0A98857B" w14:textId="453D11EB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0.0048</w:t>
            </w:r>
          </w:p>
        </w:tc>
        <w:tc>
          <w:tcPr>
            <w:tcW w:w="1225" w:type="dxa"/>
            <w:noWrap/>
            <w:hideMark/>
            <w:tcPrChange w:id="197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18456E5E" w14:textId="08A56A95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2.96</w:t>
            </w:r>
            <w:ins w:id="198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199" w:author="Deniz Ergüden" w:date="2024-08-14T14:26:00Z">
              <w:tcPr>
                <w:tcW w:w="852" w:type="dxa"/>
              </w:tcPr>
            </w:tcPrChange>
          </w:tcPr>
          <w:p w14:paraId="3514AEC1" w14:textId="564BBB49" w:rsidR="00BB1B92" w:rsidRPr="00F446B2" w:rsidRDefault="00F4158D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1836" w:type="dxa"/>
            <w:noWrap/>
            <w:hideMark/>
            <w:tcPrChange w:id="200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3AA7C5D8" w14:textId="5A84D60E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01" w:author="Deniz Ergüden" w:date="2024-08-12T19:36:00Z">
                <w:pPr>
                  <w:spacing w:line="276" w:lineRule="auto"/>
                  <w:jc w:val="center"/>
                </w:pPr>
              </w:pPrChange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Central Aegean Sea</w:t>
            </w:r>
          </w:p>
        </w:tc>
      </w:tr>
      <w:tr w:rsidR="000F17FA" w:rsidRPr="000F17FA" w14:paraId="33ED3605" w14:textId="77777777" w:rsidTr="006A7FA3">
        <w:trPr>
          <w:trHeight w:val="864"/>
          <w:trPrChange w:id="202" w:author="Deniz Ergüden" w:date="2024-08-14T14:26:00Z">
            <w:trPr>
              <w:trHeight w:val="864"/>
            </w:trPr>
          </w:trPrChange>
        </w:trPr>
        <w:tc>
          <w:tcPr>
            <w:tcW w:w="2552" w:type="dxa"/>
            <w:hideMark/>
            <w:tcPrChange w:id="203" w:author="Deniz Ergüden" w:date="2024-08-14T14:26:00Z">
              <w:tcPr>
                <w:tcW w:w="2385" w:type="dxa"/>
                <w:hideMark/>
              </w:tcPr>
            </w:tcPrChange>
          </w:tcPr>
          <w:p w14:paraId="1537766D" w14:textId="6183B399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04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Kousteni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Megalofonou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br/>
            </w:r>
            <w:ins w:id="205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2015</w:t>
            </w:r>
            <w:ins w:id="206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207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0BC6FA8F" w14:textId="0B884E71" w:rsidR="00BB1B92" w:rsidRPr="00F446B2" w:rsidRDefault="00085C95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445</w:t>
            </w:r>
          </w:p>
        </w:tc>
        <w:tc>
          <w:tcPr>
            <w:tcW w:w="1611" w:type="dxa"/>
            <w:noWrap/>
            <w:hideMark/>
            <w:tcPrChange w:id="208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6B86F3F2" w14:textId="716F2007" w:rsidR="00BB1B92" w:rsidRPr="00F446B2" w:rsidRDefault="007C2CD7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ins w:id="209" w:author="Deniz Ergüden" w:date="2024-08-12T19:42:00Z">
              <w:r>
                <w:rPr>
                  <w:rFonts w:ascii="Times New Roman" w:hAnsi="Times New Roman" w:cs="Times New Roman"/>
                  <w:sz w:val="20"/>
                  <w:szCs w:val="20"/>
                </w:rPr>
                <w:t>0.0000007</w:t>
              </w:r>
            </w:ins>
            <w:del w:id="210" w:author="Deniz Ergüden" w:date="2024-08-12T19:42:00Z">
              <w:r w:rsidR="00BB1B92" w:rsidRPr="00F446B2" w:rsidDel="007C2CD7">
                <w:rPr>
                  <w:rFonts w:ascii="Times New Roman" w:hAnsi="Times New Roman" w:cs="Times New Roman"/>
                  <w:sz w:val="20"/>
                  <w:szCs w:val="20"/>
                </w:rPr>
                <w:delText>7E-07</w:delText>
              </w:r>
            </w:del>
          </w:p>
        </w:tc>
        <w:tc>
          <w:tcPr>
            <w:tcW w:w="1225" w:type="dxa"/>
            <w:noWrap/>
            <w:hideMark/>
            <w:tcPrChange w:id="211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33498D5E" w14:textId="4CF69704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3.32</w:t>
            </w:r>
            <w:ins w:id="212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213" w:author="Deniz Ergüden" w:date="2024-08-14T14:26:00Z">
              <w:tcPr>
                <w:tcW w:w="852" w:type="dxa"/>
              </w:tcPr>
            </w:tcPrChange>
          </w:tcPr>
          <w:p w14:paraId="6D8B7120" w14:textId="001C9261" w:rsidR="00BB1B92" w:rsidRPr="00F446B2" w:rsidRDefault="00085C95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</w:p>
        </w:tc>
        <w:tc>
          <w:tcPr>
            <w:tcW w:w="1836" w:type="dxa"/>
            <w:noWrap/>
            <w:hideMark/>
            <w:tcPrChange w:id="214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27C10BC4" w14:textId="5A0C1360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15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Eastern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Mediterranean</w:t>
            </w:r>
            <w:proofErr w:type="spellEnd"/>
            <w:r w:rsidR="00A8782C"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8782C" w:rsidRPr="00F446B2">
              <w:rPr>
                <w:rFonts w:ascii="Times New Roman" w:hAnsi="Times New Roman" w:cs="Times New Roman"/>
                <w:sz w:val="20"/>
                <w:szCs w:val="20"/>
              </w:rPr>
              <w:t>Sea</w:t>
            </w:r>
            <w:proofErr w:type="spellEnd"/>
          </w:p>
        </w:tc>
      </w:tr>
      <w:tr w:rsidR="000F17FA" w:rsidRPr="000F17FA" w14:paraId="620D2D26" w14:textId="77777777" w:rsidTr="006A7FA3">
        <w:trPr>
          <w:trHeight w:val="288"/>
          <w:trPrChange w:id="216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217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2E3E3329" w14:textId="5631430C" w:rsidR="00BB1B92" w:rsidRPr="00F446B2" w:rsidRDefault="00085C9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18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Lteif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et</w:t>
            </w:r>
            <w:r w:rsidR="00BB1B92"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al.</w:t>
            </w:r>
            <w:del w:id="219" w:author="Deniz Ergüden" w:date="2024-08-12T19:40:00Z">
              <w:r w:rsidR="00BB1B92"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>,</w:delText>
              </w:r>
            </w:del>
            <w:ins w:id="220" w:author="Deniz Ergüden" w:date="2024-08-14T14:27:00Z">
              <w:r w:rsidR="00A21C94"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del w:id="221" w:author="Deniz Ergüden" w:date="2024-08-14T14:27:00Z">
              <w:r w:rsidR="00BB1B92" w:rsidRPr="00F446B2" w:rsidDel="00A21C94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</w:delText>
              </w:r>
            </w:del>
            <w:ins w:id="222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="00BB1B92" w:rsidRPr="00F446B2">
              <w:rPr>
                <w:rFonts w:ascii="Times New Roman" w:hAnsi="Times New Roman" w:cs="Times New Roman"/>
                <w:sz w:val="20"/>
                <w:szCs w:val="20"/>
              </w:rPr>
              <w:t>2016</w:t>
            </w:r>
            <w:ins w:id="223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224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233D8177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11" w:type="dxa"/>
            <w:noWrap/>
            <w:hideMark/>
            <w:tcPrChange w:id="225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099C7658" w14:textId="4025E890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0.0819</w:t>
            </w:r>
          </w:p>
        </w:tc>
        <w:tc>
          <w:tcPr>
            <w:tcW w:w="1225" w:type="dxa"/>
            <w:noWrap/>
            <w:hideMark/>
            <w:tcPrChange w:id="226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5274C5B7" w14:textId="13DF1101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2.89</w:t>
            </w:r>
            <w:ins w:id="227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228" w:author="Deniz Ergüden" w:date="2024-08-14T14:26:00Z">
              <w:tcPr>
                <w:tcW w:w="852" w:type="dxa"/>
              </w:tcPr>
            </w:tcPrChange>
          </w:tcPr>
          <w:p w14:paraId="554FB58F" w14:textId="07FDC821" w:rsidR="00BB1B92" w:rsidRPr="00F446B2" w:rsidRDefault="00085C95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0.82</w:t>
            </w:r>
          </w:p>
        </w:tc>
        <w:tc>
          <w:tcPr>
            <w:tcW w:w="1836" w:type="dxa"/>
            <w:noWrap/>
            <w:hideMark/>
            <w:tcPrChange w:id="229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64D1DCB6" w14:textId="197FC25A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30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Lebanase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Marine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Water</w:t>
            </w:r>
            <w:proofErr w:type="spellEnd"/>
          </w:p>
        </w:tc>
      </w:tr>
      <w:tr w:rsidR="000F17FA" w:rsidRPr="000F17FA" w14:paraId="364B115C" w14:textId="77777777" w:rsidTr="006A7FA3">
        <w:trPr>
          <w:trHeight w:val="576"/>
          <w:trPrChange w:id="231" w:author="Deniz Ergüden" w:date="2024-08-14T14:26:00Z">
            <w:trPr>
              <w:trHeight w:val="576"/>
            </w:trPr>
          </w:trPrChange>
        </w:trPr>
        <w:tc>
          <w:tcPr>
            <w:tcW w:w="2552" w:type="dxa"/>
            <w:noWrap/>
            <w:hideMark/>
            <w:tcPrChange w:id="232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2E89EE63" w14:textId="2890CF7F" w:rsidR="00BB1B92" w:rsidRPr="00F446B2" w:rsidRDefault="00085C9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33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Oztekin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et</w:t>
            </w:r>
            <w:r w:rsidR="00BB1B92"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al.</w:t>
            </w:r>
            <w:del w:id="234" w:author="Deniz Ergüden" w:date="2024-08-12T19:39:00Z">
              <w:r w:rsidR="00BB1B92"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>,</w:delText>
              </w:r>
            </w:del>
            <w:r w:rsidR="00BB1B92"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235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="00BB1B92" w:rsidRPr="00F446B2">
              <w:rPr>
                <w:rFonts w:ascii="Times New Roman" w:hAnsi="Times New Roman" w:cs="Times New Roman"/>
                <w:sz w:val="20"/>
                <w:szCs w:val="20"/>
              </w:rPr>
              <w:t>2016</w:t>
            </w:r>
            <w:ins w:id="236" w:author="Deniz Ergüden" w:date="2024-08-12T19:40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237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7C8B0ECC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11" w:type="dxa"/>
            <w:noWrap/>
            <w:hideMark/>
            <w:tcPrChange w:id="238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7DC3A935" w14:textId="0743ED34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0.0053</w:t>
            </w:r>
          </w:p>
        </w:tc>
        <w:tc>
          <w:tcPr>
            <w:tcW w:w="1225" w:type="dxa"/>
            <w:noWrap/>
            <w:hideMark/>
            <w:tcPrChange w:id="239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563F5542" w14:textId="6F9C17EC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2.95</w:t>
            </w:r>
            <w:ins w:id="240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241" w:author="Deniz Ergüden" w:date="2024-08-14T14:26:00Z">
              <w:tcPr>
                <w:tcW w:w="852" w:type="dxa"/>
              </w:tcPr>
            </w:tcPrChange>
          </w:tcPr>
          <w:p w14:paraId="6EA684CD" w14:textId="34DE0247" w:rsidR="00BB1B92" w:rsidRPr="00F446B2" w:rsidRDefault="00085C95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0.97</w:t>
            </w:r>
          </w:p>
        </w:tc>
        <w:tc>
          <w:tcPr>
            <w:tcW w:w="1836" w:type="dxa"/>
            <w:hideMark/>
            <w:tcPrChange w:id="242" w:author="Deniz Ergüden" w:date="2024-08-14T14:26:00Z">
              <w:tcPr>
                <w:tcW w:w="1836" w:type="dxa"/>
                <w:hideMark/>
              </w:tcPr>
            </w:tcPrChange>
          </w:tcPr>
          <w:p w14:paraId="56B69A52" w14:textId="6DF517FF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43" w:author="Deniz Ergüden" w:date="2024-08-12T19:36:00Z">
                <w:pPr>
                  <w:spacing w:line="276" w:lineRule="auto"/>
                  <w:jc w:val="center"/>
                </w:pPr>
              </w:pPrChange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North Aegean</w:t>
            </w:r>
            <w:r w:rsidRPr="00F446B2">
              <w:rPr>
                <w:rFonts w:ascii="Times New Roman" w:hAnsi="Times New Roman" w:cs="Times New Roman"/>
                <w:sz w:val="20"/>
                <w:szCs w:val="20"/>
              </w:rPr>
              <w:br/>
              <w:t>Sea</w:t>
            </w:r>
          </w:p>
        </w:tc>
      </w:tr>
      <w:tr w:rsidR="000F17FA" w:rsidRPr="000F17FA" w14:paraId="1BC12C2B" w14:textId="77777777" w:rsidTr="006A7FA3">
        <w:trPr>
          <w:trHeight w:val="288"/>
          <w:trPrChange w:id="244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245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78E5BA87" w14:textId="2AD205B2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46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Bengil</w:t>
            </w:r>
            <w:proofErr w:type="spellEnd"/>
            <w:ins w:id="247" w:author="Deniz Ergüden" w:date="2024-08-14T14:27:00Z">
              <w:r w:rsidR="00A21C94"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del w:id="248" w:author="Deniz Ergüden" w:date="2024-08-12T19:39:00Z">
              <w:r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, </w:delText>
              </w:r>
            </w:del>
            <w:ins w:id="249" w:author="Deniz Ergüden" w:date="2024-08-12T19:39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  <w:ins w:id="250" w:author="Deniz Ergüden" w:date="2024-08-12T19:39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hideMark/>
            <w:tcPrChange w:id="251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2031D185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184</w:t>
            </w:r>
          </w:p>
        </w:tc>
        <w:tc>
          <w:tcPr>
            <w:tcW w:w="1611" w:type="dxa"/>
            <w:noWrap/>
            <w:hideMark/>
            <w:tcPrChange w:id="252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323F9430" w14:textId="28BFCC22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0.0010</w:t>
            </w:r>
          </w:p>
        </w:tc>
        <w:tc>
          <w:tcPr>
            <w:tcW w:w="1225" w:type="dxa"/>
            <w:noWrap/>
            <w:hideMark/>
            <w:tcPrChange w:id="253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4C24CA1B" w14:textId="524E9A4A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3.35</w:t>
            </w:r>
            <w:ins w:id="254" w:author="Deniz Ergüden" w:date="2024-08-12T19:44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852" w:type="dxa"/>
            <w:tcPrChange w:id="255" w:author="Deniz Ergüden" w:date="2024-08-14T14:26:00Z">
              <w:tcPr>
                <w:tcW w:w="852" w:type="dxa"/>
              </w:tcPr>
            </w:tcPrChange>
          </w:tcPr>
          <w:p w14:paraId="3ED8B0A7" w14:textId="297AAAB0" w:rsidR="00BB1B92" w:rsidRPr="00F446B2" w:rsidRDefault="00085C95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0.96</w:t>
            </w:r>
          </w:p>
        </w:tc>
        <w:tc>
          <w:tcPr>
            <w:tcW w:w="1836" w:type="dxa"/>
            <w:noWrap/>
            <w:hideMark/>
            <w:tcPrChange w:id="256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3A6A5164" w14:textId="05418D5C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57" w:author="Deniz Ergüden" w:date="2024-08-12T19:36:00Z">
                <w:pPr>
                  <w:spacing w:line="276" w:lineRule="auto"/>
                  <w:jc w:val="center"/>
                </w:pPr>
              </w:pPrChange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Levantine Sea</w:t>
            </w:r>
          </w:p>
        </w:tc>
      </w:tr>
      <w:tr w:rsidR="008714D3" w:rsidRPr="000F17FA" w14:paraId="2FE95DC1" w14:textId="77777777" w:rsidTr="006A7FA3">
        <w:trPr>
          <w:trHeight w:val="288"/>
          <w:trPrChange w:id="258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tcPrChange w:id="259" w:author="Deniz Ergüden" w:date="2024-08-14T14:26:00Z">
              <w:tcPr>
                <w:tcW w:w="2385" w:type="dxa"/>
                <w:noWrap/>
              </w:tcPr>
            </w:tcPrChange>
          </w:tcPr>
          <w:p w14:paraId="7266CF41" w14:textId="2445B7A4" w:rsidR="008714D3" w:rsidRPr="00F446B2" w:rsidRDefault="008714D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60" w:author="Deniz Ergüden" w:date="2024-08-12T19:36:00Z">
                <w:pPr>
                  <w:spacing w:line="276" w:lineRule="auto"/>
                  <w:jc w:val="center"/>
                </w:pPr>
              </w:pPrChange>
            </w:pPr>
            <w:bookmarkStart w:id="261" w:name="_Hlk174358017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Kabasakal </w:t>
            </w:r>
            <w:bookmarkEnd w:id="261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et al.</w:t>
            </w:r>
            <w:del w:id="262" w:author="Deniz Ergüden" w:date="2024-08-12T19:39:00Z">
              <w:r w:rsidRPr="00F446B2" w:rsidDel="000B6949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, </w:delText>
              </w:r>
            </w:del>
            <w:ins w:id="263" w:author="Deniz Ergüden" w:date="2024-08-12T19:39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(</w:t>
              </w:r>
            </w:ins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  <w:ins w:id="264" w:author="Deniz Ergüden" w:date="2024-08-12T19:39:00Z">
              <w:r w:rsidR="000B6949">
                <w:rPr>
                  <w:rFonts w:ascii="Times New Roman" w:hAnsi="Times New Roman" w:cs="Times New Roman"/>
                  <w:sz w:val="20"/>
                  <w:szCs w:val="20"/>
                </w:rPr>
                <w:t>)</w:t>
              </w:r>
            </w:ins>
          </w:p>
        </w:tc>
        <w:tc>
          <w:tcPr>
            <w:tcW w:w="986" w:type="dxa"/>
            <w:noWrap/>
            <w:tcPrChange w:id="265" w:author="Deniz Ergüden" w:date="2024-08-14T14:26:00Z">
              <w:tcPr>
                <w:tcW w:w="1153" w:type="dxa"/>
                <w:noWrap/>
              </w:tcPr>
            </w:tcPrChange>
          </w:tcPr>
          <w:p w14:paraId="349E2FCE" w14:textId="21443D43" w:rsidR="006A7FA3" w:rsidRDefault="008714D3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 w:rsidR="006A7F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F</w:t>
            </w:r>
          </w:p>
          <w:p w14:paraId="6D29D28B" w14:textId="339CCBD3" w:rsidR="008714D3" w:rsidRPr="00F446B2" w:rsidRDefault="008714D3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del w:id="266" w:author="Deniz Ergüden" w:date="2024-08-14T14:29:00Z">
              <w:r w:rsidRPr="00F446B2" w:rsidDel="00A21C94">
                <w:rPr>
                  <w:rFonts w:ascii="Times New Roman" w:hAnsi="Times New Roman" w:cs="Times New Roman"/>
                  <w:sz w:val="20"/>
                  <w:szCs w:val="20"/>
                </w:rPr>
                <w:delText>+</w:delText>
              </w:r>
            </w:del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  <w:r w:rsidR="006A7F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1611" w:type="dxa"/>
            <w:noWrap/>
            <w:tcPrChange w:id="267" w:author="Deniz Ergüden" w:date="2024-08-14T14:26:00Z">
              <w:tcPr>
                <w:tcW w:w="1419" w:type="dxa"/>
                <w:noWrap/>
              </w:tcPr>
            </w:tcPrChange>
          </w:tcPr>
          <w:p w14:paraId="7C5E15E7" w14:textId="77777777" w:rsidR="008714D3" w:rsidRPr="00F446B2" w:rsidRDefault="008714D3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0.00002 F</w:t>
            </w:r>
          </w:p>
          <w:p w14:paraId="787F07EB" w14:textId="534105FE" w:rsidR="008714D3" w:rsidRPr="00F446B2" w:rsidRDefault="008714D3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0.00005 M</w:t>
            </w:r>
          </w:p>
        </w:tc>
        <w:tc>
          <w:tcPr>
            <w:tcW w:w="1225" w:type="dxa"/>
            <w:noWrap/>
            <w:tcPrChange w:id="268" w:author="Deniz Ergüden" w:date="2024-08-14T14:26:00Z">
              <w:tcPr>
                <w:tcW w:w="1417" w:type="dxa"/>
                <w:noWrap/>
              </w:tcPr>
            </w:tcPrChange>
          </w:tcPr>
          <w:p w14:paraId="49A3DE16" w14:textId="77777777" w:rsidR="008714D3" w:rsidRPr="00F446B2" w:rsidRDefault="008714D3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3.115 F</w:t>
            </w:r>
          </w:p>
          <w:p w14:paraId="3C5FB217" w14:textId="1ACE36A1" w:rsidR="008714D3" w:rsidRPr="00F446B2" w:rsidRDefault="008714D3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3.816 M</w:t>
            </w:r>
          </w:p>
        </w:tc>
        <w:tc>
          <w:tcPr>
            <w:tcW w:w="852" w:type="dxa"/>
            <w:tcPrChange w:id="269" w:author="Deniz Ergüden" w:date="2024-08-14T14:26:00Z">
              <w:tcPr>
                <w:tcW w:w="852" w:type="dxa"/>
              </w:tcPr>
            </w:tcPrChange>
          </w:tcPr>
          <w:p w14:paraId="07532179" w14:textId="032AB289" w:rsidR="008714D3" w:rsidRPr="00F446B2" w:rsidRDefault="008714D3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0.79</w:t>
            </w:r>
            <w:r w:rsidR="006A7F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del w:id="270" w:author="Deniz Ergüden" w:date="2024-08-14T14:29:00Z">
              <w:r w:rsidRPr="00F446B2" w:rsidDel="00A21C94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</w:delText>
              </w:r>
            </w:del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F</w:t>
            </w:r>
          </w:p>
          <w:p w14:paraId="3E3FEF9A" w14:textId="0438F7F5" w:rsidR="008714D3" w:rsidRPr="00F446B2" w:rsidRDefault="008714D3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0.71 M</w:t>
            </w:r>
          </w:p>
        </w:tc>
        <w:tc>
          <w:tcPr>
            <w:tcW w:w="1836" w:type="dxa"/>
            <w:noWrap/>
            <w:tcPrChange w:id="271" w:author="Deniz Ergüden" w:date="2024-08-14T14:26:00Z">
              <w:tcPr>
                <w:tcW w:w="1836" w:type="dxa"/>
                <w:noWrap/>
              </w:tcPr>
            </w:tcPrChange>
          </w:tcPr>
          <w:p w14:paraId="35D7B938" w14:textId="7CEBC179" w:rsidR="008714D3" w:rsidRPr="00F446B2" w:rsidRDefault="008714D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72" w:author="Deniz Ergüden" w:date="2024-08-12T19:36:00Z">
                <w:pPr>
                  <w:spacing w:line="276" w:lineRule="auto"/>
                  <w:jc w:val="center"/>
                </w:pPr>
              </w:pPrChange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Sea of Marmara</w:t>
            </w:r>
          </w:p>
        </w:tc>
      </w:tr>
      <w:tr w:rsidR="000F17FA" w:rsidRPr="000F17FA" w14:paraId="77BA1806" w14:textId="77777777" w:rsidTr="006A7FA3">
        <w:trPr>
          <w:trHeight w:val="288"/>
          <w:trPrChange w:id="273" w:author="Deniz Ergüden" w:date="2024-08-14T14:26:00Z">
            <w:trPr>
              <w:trHeight w:val="288"/>
            </w:trPr>
          </w:trPrChange>
        </w:trPr>
        <w:tc>
          <w:tcPr>
            <w:tcW w:w="2552" w:type="dxa"/>
            <w:noWrap/>
            <w:hideMark/>
            <w:tcPrChange w:id="274" w:author="Deniz Ergüden" w:date="2024-08-14T14:26:00Z">
              <w:tcPr>
                <w:tcW w:w="2385" w:type="dxa"/>
                <w:noWrap/>
                <w:hideMark/>
              </w:tcPr>
            </w:tcPrChange>
          </w:tcPr>
          <w:p w14:paraId="5CC821FF" w14:textId="598BFE62" w:rsidR="00BB1B92" w:rsidRPr="00F446B2" w:rsidRDefault="00BB1B92" w:rsidP="006A7FA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75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This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A7FA3">
              <w:rPr>
                <w:rFonts w:ascii="Times New Roman" w:hAnsi="Times New Roman" w:cs="Times New Roman"/>
                <w:sz w:val="20"/>
                <w:szCs w:val="20"/>
              </w:rPr>
              <w:t>study</w:t>
            </w:r>
            <w:proofErr w:type="spellEnd"/>
          </w:p>
        </w:tc>
        <w:tc>
          <w:tcPr>
            <w:tcW w:w="986" w:type="dxa"/>
            <w:noWrap/>
            <w:hideMark/>
            <w:tcPrChange w:id="276" w:author="Deniz Ergüden" w:date="2024-08-14T14:26:00Z">
              <w:tcPr>
                <w:tcW w:w="1153" w:type="dxa"/>
                <w:noWrap/>
                <w:hideMark/>
              </w:tcPr>
            </w:tcPrChange>
          </w:tcPr>
          <w:p w14:paraId="04CD0C35" w14:textId="77777777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611" w:type="dxa"/>
            <w:noWrap/>
            <w:hideMark/>
            <w:tcPrChange w:id="277" w:author="Deniz Ergüden" w:date="2024-08-14T14:26:00Z">
              <w:tcPr>
                <w:tcW w:w="1419" w:type="dxa"/>
                <w:noWrap/>
                <w:hideMark/>
              </w:tcPr>
            </w:tcPrChange>
          </w:tcPr>
          <w:p w14:paraId="4959F531" w14:textId="56E987E0" w:rsidR="00BB1B92" w:rsidRPr="00F446B2" w:rsidRDefault="00BB1B92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0.0005</w:t>
            </w:r>
            <w:ins w:id="278" w:author="Deniz Ergüden" w:date="2024-08-12T19:43:00Z">
              <w:r w:rsidR="007C2CD7">
                <w:rPr>
                  <w:rFonts w:ascii="Times New Roman" w:hAnsi="Times New Roman" w:cs="Times New Roman"/>
                  <w:sz w:val="20"/>
                  <w:szCs w:val="20"/>
                </w:rPr>
                <w:t>0</w:t>
              </w:r>
            </w:ins>
          </w:p>
        </w:tc>
        <w:tc>
          <w:tcPr>
            <w:tcW w:w="1225" w:type="dxa"/>
            <w:noWrap/>
            <w:hideMark/>
            <w:tcPrChange w:id="279" w:author="Deniz Ergüden" w:date="2024-08-14T14:26:00Z">
              <w:tcPr>
                <w:tcW w:w="1417" w:type="dxa"/>
                <w:noWrap/>
                <w:hideMark/>
              </w:tcPr>
            </w:tcPrChange>
          </w:tcPr>
          <w:p w14:paraId="1B202B86" w14:textId="3C8F5C86" w:rsidR="00BB1B92" w:rsidRPr="00F446B2" w:rsidRDefault="00BB1B92" w:rsidP="007C2CD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3.027</w:t>
            </w:r>
            <w:del w:id="280" w:author="Deniz Ergüden" w:date="2024-08-12T19:44:00Z">
              <w:r w:rsidRPr="00F446B2" w:rsidDel="007C2CD7">
                <w:rPr>
                  <w:rFonts w:ascii="Times New Roman" w:hAnsi="Times New Roman" w:cs="Times New Roman"/>
                  <w:sz w:val="20"/>
                  <w:szCs w:val="20"/>
                </w:rPr>
                <w:delText>7</w:delText>
              </w:r>
            </w:del>
          </w:p>
        </w:tc>
        <w:tc>
          <w:tcPr>
            <w:tcW w:w="852" w:type="dxa"/>
            <w:tcPrChange w:id="281" w:author="Deniz Ergüden" w:date="2024-08-14T14:26:00Z">
              <w:tcPr>
                <w:tcW w:w="852" w:type="dxa"/>
              </w:tcPr>
            </w:tcPrChange>
          </w:tcPr>
          <w:p w14:paraId="399F381D" w14:textId="3FA37450" w:rsidR="00BB1B92" w:rsidRPr="00F446B2" w:rsidRDefault="00085C95" w:rsidP="000F17F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0.93</w:t>
            </w:r>
          </w:p>
        </w:tc>
        <w:tc>
          <w:tcPr>
            <w:tcW w:w="1836" w:type="dxa"/>
            <w:noWrap/>
            <w:hideMark/>
            <w:tcPrChange w:id="282" w:author="Deniz Ergüden" w:date="2024-08-14T14:26:00Z">
              <w:tcPr>
                <w:tcW w:w="1836" w:type="dxa"/>
                <w:noWrap/>
                <w:hideMark/>
              </w:tcPr>
            </w:tcPrChange>
          </w:tcPr>
          <w:p w14:paraId="3C327B89" w14:textId="19FDD348" w:rsidR="00BB1B92" w:rsidRPr="00F446B2" w:rsidRDefault="00BB1B9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  <w:pPrChange w:id="283" w:author="Deniz Ergüden" w:date="2024-08-12T19:3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Eastern</w:t>
            </w:r>
            <w:proofErr w:type="spellEnd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446B2">
              <w:rPr>
                <w:rFonts w:ascii="Times New Roman" w:hAnsi="Times New Roman" w:cs="Times New Roman"/>
                <w:sz w:val="20"/>
                <w:szCs w:val="20"/>
              </w:rPr>
              <w:t>Mediterranean</w:t>
            </w:r>
            <w:proofErr w:type="spellEnd"/>
          </w:p>
        </w:tc>
      </w:tr>
    </w:tbl>
    <w:p w14:paraId="3F239B82" w14:textId="0DB06C82" w:rsidR="00BB1B92" w:rsidRPr="000F17FA" w:rsidRDefault="00C741E3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ins w:id="284" w:author="Deniz Ergüden" w:date="2024-08-12T19:36:00Z">
        <w:r>
          <w:rPr>
            <w:rFonts w:ascii="Times New Roman" w:hAnsi="Times New Roman" w:cs="Times New Roman"/>
            <w:sz w:val="24"/>
            <w:szCs w:val="24"/>
            <w:lang w:val="en-US"/>
          </w:rPr>
          <w:t>F</w:t>
        </w:r>
      </w:ins>
      <w:ins w:id="285" w:author="Deniz Ergüden" w:date="2024-08-12T19:37:00Z">
        <w:r>
          <w:rPr>
            <w:rFonts w:ascii="Times New Roman" w:hAnsi="Times New Roman" w:cs="Times New Roman"/>
            <w:sz w:val="24"/>
            <w:szCs w:val="24"/>
            <w:lang w:val="en-US"/>
          </w:rPr>
          <w:t>: female, M: male</w:t>
        </w:r>
      </w:ins>
    </w:p>
    <w:p w14:paraId="2F8F136D" w14:textId="7DBC3931" w:rsidR="001B20C9" w:rsidRPr="000F17FA" w:rsidRDefault="00BB1B92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The coefficient of determination (R</w:t>
      </w:r>
      <w:r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 for </w:t>
      </w:r>
      <w:r w:rsidR="0088183F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88183F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was observed as 0.9303. The length-weight relationship (LWR) displayed a strong correlation between the length and weight of the specimens.</w:t>
      </w:r>
      <w:r w:rsidR="00085C95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Cannizzaro et al. (1995) reported the R</w:t>
      </w:r>
      <w:r w:rsidR="00085C95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2 </w:t>
      </w:r>
      <w:r w:rsidR="00085C95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value of </w:t>
      </w:r>
      <w:r w:rsidR="00085C95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085C95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at 0.97 in Sicilian Channel. </w:t>
      </w:r>
      <w:proofErr w:type="spellStart"/>
      <w:r w:rsidR="00085C95" w:rsidRPr="000F17FA">
        <w:rPr>
          <w:rFonts w:ascii="Times New Roman" w:hAnsi="Times New Roman" w:cs="Times New Roman"/>
          <w:sz w:val="24"/>
          <w:szCs w:val="24"/>
          <w:lang w:val="en-US"/>
        </w:rPr>
        <w:t>Merella</w:t>
      </w:r>
      <w:proofErr w:type="spellEnd"/>
      <w:r w:rsidR="00085C95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 (1997) found of R</w:t>
      </w:r>
      <w:r w:rsidR="00085C95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085C95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39005A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5C95" w:rsidRPr="000F17FA">
        <w:rPr>
          <w:rFonts w:ascii="Times New Roman" w:hAnsi="Times New Roman" w:cs="Times New Roman"/>
          <w:sz w:val="24"/>
          <w:szCs w:val="24"/>
          <w:lang w:val="en-US"/>
        </w:rPr>
        <w:t>as 0.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>98 in Balearic Islands</w:t>
      </w:r>
      <w:r w:rsidR="00085C95"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>Pallaoro</w:t>
      </w:r>
      <w:proofErr w:type="spellEnd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 (2005) reported an R</w:t>
      </w:r>
      <w:r w:rsidR="0039005A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39005A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0.96 in the Eastern Adriatic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br/>
        <w:t xml:space="preserve">Sea. </w:t>
      </w:r>
      <w:proofErr w:type="spellStart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>Ismen</w:t>
      </w:r>
      <w:proofErr w:type="spellEnd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 (2007; 2009) were found of R</w:t>
      </w:r>
      <w:r w:rsidR="0039005A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39005A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0.98 in the North 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lastRenderedPageBreak/>
        <w:t>Aegean Sea. Bok et al. (2011) reported an R</w:t>
      </w:r>
      <w:r w:rsidR="0039005A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39005A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0.95 in the Sea of Marmara. </w:t>
      </w:r>
      <w:proofErr w:type="spellStart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>Marouani</w:t>
      </w:r>
      <w:proofErr w:type="spellEnd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 (2012) found of R</w:t>
      </w:r>
      <w:r w:rsidR="0039005A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39005A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0.98 in Gulf of Gabès. </w:t>
      </w:r>
      <w:proofErr w:type="spellStart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>Kousteni</w:t>
      </w:r>
      <w:proofErr w:type="spellEnd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>Megalofonou</w:t>
      </w:r>
      <w:proofErr w:type="spellEnd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(2011;2015) reported an R</w:t>
      </w:r>
      <w:r w:rsidR="0039005A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39005A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S. </w:t>
      </w:r>
      <w:proofErr w:type="spellStart"/>
      <w:r w:rsidR="0039005A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>99</w:t>
      </w:r>
      <w:r w:rsidR="0039005A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Eastern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Guven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et al. (2012) 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>found of R</w:t>
      </w:r>
      <w:r w:rsidR="00A8782C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A8782C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S. </w:t>
      </w:r>
      <w:proofErr w:type="spellStart"/>
      <w:r w:rsidR="00A8782C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0.99 in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Eastern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Eronat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Ozaydin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(2014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>) reported an R</w:t>
      </w:r>
      <w:r w:rsidR="00A8782C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A8782C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0.95 in the </w:t>
      </w:r>
      <w:r w:rsidR="00A8782C" w:rsidRPr="000F17FA">
        <w:rPr>
          <w:rFonts w:ascii="Times New Roman" w:hAnsi="Times New Roman" w:cs="Times New Roman"/>
          <w:sz w:val="24"/>
          <w:szCs w:val="24"/>
        </w:rPr>
        <w:t>Central Aegean Sea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Lteif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et al. (2016) 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>found of R</w:t>
      </w:r>
      <w:r w:rsidR="00A8782C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A8782C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S. </w:t>
      </w:r>
      <w:proofErr w:type="spellStart"/>
      <w:r w:rsidR="00A8782C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0.82 in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Eastern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Oztekin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et al. (2016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>) reported an R</w:t>
      </w:r>
      <w:r w:rsidR="00A8782C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A8782C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0.97 in the </w:t>
      </w:r>
      <w:r w:rsidR="00A8782C" w:rsidRPr="000F17FA">
        <w:rPr>
          <w:rFonts w:ascii="Times New Roman" w:hAnsi="Times New Roman" w:cs="Times New Roman"/>
          <w:sz w:val="24"/>
          <w:szCs w:val="24"/>
        </w:rPr>
        <w:t>North Aegean Sea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A8782C" w:rsidRPr="000F17FA">
        <w:rPr>
          <w:rFonts w:ascii="Times New Roman" w:hAnsi="Times New Roman" w:cs="Times New Roman"/>
          <w:sz w:val="24"/>
          <w:szCs w:val="24"/>
        </w:rPr>
        <w:t>Bengil</w:t>
      </w:r>
      <w:proofErr w:type="spellEnd"/>
      <w:r w:rsidR="00A8782C" w:rsidRPr="000F17FA">
        <w:rPr>
          <w:rFonts w:ascii="Times New Roman" w:hAnsi="Times New Roman" w:cs="Times New Roman"/>
          <w:sz w:val="24"/>
          <w:szCs w:val="24"/>
        </w:rPr>
        <w:t xml:space="preserve"> (2022) 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>found of R</w:t>
      </w:r>
      <w:r w:rsidR="00A8782C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A8782C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A8782C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0.96 in </w:t>
      </w:r>
      <w:r w:rsidR="00A8782C" w:rsidRPr="000F17FA">
        <w:rPr>
          <w:rFonts w:ascii="Times New Roman" w:hAnsi="Times New Roman" w:cs="Times New Roman"/>
          <w:sz w:val="24"/>
          <w:szCs w:val="24"/>
        </w:rPr>
        <w:t xml:space="preserve">Levantine Sea. </w:t>
      </w:r>
      <w:r w:rsidR="000B152D" w:rsidRPr="000B152D">
        <w:rPr>
          <w:rFonts w:ascii="Times New Roman" w:hAnsi="Times New Roman" w:cs="Times New Roman"/>
          <w:sz w:val="24"/>
          <w:szCs w:val="24"/>
        </w:rPr>
        <w:t>Kabasakal</w:t>
      </w:r>
      <w:r w:rsidR="000B152D">
        <w:rPr>
          <w:rFonts w:ascii="Times New Roman" w:hAnsi="Times New Roman" w:cs="Times New Roman"/>
          <w:sz w:val="24"/>
          <w:szCs w:val="24"/>
        </w:rPr>
        <w:t xml:space="preserve"> et al. (2024) </w:t>
      </w:r>
      <w:r w:rsidR="000B152D" w:rsidRPr="000F17FA">
        <w:rPr>
          <w:rFonts w:ascii="Times New Roman" w:hAnsi="Times New Roman" w:cs="Times New Roman"/>
          <w:sz w:val="24"/>
          <w:szCs w:val="24"/>
          <w:lang w:val="en-US"/>
        </w:rPr>
        <w:t>reported an R</w:t>
      </w:r>
      <w:r w:rsidR="000B152D" w:rsidRPr="000F17F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0B152D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0B152D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0B152D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0.9</w:t>
      </w:r>
      <w:r w:rsidR="000B152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0B152D" w:rsidRPr="000B15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52D" w:rsidRPr="000F17FA">
        <w:rPr>
          <w:rFonts w:ascii="Times New Roman" w:hAnsi="Times New Roman" w:cs="Times New Roman"/>
          <w:sz w:val="24"/>
          <w:szCs w:val="24"/>
          <w:lang w:val="en-US"/>
        </w:rPr>
        <w:t>in the</w:t>
      </w:r>
      <w:r w:rsidR="000B15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52D" w:rsidRPr="000B152D">
        <w:rPr>
          <w:rFonts w:ascii="Times New Roman" w:hAnsi="Times New Roman" w:cs="Times New Roman"/>
          <w:sz w:val="24"/>
          <w:szCs w:val="24"/>
        </w:rPr>
        <w:t>Sea of Marmara</w:t>
      </w:r>
      <w:r w:rsidR="000B15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showed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r w:rsidR="00965B35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similar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previous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on </w:t>
      </w:r>
      <w:r w:rsidR="005B7375" w:rsidRPr="00CA2D99">
        <w:rPr>
          <w:rFonts w:ascii="Times New Roman" w:hAnsi="Times New Roman" w:cs="Times New Roman"/>
          <w:i/>
          <w:sz w:val="24"/>
          <w:szCs w:val="24"/>
        </w:rPr>
        <w:t xml:space="preserve">S. </w:t>
      </w:r>
      <w:proofErr w:type="spellStart"/>
      <w:r w:rsidR="005B7375" w:rsidRPr="00CA2D99">
        <w:rPr>
          <w:rFonts w:ascii="Times New Roman" w:hAnsi="Times New Roman" w:cs="Times New Roman"/>
          <w:i/>
          <w:sz w:val="24"/>
          <w:szCs w:val="24"/>
        </w:rPr>
        <w:t>blainville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observed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coefficient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determination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(R</w:t>
      </w:r>
      <w:r w:rsidR="005B7375" w:rsidRPr="000B152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B7375" w:rsidRPr="000F1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1).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differences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attributed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gonad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sex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nutrition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stomach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fullness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preservation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375" w:rsidRPr="000F17FA">
        <w:rPr>
          <w:rFonts w:ascii="Times New Roman" w:hAnsi="Times New Roman" w:cs="Times New Roman"/>
          <w:sz w:val="24"/>
          <w:szCs w:val="24"/>
        </w:rPr>
        <w:t>techniques</w:t>
      </w:r>
      <w:proofErr w:type="spellEnd"/>
      <w:r w:rsidR="005B7375" w:rsidRPr="000F17FA">
        <w:rPr>
          <w:rFonts w:ascii="Times New Roman" w:hAnsi="Times New Roman" w:cs="Times New Roman"/>
          <w:sz w:val="24"/>
          <w:szCs w:val="24"/>
        </w:rPr>
        <w:t xml:space="preserve"> (</w:t>
      </w:r>
      <w:r w:rsidR="001160E2" w:rsidRPr="000F17FA">
        <w:rPr>
          <w:rFonts w:ascii="Times New Roman" w:hAnsi="Times New Roman" w:cs="Times New Roman"/>
          <w:sz w:val="24"/>
          <w:szCs w:val="24"/>
        </w:rPr>
        <w:t>Turan et al., 2021; Doğdu and Turan</w:t>
      </w:r>
      <w:r w:rsidR="005B7375" w:rsidRPr="000F17FA">
        <w:rPr>
          <w:rFonts w:ascii="Times New Roman" w:hAnsi="Times New Roman" w:cs="Times New Roman"/>
          <w:sz w:val="24"/>
          <w:szCs w:val="24"/>
        </w:rPr>
        <w:t xml:space="preserve">, </w:t>
      </w:r>
      <w:r w:rsidR="001160E2" w:rsidRPr="000F17FA">
        <w:rPr>
          <w:rFonts w:ascii="Times New Roman" w:hAnsi="Times New Roman" w:cs="Times New Roman"/>
          <w:sz w:val="24"/>
          <w:szCs w:val="24"/>
        </w:rPr>
        <w:t>2024</w:t>
      </w:r>
      <w:r w:rsidR="005B7375" w:rsidRPr="000F17FA">
        <w:rPr>
          <w:rFonts w:ascii="Times New Roman" w:hAnsi="Times New Roman" w:cs="Times New Roman"/>
          <w:sz w:val="24"/>
          <w:szCs w:val="24"/>
        </w:rPr>
        <w:t>; Uyan et al., 2024).</w:t>
      </w:r>
    </w:p>
    <w:p w14:paraId="6AF56790" w14:textId="7EDACBCB" w:rsidR="001B20C9" w:rsidRPr="000F17FA" w:rsidRDefault="005B7375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In our study, the result of the growth coefficient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values was found as 3.0277 and it was concluded that the growth type was positive allometric. Cannizzaro et al. (1995) reported the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09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Sicilian Channel.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Merella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 (1997) found of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3.37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Balearic Islands.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Pallaoro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 (2005) reported an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06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Eastern Adriatic Sea.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Ismen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 (2007; 2009) found of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06 and 3.07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North Aegean Sea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, respectively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Bok et al. (2011) reported a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48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Sea of Marmara.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Marouani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 (2012) found of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Gulf of Gabès.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Kousteni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Megalofonou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(2011;2015) reported a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S. </w:t>
      </w:r>
      <w:proofErr w:type="spellStart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30 and 3.32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Eastern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="000817F3"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817F3" w:rsidRPr="000F17FA"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Guven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et al. (2012)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found of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S. </w:t>
      </w:r>
      <w:proofErr w:type="spellStart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06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Eastern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Eronat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Ozaydin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(2014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 reported a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96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r w:rsidRPr="000F17FA">
        <w:rPr>
          <w:rFonts w:ascii="Times New Roman" w:hAnsi="Times New Roman" w:cs="Times New Roman"/>
          <w:sz w:val="24"/>
          <w:szCs w:val="24"/>
        </w:rPr>
        <w:t>Central Aegean Sea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Lteif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et al. (2016)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found of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S. </w:t>
      </w:r>
      <w:proofErr w:type="spellStart"/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89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Eastern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Sea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Oztekin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et al. (2016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 reported a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95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r w:rsidRPr="000F17FA">
        <w:rPr>
          <w:rFonts w:ascii="Times New Roman" w:hAnsi="Times New Roman" w:cs="Times New Roman"/>
          <w:sz w:val="24"/>
          <w:szCs w:val="24"/>
        </w:rPr>
        <w:t>North Aegean Sea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Bengil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(2022)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found of </w:t>
      </w:r>
      <w:r w:rsidR="000817F3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17F3" w:rsidRPr="000F17FA">
        <w:rPr>
          <w:rFonts w:ascii="Times New Roman" w:hAnsi="Times New Roman" w:cs="Times New Roman"/>
          <w:sz w:val="24"/>
          <w:szCs w:val="24"/>
          <w:lang w:val="en-US"/>
        </w:rPr>
        <w:t>35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r w:rsidRPr="000F17FA">
        <w:rPr>
          <w:rFonts w:ascii="Times New Roman" w:hAnsi="Times New Roman" w:cs="Times New Roman"/>
          <w:sz w:val="24"/>
          <w:szCs w:val="24"/>
        </w:rPr>
        <w:t>Levantine Sea.</w:t>
      </w:r>
      <w:r w:rsidR="000817F3" w:rsidRPr="000F17FA">
        <w:rPr>
          <w:rFonts w:ascii="Times New Roman" w:hAnsi="Times New Roman" w:cs="Times New Roman"/>
          <w:sz w:val="24"/>
          <w:szCs w:val="24"/>
        </w:rPr>
        <w:t xml:space="preserve"> </w:t>
      </w:r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r w:rsidR="000B152D" w:rsidRPr="000B152D">
        <w:rPr>
          <w:rFonts w:ascii="Times New Roman" w:hAnsi="Times New Roman" w:cs="Times New Roman"/>
          <w:sz w:val="24"/>
          <w:szCs w:val="24"/>
        </w:rPr>
        <w:t>Kabasakal</w:t>
      </w:r>
      <w:r w:rsidR="000B152D">
        <w:rPr>
          <w:rFonts w:ascii="Times New Roman" w:hAnsi="Times New Roman" w:cs="Times New Roman"/>
          <w:sz w:val="24"/>
          <w:szCs w:val="24"/>
        </w:rPr>
        <w:t xml:space="preserve"> et al. (2024) </w:t>
      </w:r>
      <w:r w:rsidR="000B152D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reported </w:t>
      </w:r>
      <w:del w:id="286" w:author="Deniz Ergüden" w:date="2024-08-14T14:33:00Z">
        <w:r w:rsidR="000B152D" w:rsidRPr="000F17FA" w:rsidDel="006A7FA3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an </w:delText>
        </w:r>
      </w:del>
      <w:ins w:id="287" w:author="Deniz Ergüden" w:date="2024-08-14T14:33:00Z">
        <w:r w:rsidR="006A7FA3">
          <w:rPr>
            <w:rFonts w:ascii="Times New Roman" w:hAnsi="Times New Roman" w:cs="Times New Roman"/>
            <w:sz w:val="24"/>
            <w:szCs w:val="24"/>
            <w:lang w:val="en-US"/>
          </w:rPr>
          <w:t>a</w:t>
        </w:r>
        <w:r w:rsidR="006A7FA3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="000B152D" w:rsidRPr="000B152D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0B152D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value of </w:t>
      </w:r>
      <w:r w:rsidR="000B152D" w:rsidRPr="000F17FA">
        <w:rPr>
          <w:rFonts w:ascii="Times New Roman" w:hAnsi="Times New Roman" w:cs="Times New Roman"/>
          <w:i/>
          <w:iCs/>
          <w:sz w:val="24"/>
          <w:szCs w:val="24"/>
          <w:lang w:val="en-US"/>
        </w:rPr>
        <w:t>S. blainville</w:t>
      </w:r>
      <w:r w:rsidR="000B152D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r w:rsidR="000B152D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0B152D" w:rsidRPr="000F17F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B152D">
        <w:rPr>
          <w:rFonts w:ascii="Times New Roman" w:hAnsi="Times New Roman" w:cs="Times New Roman"/>
          <w:sz w:val="24"/>
          <w:szCs w:val="24"/>
          <w:lang w:val="en-US"/>
        </w:rPr>
        <w:t>02</w:t>
      </w:r>
      <w:r w:rsidR="000B152D" w:rsidRPr="000B15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52D" w:rsidRPr="000F17FA">
        <w:rPr>
          <w:rFonts w:ascii="Times New Roman" w:hAnsi="Times New Roman" w:cs="Times New Roman"/>
          <w:sz w:val="24"/>
          <w:szCs w:val="24"/>
          <w:lang w:val="en-US"/>
        </w:rPr>
        <w:t>in the</w:t>
      </w:r>
      <w:r w:rsidR="000B15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152D" w:rsidRPr="000B152D">
        <w:rPr>
          <w:rFonts w:ascii="Times New Roman" w:hAnsi="Times New Roman" w:cs="Times New Roman"/>
          <w:sz w:val="24"/>
          <w:szCs w:val="24"/>
        </w:rPr>
        <w:t>Sea of Marmara</w:t>
      </w:r>
      <w:r w:rsidR="000B15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r w:rsidR="002406A6" w:rsidRPr="000F17F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body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fish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vary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habitat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diet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Ricker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, 1975). A </w:t>
      </w:r>
      <w:r w:rsidR="002406A6" w:rsidRPr="000F17F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body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weight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fish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parallel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growth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showed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allometric growth.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previous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negative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allometric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growth (Bok et al., 2011;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Eronat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Ozaydin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2014;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Lteif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et al., 2016;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Oztekin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et al., 2016).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minor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discrepancies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attributed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multitude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including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variations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biological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size</w:t>
      </w:r>
      <w:ins w:id="288" w:author="Deniz Ergüden" w:date="2024-08-14T14:33:00Z">
        <w:r w:rsidR="006A7FA3">
          <w:rPr>
            <w:rFonts w:ascii="Times New Roman" w:hAnsi="Times New Roman" w:cs="Times New Roman"/>
            <w:sz w:val="24"/>
            <w:szCs w:val="24"/>
          </w:rPr>
          <w:t>,</w:t>
        </w:r>
      </w:ins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methodologies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="002406A6" w:rsidRPr="000F17FA">
        <w:rPr>
          <w:rFonts w:ascii="Times New Roman" w:hAnsi="Times New Roman" w:cs="Times New Roman"/>
          <w:sz w:val="24"/>
          <w:szCs w:val="24"/>
        </w:rPr>
        <w:t>Ricker</w:t>
      </w:r>
      <w:proofErr w:type="spellEnd"/>
      <w:r w:rsidR="002406A6" w:rsidRPr="000F17FA">
        <w:rPr>
          <w:rFonts w:ascii="Times New Roman" w:hAnsi="Times New Roman" w:cs="Times New Roman"/>
          <w:sz w:val="24"/>
          <w:szCs w:val="24"/>
        </w:rPr>
        <w:t xml:space="preserve">, 1975; Ergüden </w:t>
      </w:r>
      <w:proofErr w:type="spellStart"/>
      <w:r w:rsidR="001160E2" w:rsidRPr="000F17F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1160E2"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160E2" w:rsidRPr="000F17FA">
        <w:rPr>
          <w:rFonts w:ascii="Times New Roman" w:hAnsi="Times New Roman" w:cs="Times New Roman"/>
          <w:sz w:val="24"/>
          <w:szCs w:val="24"/>
        </w:rPr>
        <w:t>Doğdu</w:t>
      </w:r>
      <w:proofErr w:type="gramEnd"/>
      <w:r w:rsidR="002406A6" w:rsidRPr="000F17FA">
        <w:rPr>
          <w:rFonts w:ascii="Times New Roman" w:hAnsi="Times New Roman" w:cs="Times New Roman"/>
          <w:sz w:val="24"/>
          <w:szCs w:val="24"/>
        </w:rPr>
        <w:t>, 202</w:t>
      </w:r>
      <w:r w:rsidR="001160E2" w:rsidRPr="000F17FA">
        <w:rPr>
          <w:rFonts w:ascii="Times New Roman" w:hAnsi="Times New Roman" w:cs="Times New Roman"/>
          <w:sz w:val="24"/>
          <w:szCs w:val="24"/>
        </w:rPr>
        <w:t>0; Doğdu and Turan, 2021).</w:t>
      </w:r>
    </w:p>
    <w:p w14:paraId="7ACE3FC0" w14:textId="367CDAA2" w:rsidR="00803762" w:rsidRPr="000F17FA" w:rsidRDefault="00803762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The presence of nursery area</w:t>
      </w:r>
      <w:r w:rsidR="00965B3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small juveniles, and pregnant females is necessary to declare an area as a </w:t>
      </w:r>
      <w:bookmarkStart w:id="289" w:name="_Hlk173335012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nursery </w:t>
      </w:r>
      <w:bookmarkEnd w:id="289"/>
      <w:r w:rsidRPr="000F17FA">
        <w:rPr>
          <w:rFonts w:ascii="Times New Roman" w:hAnsi="Times New Roman" w:cs="Times New Roman"/>
          <w:sz w:val="24"/>
          <w:szCs w:val="24"/>
          <w:lang w:val="en-US"/>
        </w:rPr>
        <w:t>(Heupel et al., 2007). Heupel et al. (2007) suggested that an area requires three criteria to be identified as a nursery: (1) species are more commonly encountered in the area than other areas (2) species have a tendency to remain or return for extended periods, and (3) the area or habitat is repeatedly used across years</w:t>
      </w:r>
      <w:r w:rsidR="00A57C8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 The data obtained in our study and previous </w:t>
      </w:r>
      <w:r w:rsidR="00A57C8E" w:rsidRPr="000F17FA">
        <w:rPr>
          <w:rFonts w:ascii="Times New Roman" w:hAnsi="Times New Roman" w:cs="Times New Roman"/>
          <w:sz w:val="24"/>
          <w:szCs w:val="24"/>
          <w:lang w:val="en-US"/>
        </w:rPr>
        <w:lastRenderedPageBreak/>
        <w:t>studies in the region prove that this region is a breeding area for elasmobranch species (</w:t>
      </w:r>
      <w:proofErr w:type="spellStart"/>
      <w:r w:rsidR="00A57C8E" w:rsidRPr="000F17FA">
        <w:rPr>
          <w:rFonts w:ascii="Times New Roman" w:hAnsi="Times New Roman" w:cs="Times New Roman"/>
          <w:sz w:val="24"/>
          <w:szCs w:val="24"/>
          <w:lang w:val="en-US"/>
        </w:rPr>
        <w:t>Yaglioglu</w:t>
      </w:r>
      <w:proofErr w:type="spellEnd"/>
      <w:r w:rsidR="00A57C8E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al., 2015; </w:t>
      </w:r>
      <w:proofErr w:type="spellStart"/>
      <w:r w:rsidR="0090544F" w:rsidRPr="000F17FA">
        <w:rPr>
          <w:rFonts w:ascii="Times New Roman" w:hAnsi="Times New Roman" w:cs="Times New Roman"/>
          <w:sz w:val="24"/>
          <w:szCs w:val="24"/>
          <w:lang w:val="en-US"/>
        </w:rPr>
        <w:t>Ba</w:t>
      </w:r>
      <w:r w:rsidR="001160E2" w:rsidRPr="000F17F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0544F" w:rsidRPr="000F17FA">
        <w:rPr>
          <w:rFonts w:ascii="Times New Roman" w:hAnsi="Times New Roman" w:cs="Times New Roman"/>
          <w:sz w:val="24"/>
          <w:szCs w:val="24"/>
          <w:lang w:val="en-US"/>
        </w:rPr>
        <w:t>usta</w:t>
      </w:r>
      <w:proofErr w:type="spellEnd"/>
      <w:r w:rsidR="0090544F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et al., 2021; </w:t>
      </w:r>
      <w:r w:rsidR="00A57C8E" w:rsidRPr="000F17FA">
        <w:rPr>
          <w:rFonts w:ascii="Times New Roman" w:hAnsi="Times New Roman" w:cs="Times New Roman"/>
          <w:sz w:val="24"/>
          <w:szCs w:val="24"/>
          <w:lang w:val="en-US"/>
        </w:rPr>
        <w:t>Akyol and Şen, 2022</w:t>
      </w:r>
      <w:r w:rsidR="0090544F" w:rsidRPr="000F17FA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BAAD633" w14:textId="29743870" w:rsidR="0090544F" w:rsidRDefault="0090544F" w:rsidP="000F17FA">
      <w:pPr>
        <w:spacing w:line="276" w:lineRule="auto"/>
        <w:jc w:val="both"/>
        <w:rPr>
          <w:ins w:id="290" w:author="Deniz Ergüden" w:date="2024-08-12T19:22:00Z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conclusion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>, o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ur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data provide evidence to recognize Iskenderun Bay as a nursery area for </w:t>
      </w:r>
      <w:r w:rsidRPr="002A5B72">
        <w:rPr>
          <w:rFonts w:ascii="Times New Roman" w:hAnsi="Times New Roman" w:cs="Times New Roman"/>
          <w:sz w:val="24"/>
          <w:szCs w:val="24"/>
          <w:lang w:val="en-US"/>
        </w:rPr>
        <w:t xml:space="preserve">longnose spurdog sharks </w:t>
      </w:r>
      <w:r w:rsidRPr="002A5B72">
        <w:rPr>
          <w:rFonts w:ascii="Times New Roman" w:hAnsi="Times New Roman" w:cs="Times New Roman"/>
          <w:i/>
          <w:sz w:val="24"/>
          <w:szCs w:val="24"/>
          <w:lang w:val="en-US"/>
        </w:rPr>
        <w:t>Squalus blainville</w:t>
      </w:r>
      <w:r w:rsidRPr="002A5B72">
        <w:rPr>
          <w:rFonts w:ascii="Times New Roman" w:hAnsi="Times New Roman" w:cs="Times New Roman"/>
          <w:sz w:val="24"/>
          <w:szCs w:val="24"/>
          <w:lang w:val="en-US"/>
        </w:rPr>
        <w:t xml:space="preserve">, meeting all the criteria proposed to identify nursery </w:t>
      </w:r>
      <w:r w:rsidRPr="008714D3">
        <w:rPr>
          <w:rFonts w:ascii="Times New Roman" w:hAnsi="Times New Roman" w:cs="Times New Roman"/>
          <w:sz w:val="24"/>
          <w:szCs w:val="24"/>
          <w:lang w:val="en-US"/>
        </w:rPr>
        <w:t>areas</w:t>
      </w:r>
      <w:r w:rsidR="002A5B72"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ins w:id="291" w:author="Deniz Ergüden" w:date="2024-08-13T18:30:00Z">
        <w:r w:rsidR="004F3596" w:rsidRPr="008714D3">
          <w:rPr>
            <w:rFonts w:ascii="Times New Roman" w:hAnsi="Times New Roman" w:cs="Times New Roman"/>
            <w:sz w:val="24"/>
            <w:szCs w:val="24"/>
            <w:lang w:val="en-US"/>
          </w:rPr>
          <w:t>Castro, 1993</w:t>
        </w:r>
        <w:r w:rsidR="004F3596">
          <w:rPr>
            <w:rFonts w:ascii="Times New Roman" w:hAnsi="Times New Roman" w:cs="Times New Roman"/>
            <w:sz w:val="24"/>
            <w:szCs w:val="24"/>
            <w:lang w:val="en-US"/>
          </w:rPr>
          <w:t xml:space="preserve">; </w:t>
        </w:r>
      </w:ins>
      <w:proofErr w:type="spellStart"/>
      <w:r w:rsidR="002A5B72" w:rsidRPr="008714D3">
        <w:rPr>
          <w:rFonts w:ascii="Times New Roman" w:hAnsi="Times New Roman" w:cs="Times New Roman"/>
          <w:sz w:val="24"/>
          <w:szCs w:val="24"/>
          <w:lang w:val="en-US"/>
        </w:rPr>
        <w:t>Heupel</w:t>
      </w:r>
      <w:proofErr w:type="spellEnd"/>
      <w:r w:rsidR="002A5B72"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 et al</w:t>
      </w:r>
      <w:proofErr w:type="gramStart"/>
      <w:r w:rsidR="002A5B72" w:rsidRPr="008714D3">
        <w:rPr>
          <w:rFonts w:ascii="Times New Roman" w:hAnsi="Times New Roman" w:cs="Times New Roman"/>
          <w:sz w:val="24"/>
          <w:szCs w:val="24"/>
          <w:lang w:val="en-US"/>
        </w:rPr>
        <w:t>.,</w:t>
      </w:r>
      <w:proofErr w:type="gramEnd"/>
      <w:r w:rsidR="002A5B72"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 2007</w:t>
      </w:r>
      <w:del w:id="292" w:author="Deniz Ergüden" w:date="2024-08-13T18:30:00Z">
        <w:r w:rsidR="002A5B72" w:rsidRPr="008714D3" w:rsidDel="004F3596">
          <w:rPr>
            <w:rFonts w:ascii="Times New Roman" w:hAnsi="Times New Roman" w:cs="Times New Roman"/>
            <w:sz w:val="24"/>
            <w:szCs w:val="24"/>
            <w:lang w:val="en-US"/>
          </w:rPr>
          <w:delText>; Castro, 1993</w:delText>
        </w:r>
      </w:del>
      <w:r w:rsidR="002A5B72" w:rsidRPr="008714D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. These </w:t>
      </w:r>
      <w:r w:rsidRPr="002A5B72">
        <w:rPr>
          <w:rFonts w:ascii="Times New Roman" w:hAnsi="Times New Roman" w:cs="Times New Roman"/>
          <w:sz w:val="24"/>
          <w:szCs w:val="24"/>
          <w:lang w:val="en-US"/>
        </w:rPr>
        <w:t>findings constitute the first documented evidence of a longnose spurdog shark nursery area in the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Iskenderun Bay in Turkish marine waters. </w:t>
      </w:r>
    </w:p>
    <w:p w14:paraId="598989B0" w14:textId="77777777" w:rsidR="001A55E3" w:rsidRPr="000F17FA" w:rsidRDefault="001A55E3" w:rsidP="00A21C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pPrChange w:id="293" w:author="Deniz Ergüden" w:date="2024-08-14T14:28:00Z">
          <w:pPr>
            <w:spacing w:line="276" w:lineRule="auto"/>
            <w:jc w:val="both"/>
          </w:pPr>
        </w:pPrChange>
      </w:pPr>
    </w:p>
    <w:p w14:paraId="2A80E541" w14:textId="77777777" w:rsidR="005B6C07" w:rsidRPr="000F17FA" w:rsidRDefault="005B6C07" w:rsidP="000F1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bCs/>
          <w:sz w:val="24"/>
          <w:szCs w:val="24"/>
          <w:lang w:val="en-US"/>
        </w:rPr>
        <w:t>Acknowledgements</w:t>
      </w:r>
    </w:p>
    <w:p w14:paraId="3332FE11" w14:textId="2AC938D0" w:rsidR="00AE6203" w:rsidRDefault="000F17FA" w:rsidP="000F17FA">
      <w:pPr>
        <w:spacing w:line="276" w:lineRule="auto"/>
        <w:jc w:val="both"/>
        <w:rPr>
          <w:ins w:id="294" w:author="Deniz Ergüden" w:date="2024-08-14T14:33:00Z"/>
          <w:rFonts w:ascii="Times New Roman" w:hAnsi="Times New Roman" w:cs="Times New Roman"/>
          <w:sz w:val="24"/>
          <w:szCs w:val="24"/>
          <w:lang w:val="en-US"/>
        </w:rPr>
      </w:pPr>
      <w:r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This study was supported by </w:t>
      </w:r>
      <w:r w:rsidR="00F96D3D"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Turquoise Coast Environment Fund-Turkey </w:t>
      </w:r>
      <w:r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with the project “Restoration, Conservation and Monitoring of Shark and Stingray Species Habitats in </w:t>
      </w:r>
      <w:proofErr w:type="spellStart"/>
      <w:r w:rsidRPr="008714D3">
        <w:rPr>
          <w:rFonts w:ascii="Times New Roman" w:hAnsi="Times New Roman" w:cs="Times New Roman"/>
          <w:sz w:val="24"/>
          <w:szCs w:val="24"/>
          <w:lang w:val="en-US"/>
        </w:rPr>
        <w:t>Hatay</w:t>
      </w:r>
      <w:proofErr w:type="spellEnd"/>
      <w:r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714D3">
        <w:rPr>
          <w:rFonts w:ascii="Times New Roman" w:hAnsi="Times New Roman" w:cs="Times New Roman"/>
          <w:sz w:val="24"/>
          <w:szCs w:val="24"/>
          <w:lang w:val="en-US"/>
        </w:rPr>
        <w:t>Sam</w:t>
      </w:r>
      <w:r w:rsidR="00F96D3D" w:rsidRPr="008714D3">
        <w:rPr>
          <w:rFonts w:ascii="Times New Roman" w:hAnsi="Times New Roman" w:cs="Times New Roman"/>
          <w:sz w:val="24"/>
          <w:szCs w:val="24"/>
          <w:lang w:val="en-US"/>
        </w:rPr>
        <w:t>andağ</w:t>
      </w:r>
      <w:proofErr w:type="spellEnd"/>
      <w:r w:rsidR="00F96D3D"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96D3D" w:rsidRPr="008714D3">
        <w:rPr>
          <w:rFonts w:ascii="Times New Roman" w:hAnsi="Times New Roman" w:cs="Times New Roman"/>
          <w:sz w:val="24"/>
          <w:szCs w:val="24"/>
          <w:lang w:val="en-US"/>
        </w:rPr>
        <w:t>Hırlavuk</w:t>
      </w:r>
      <w:proofErr w:type="spellEnd"/>
      <w:r w:rsidR="00F96D3D"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 Coast-TCEF-2024”, carried out by</w:t>
      </w:r>
      <w:r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96D3D"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the Nature and Science Society (www.dogavebilim.com). </w:t>
      </w:r>
      <w:r w:rsidR="00AE6203" w:rsidRPr="008714D3">
        <w:rPr>
          <w:rFonts w:ascii="Times New Roman" w:hAnsi="Times New Roman" w:cs="Times New Roman"/>
          <w:sz w:val="24"/>
          <w:szCs w:val="24"/>
          <w:lang w:val="en-US"/>
        </w:rPr>
        <w:t>Some part of this study was presented at the International Workshop on Elasmobranches</w:t>
      </w:r>
      <w:r w:rsidR="00F96D3D" w:rsidRPr="008714D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E6203"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 05 July 2024, Iskenderun, </w:t>
      </w:r>
      <w:proofErr w:type="spellStart"/>
      <w:r w:rsidR="00AE6203" w:rsidRPr="008714D3">
        <w:rPr>
          <w:rFonts w:ascii="Times New Roman" w:hAnsi="Times New Roman" w:cs="Times New Roman"/>
          <w:sz w:val="24"/>
          <w:szCs w:val="24"/>
          <w:lang w:val="en-US"/>
        </w:rPr>
        <w:t>Hatay</w:t>
      </w:r>
      <w:proofErr w:type="spellEnd"/>
      <w:r w:rsidR="00AE6203" w:rsidRPr="008714D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E6203" w:rsidRPr="008714D3">
        <w:rPr>
          <w:rFonts w:ascii="Times New Roman" w:hAnsi="Times New Roman" w:cs="Times New Roman"/>
          <w:sz w:val="24"/>
          <w:szCs w:val="24"/>
          <w:lang w:val="en-US"/>
        </w:rPr>
        <w:t>Türkiye</w:t>
      </w:r>
      <w:proofErr w:type="spellEnd"/>
      <w:r w:rsidR="00AE6203" w:rsidRPr="008714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954607" w14:textId="77777777" w:rsidR="006A7FA3" w:rsidRPr="008714D3" w:rsidRDefault="006A7FA3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17D2E6" w14:textId="770258E7" w:rsidR="005B6C07" w:rsidRPr="000F17FA" w:rsidRDefault="005B6C07" w:rsidP="000F1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Conflict of Interests </w:t>
      </w:r>
    </w:p>
    <w:p w14:paraId="072B52C6" w14:textId="6EDC596E" w:rsidR="005B6C07" w:rsidRDefault="005B6C07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author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(s)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declare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they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actual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perceived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conflict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interest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097BA7" w14:textId="77777777" w:rsidR="000B152D" w:rsidRPr="000B152D" w:rsidRDefault="000B152D" w:rsidP="000B152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152D">
        <w:rPr>
          <w:rFonts w:ascii="Times New Roman" w:hAnsi="Times New Roman" w:cs="Times New Roman"/>
          <w:b/>
          <w:bCs/>
          <w:sz w:val="24"/>
          <w:szCs w:val="24"/>
        </w:rPr>
        <w:t xml:space="preserve">Author </w:t>
      </w:r>
      <w:proofErr w:type="spellStart"/>
      <w:r w:rsidRPr="000B152D">
        <w:rPr>
          <w:rFonts w:ascii="Times New Roman" w:hAnsi="Times New Roman" w:cs="Times New Roman"/>
          <w:b/>
          <w:bCs/>
          <w:sz w:val="24"/>
          <w:szCs w:val="24"/>
        </w:rPr>
        <w:t>Contributions</w:t>
      </w:r>
      <w:proofErr w:type="spellEnd"/>
    </w:p>
    <w:p w14:paraId="538D90CD" w14:textId="742E3EC9" w:rsidR="000B152D" w:rsidRPr="000F17FA" w:rsidRDefault="000B152D" w:rsidP="000B15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152D">
        <w:rPr>
          <w:rFonts w:ascii="Times New Roman" w:hAnsi="Times New Roman" w:cs="Times New Roman"/>
          <w:sz w:val="24"/>
          <w:szCs w:val="24"/>
        </w:rPr>
        <w:t xml:space="preserve">C.T., </w:t>
      </w:r>
      <w:r>
        <w:rPr>
          <w:rFonts w:ascii="Times New Roman" w:hAnsi="Times New Roman" w:cs="Times New Roman"/>
          <w:sz w:val="24"/>
          <w:szCs w:val="24"/>
        </w:rPr>
        <w:t>S.A.D.</w:t>
      </w:r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A.S</w:t>
      </w:r>
      <w:r w:rsidRPr="000B15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performed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experiments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drafted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manuscript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Authors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reviewed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approved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52D">
        <w:rPr>
          <w:rFonts w:ascii="Times New Roman" w:hAnsi="Times New Roman" w:cs="Times New Roman"/>
          <w:sz w:val="24"/>
          <w:szCs w:val="24"/>
        </w:rPr>
        <w:t>manuscript</w:t>
      </w:r>
      <w:proofErr w:type="spellEnd"/>
      <w:r w:rsidRPr="000B152D">
        <w:rPr>
          <w:rFonts w:ascii="Times New Roman" w:hAnsi="Times New Roman" w:cs="Times New Roman"/>
          <w:sz w:val="24"/>
          <w:szCs w:val="24"/>
        </w:rPr>
        <w:t>.</w:t>
      </w:r>
    </w:p>
    <w:p w14:paraId="0DD7D014" w14:textId="5F92C12A" w:rsidR="005B6C07" w:rsidRPr="000F17FA" w:rsidRDefault="005B6C07" w:rsidP="000F1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Ethics Committee Permission </w:t>
      </w:r>
    </w:p>
    <w:p w14:paraId="6C66EF0D" w14:textId="3AE604D7" w:rsidR="005B6C07" w:rsidRDefault="005B6C07" w:rsidP="000F17FA">
      <w:pPr>
        <w:spacing w:line="276" w:lineRule="auto"/>
        <w:jc w:val="both"/>
        <w:rPr>
          <w:ins w:id="295" w:author="Deniz Ergüden" w:date="2024-08-14T14:28:00Z"/>
          <w:rFonts w:ascii="Times New Roman" w:hAnsi="Times New Roman" w:cs="Times New Roman"/>
          <w:sz w:val="24"/>
          <w:szCs w:val="24"/>
        </w:rPr>
      </w:pPr>
      <w:r w:rsidRPr="000F17FA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ethics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committee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permissions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5B35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0F17FA">
        <w:rPr>
          <w:rFonts w:ascii="Times New Roman" w:hAnsi="Times New Roman" w:cs="Times New Roman"/>
          <w:sz w:val="24"/>
          <w:szCs w:val="24"/>
        </w:rPr>
        <w:t>.</w:t>
      </w:r>
    </w:p>
    <w:p w14:paraId="25549203" w14:textId="77777777" w:rsidR="00A21C94" w:rsidRPr="000F17FA" w:rsidRDefault="00A21C94" w:rsidP="000F1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A938FA" w14:textId="0FA5DF2E" w:rsidR="00AE6203" w:rsidRPr="000F17FA" w:rsidRDefault="00AE6203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References </w:t>
      </w:r>
    </w:p>
    <w:p w14:paraId="4A479B93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Akyol, O., and Şen, H. (2022). Recent observations on sandbar shark </w:t>
      </w:r>
      <w:proofErr w:type="spellStart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296" w:author="Deniz Ergüden" w:date="2024-08-12T19:25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Carcharhinus</w:t>
      </w:r>
      <w:proofErr w:type="spellEnd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297" w:author="Deniz Ergüden" w:date="2024-08-12T19:25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</w:t>
      </w:r>
      <w:proofErr w:type="spellStart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298" w:author="Deniz Ergüden" w:date="2024-08-12T19:25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plumbeus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Carchardinidae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 around sea cages of fish farms in Iskenderun Bay (Türkiye, eastern Mediterranean Sea).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the Black Sea/Mediterranean Environment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28(3), 361-366.</w:t>
      </w:r>
    </w:p>
    <w:p w14:paraId="38282BF9" w14:textId="343C06A7" w:rsidR="001160E2" w:rsidRPr="000F17FA" w:rsidDel="002814EC" w:rsidRDefault="001160E2" w:rsidP="000F17FA">
      <w:pPr>
        <w:spacing w:line="276" w:lineRule="auto"/>
        <w:ind w:left="567" w:hanging="567"/>
        <w:jc w:val="both"/>
        <w:rPr>
          <w:del w:id="299" w:author="Deniz Ergüden" w:date="2024-08-12T19:26:00Z"/>
          <w:rFonts w:ascii="Times New Roman" w:hAnsi="Times New Roman" w:cs="Times New Roman"/>
          <w:sz w:val="24"/>
          <w:szCs w:val="24"/>
          <w:lang w:val="en-US"/>
        </w:rPr>
      </w:pPr>
      <w:commentRangeStart w:id="300"/>
      <w:del w:id="301" w:author="Deniz Ergüden" w:date="2024-08-12T19:26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Basusta, N., Basusta, A., &amp; Ozyurt, C. E. (2021). Evidence of a second nursery area of the sandbar shark, </w:delText>
        </w:r>
        <w:r w:rsidRPr="002814EC" w:rsidDel="002814EC">
          <w:rPr>
            <w:rFonts w:ascii="Times New Roman" w:hAnsi="Times New Roman" w:cs="Times New Roman"/>
            <w:i/>
            <w:sz w:val="24"/>
            <w:szCs w:val="24"/>
            <w:lang w:val="en-US"/>
            <w:rPrChange w:id="302" w:author="Deniz Ergüden" w:date="2024-08-12T19:25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>Carcharhinus plumbeus</w:delText>
        </w:r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(Nardo, 1827) in the Eastern Mediterranean Sea. </w:delText>
        </w:r>
        <w:r w:rsidRPr="00D61F89" w:rsidDel="002814E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delText>Mediterranean Marine Science</w:delText>
        </w:r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, 22(1), 20-26.</w:delText>
        </w:r>
      </w:del>
      <w:commentRangeEnd w:id="300"/>
      <w:r w:rsidR="002814EC">
        <w:rPr>
          <w:rStyle w:val="AklamaBavurusu"/>
        </w:rPr>
        <w:commentReference w:id="300"/>
      </w:r>
    </w:p>
    <w:p w14:paraId="782BB390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Başusta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N., Başusta, A., and Özbek, E. Ö. (2016). Cartilaginous fishes and fisheries in the Mediterranean coast of Turkey.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Turkish part of the Mediterranean Sea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248-274.</w:t>
      </w:r>
    </w:p>
    <w:p w14:paraId="3F949FC9" w14:textId="409FCFB8" w:rsidR="001160E2" w:rsidRDefault="001160E2" w:rsidP="000F17FA">
      <w:pPr>
        <w:spacing w:line="276" w:lineRule="auto"/>
        <w:ind w:left="567" w:hanging="567"/>
        <w:jc w:val="both"/>
        <w:rPr>
          <w:ins w:id="303" w:author="Deniz Ergüden" w:date="2024-08-12T19:46:00Z"/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lastRenderedPageBreak/>
        <w:t>Basusta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N.,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Basusta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A., and Ozyurt, C. E. (2021). Evidence of a second nursery area of the sandbar shark, </w:t>
      </w:r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304" w:author="Deniz Ergüden" w:date="2024-08-12T19:25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Carcharhinus plumbeus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(Nardo, 1827) in the Eastern Mediterranean Sea.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Mediterranean Marine Science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22(1), 20-26.</w:t>
      </w:r>
    </w:p>
    <w:p w14:paraId="4DF0AE38" w14:textId="5E952F41" w:rsidR="0058004D" w:rsidRPr="0058004D" w:rsidRDefault="0058004D" w:rsidP="0058004D">
      <w:pPr>
        <w:spacing w:line="276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ins w:id="305" w:author="Deniz Ergüden" w:date="2024-08-12T19:46:00Z">
        <w:r>
          <w:rPr>
            <w:rFonts w:ascii="Times New Roman" w:hAnsi="Times New Roman" w:cs="Times New Roman"/>
            <w:sz w:val="24"/>
            <w:szCs w:val="24"/>
            <w:lang w:val="en-US"/>
          </w:rPr>
          <w:t>Bayhan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, Y. K., Ergüden, D.,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Cartes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, J. </w:t>
        </w:r>
      </w:ins>
      <w:ins w:id="306" w:author="Deniz Ergüden" w:date="2024-08-12T19:4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E. (2018). </w:t>
        </w:r>
        <w:proofErr w:type="spellStart"/>
        <w:r w:rsidRPr="0058004D">
          <w:rPr>
            <w:rStyle w:val="fontstyle01"/>
            <w:b w:val="0"/>
            <w:sz w:val="24"/>
            <w:szCs w:val="24"/>
          </w:rPr>
          <w:t>Deep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  <w:proofErr w:type="spellStart"/>
        <w:r w:rsidRPr="0058004D">
          <w:rPr>
            <w:rStyle w:val="fontstyle01"/>
            <w:b w:val="0"/>
            <w:sz w:val="24"/>
            <w:szCs w:val="24"/>
          </w:rPr>
          <w:t>sea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  <w:proofErr w:type="spellStart"/>
        <w:r w:rsidRPr="0058004D">
          <w:rPr>
            <w:rStyle w:val="fontstyle01"/>
            <w:b w:val="0"/>
            <w:sz w:val="24"/>
            <w:szCs w:val="24"/>
          </w:rPr>
          <w:t>fisheries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in Mersin Bay, </w:t>
        </w:r>
        <w:proofErr w:type="spellStart"/>
        <w:r w:rsidRPr="0058004D">
          <w:rPr>
            <w:rStyle w:val="fontstyle01"/>
            <w:b w:val="0"/>
            <w:sz w:val="24"/>
            <w:szCs w:val="24"/>
          </w:rPr>
          <w:t>Turkey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, </w:t>
        </w:r>
        <w:proofErr w:type="spellStart"/>
        <w:r w:rsidRPr="0058004D">
          <w:rPr>
            <w:rStyle w:val="fontstyle01"/>
            <w:b w:val="0"/>
            <w:sz w:val="24"/>
            <w:szCs w:val="24"/>
          </w:rPr>
          <w:t>Eastern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  <w:proofErr w:type="spellStart"/>
        <w:r w:rsidRPr="0058004D">
          <w:rPr>
            <w:rStyle w:val="fontstyle01"/>
            <w:b w:val="0"/>
            <w:sz w:val="24"/>
            <w:szCs w:val="24"/>
          </w:rPr>
          <w:t>Mediterranean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: </w:t>
        </w:r>
        <w:proofErr w:type="spellStart"/>
        <w:r w:rsidRPr="0058004D">
          <w:rPr>
            <w:rStyle w:val="fontstyle01"/>
            <w:b w:val="0"/>
            <w:sz w:val="24"/>
            <w:szCs w:val="24"/>
          </w:rPr>
          <w:t>Diversity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  <w:proofErr w:type="spellStart"/>
        <w:r w:rsidRPr="0058004D">
          <w:rPr>
            <w:rStyle w:val="fontstyle01"/>
            <w:b w:val="0"/>
            <w:sz w:val="24"/>
            <w:szCs w:val="24"/>
          </w:rPr>
          <w:t>and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</w:ins>
      <w:proofErr w:type="spellStart"/>
      <w:ins w:id="307" w:author="Deniz Ergüden" w:date="2024-08-12T19:48:00Z">
        <w:r w:rsidRPr="0058004D">
          <w:rPr>
            <w:rStyle w:val="fontstyle01"/>
            <w:b w:val="0"/>
            <w:sz w:val="24"/>
            <w:szCs w:val="24"/>
          </w:rPr>
          <w:t>a</w:t>
        </w:r>
      </w:ins>
      <w:ins w:id="308" w:author="Deniz Ergüden" w:date="2024-08-12T19:47:00Z">
        <w:r w:rsidRPr="0058004D">
          <w:rPr>
            <w:rStyle w:val="fontstyle01"/>
            <w:b w:val="0"/>
            <w:sz w:val="24"/>
            <w:szCs w:val="24"/>
          </w:rPr>
          <w:t>bundance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</w:ins>
      <w:ins w:id="309" w:author="Deniz Ergüden" w:date="2024-08-12T19:48:00Z">
        <w:r w:rsidRPr="0058004D">
          <w:rPr>
            <w:rStyle w:val="fontstyle01"/>
            <w:b w:val="0"/>
            <w:sz w:val="24"/>
            <w:szCs w:val="24"/>
          </w:rPr>
          <w:t>o</w:t>
        </w:r>
      </w:ins>
      <w:ins w:id="310" w:author="Deniz Ergüden" w:date="2024-08-12T19:47:00Z">
        <w:r w:rsidRPr="0058004D">
          <w:rPr>
            <w:rStyle w:val="fontstyle01"/>
            <w:b w:val="0"/>
            <w:sz w:val="24"/>
            <w:szCs w:val="24"/>
          </w:rPr>
          <w:t xml:space="preserve">f </w:t>
        </w:r>
      </w:ins>
      <w:proofErr w:type="spellStart"/>
      <w:ins w:id="311" w:author="Deniz Ergüden" w:date="2024-08-12T19:48:00Z">
        <w:r w:rsidRPr="0058004D">
          <w:rPr>
            <w:rStyle w:val="fontstyle01"/>
            <w:b w:val="0"/>
            <w:sz w:val="24"/>
            <w:szCs w:val="24"/>
          </w:rPr>
          <w:t>s</w:t>
        </w:r>
      </w:ins>
      <w:ins w:id="312" w:author="Deniz Ergüden" w:date="2024-08-12T19:47:00Z">
        <w:r w:rsidRPr="0058004D">
          <w:rPr>
            <w:rStyle w:val="fontstyle01"/>
            <w:b w:val="0"/>
            <w:sz w:val="24"/>
            <w:szCs w:val="24"/>
          </w:rPr>
          <w:t>hrimps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</w:ins>
      <w:proofErr w:type="spellStart"/>
      <w:ins w:id="313" w:author="Deniz Ergüden" w:date="2024-08-12T19:48:00Z">
        <w:r w:rsidRPr="0058004D">
          <w:rPr>
            <w:rStyle w:val="fontstyle01"/>
            <w:b w:val="0"/>
            <w:sz w:val="24"/>
            <w:szCs w:val="24"/>
          </w:rPr>
          <w:t>a</w:t>
        </w:r>
      </w:ins>
      <w:ins w:id="314" w:author="Deniz Ergüden" w:date="2024-08-12T19:47:00Z">
        <w:r w:rsidRPr="0058004D">
          <w:rPr>
            <w:rStyle w:val="fontstyle01"/>
            <w:b w:val="0"/>
            <w:sz w:val="24"/>
            <w:szCs w:val="24"/>
          </w:rPr>
          <w:t>nd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</w:ins>
      <w:proofErr w:type="spellStart"/>
      <w:ins w:id="315" w:author="Deniz Ergüden" w:date="2024-08-12T19:48:00Z">
        <w:r w:rsidRPr="0058004D">
          <w:rPr>
            <w:rStyle w:val="fontstyle01"/>
            <w:b w:val="0"/>
            <w:sz w:val="24"/>
            <w:szCs w:val="24"/>
          </w:rPr>
          <w:t>b</w:t>
        </w:r>
      </w:ins>
      <w:ins w:id="316" w:author="Deniz Ergüden" w:date="2024-08-12T19:47:00Z">
        <w:r w:rsidRPr="0058004D">
          <w:rPr>
            <w:rStyle w:val="fontstyle01"/>
            <w:b w:val="0"/>
            <w:sz w:val="24"/>
            <w:szCs w:val="24"/>
          </w:rPr>
          <w:t>enthic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</w:ins>
      <w:proofErr w:type="spellStart"/>
      <w:ins w:id="317" w:author="Deniz Ergüden" w:date="2024-08-12T19:48:00Z">
        <w:r w:rsidRPr="0058004D">
          <w:rPr>
            <w:rStyle w:val="fontstyle01"/>
            <w:b w:val="0"/>
            <w:sz w:val="24"/>
            <w:szCs w:val="24"/>
          </w:rPr>
          <w:t>f</w:t>
        </w:r>
      </w:ins>
      <w:ins w:id="318" w:author="Deniz Ergüden" w:date="2024-08-12T19:47:00Z">
        <w:r w:rsidRPr="0058004D">
          <w:rPr>
            <w:rStyle w:val="fontstyle01"/>
            <w:b w:val="0"/>
            <w:sz w:val="24"/>
            <w:szCs w:val="24"/>
          </w:rPr>
          <w:t>ish</w:t>
        </w:r>
        <w:proofErr w:type="spellEnd"/>
        <w:r w:rsidRPr="0058004D">
          <w:rPr>
            <w:rStyle w:val="fontstyle01"/>
            <w:b w:val="0"/>
            <w:sz w:val="24"/>
            <w:szCs w:val="24"/>
          </w:rPr>
          <w:t xml:space="preserve"> </w:t>
        </w:r>
      </w:ins>
      <w:proofErr w:type="gramStart"/>
      <w:ins w:id="319" w:author="Deniz Ergüden" w:date="2024-08-12T19:48:00Z">
        <w:r>
          <w:rPr>
            <w:rStyle w:val="fontstyle01"/>
            <w:b w:val="0"/>
            <w:sz w:val="24"/>
            <w:szCs w:val="24"/>
          </w:rPr>
          <w:t>fauna</w:t>
        </w:r>
        <w:proofErr w:type="gramEnd"/>
        <w:r>
          <w:rPr>
            <w:rStyle w:val="fontstyle01"/>
            <w:b w:val="0"/>
            <w:sz w:val="24"/>
            <w:szCs w:val="24"/>
          </w:rPr>
          <w:t xml:space="preserve">. </w:t>
        </w:r>
        <w:proofErr w:type="spellStart"/>
        <w:r w:rsidRPr="0058004D">
          <w:rPr>
            <w:rStyle w:val="fontstyle01"/>
            <w:b w:val="0"/>
            <w:i/>
            <w:sz w:val="24"/>
            <w:szCs w:val="24"/>
            <w:rPrChange w:id="320" w:author="Deniz Ergüden" w:date="2024-08-12T19:49:00Z">
              <w:rPr>
                <w:rStyle w:val="fontstyle01"/>
                <w:b w:val="0"/>
                <w:sz w:val="24"/>
                <w:szCs w:val="24"/>
              </w:rPr>
            </w:rPrChange>
          </w:rPr>
          <w:t>Acta</w:t>
        </w:r>
        <w:proofErr w:type="spellEnd"/>
        <w:r w:rsidRPr="0058004D">
          <w:rPr>
            <w:rStyle w:val="fontstyle01"/>
            <w:b w:val="0"/>
            <w:i/>
            <w:sz w:val="24"/>
            <w:szCs w:val="24"/>
            <w:rPrChange w:id="321" w:author="Deniz Ergüden" w:date="2024-08-12T19:49:00Z">
              <w:rPr>
                <w:rStyle w:val="fontstyle01"/>
                <w:b w:val="0"/>
                <w:sz w:val="24"/>
                <w:szCs w:val="24"/>
              </w:rPr>
            </w:rPrChange>
          </w:rPr>
          <w:t xml:space="preserve"> </w:t>
        </w:r>
        <w:proofErr w:type="spellStart"/>
        <w:r w:rsidRPr="0058004D">
          <w:rPr>
            <w:rStyle w:val="fontstyle01"/>
            <w:b w:val="0"/>
            <w:i/>
            <w:sz w:val="24"/>
            <w:szCs w:val="24"/>
            <w:rPrChange w:id="322" w:author="Deniz Ergüden" w:date="2024-08-12T19:49:00Z">
              <w:rPr>
                <w:rStyle w:val="fontstyle01"/>
                <w:b w:val="0"/>
                <w:sz w:val="24"/>
                <w:szCs w:val="24"/>
              </w:rPr>
            </w:rPrChange>
          </w:rPr>
          <w:t>Zoologica</w:t>
        </w:r>
        <w:proofErr w:type="spellEnd"/>
        <w:r w:rsidRPr="0058004D">
          <w:rPr>
            <w:rStyle w:val="fontstyle01"/>
            <w:b w:val="0"/>
            <w:i/>
            <w:sz w:val="24"/>
            <w:szCs w:val="24"/>
            <w:rPrChange w:id="323" w:author="Deniz Ergüden" w:date="2024-08-12T19:49:00Z">
              <w:rPr>
                <w:rStyle w:val="fontstyle01"/>
                <w:b w:val="0"/>
                <w:sz w:val="24"/>
                <w:szCs w:val="24"/>
              </w:rPr>
            </w:rPrChange>
          </w:rPr>
          <w:t xml:space="preserve"> </w:t>
        </w:r>
      </w:ins>
      <w:proofErr w:type="spellStart"/>
      <w:ins w:id="324" w:author="Deniz Ergüden" w:date="2024-08-12T19:49:00Z">
        <w:r w:rsidRPr="0058004D">
          <w:rPr>
            <w:rStyle w:val="fontstyle01"/>
            <w:b w:val="0"/>
            <w:i/>
            <w:sz w:val="24"/>
            <w:szCs w:val="24"/>
            <w:rPrChange w:id="325" w:author="Deniz Ergüden" w:date="2024-08-12T19:49:00Z">
              <w:rPr>
                <w:rStyle w:val="fontstyle01"/>
                <w:b w:val="0"/>
                <w:sz w:val="24"/>
                <w:szCs w:val="24"/>
              </w:rPr>
            </w:rPrChange>
          </w:rPr>
          <w:t>Bulgarica</w:t>
        </w:r>
        <w:proofErr w:type="spellEnd"/>
        <w:r>
          <w:rPr>
            <w:rStyle w:val="fontstyle01"/>
            <w:b w:val="0"/>
            <w:sz w:val="24"/>
            <w:szCs w:val="24"/>
          </w:rPr>
          <w:t>, 70 (2): 259-268.</w:t>
        </w:r>
      </w:ins>
    </w:p>
    <w:p w14:paraId="43C2C141" w14:textId="089CF553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Bengil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E. G. T. (2022). Biology and ecology of </w:t>
      </w:r>
      <w:proofErr w:type="spellStart"/>
      <w:ins w:id="326" w:author="Deniz Ergüden" w:date="2024-08-12T19:26:00Z">
        <w:r w:rsidR="002814EC" w:rsidRPr="002814EC">
          <w:rPr>
            <w:rFonts w:ascii="Times New Roman" w:hAnsi="Times New Roman" w:cs="Times New Roman"/>
            <w:i/>
            <w:sz w:val="24"/>
            <w:szCs w:val="24"/>
            <w:lang w:val="en-US"/>
            <w:rPrChange w:id="327" w:author="Deniz Ergüden" w:date="2024-08-12T19:26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S</w:t>
        </w:r>
      </w:ins>
      <w:del w:id="328" w:author="Deniz Ergüden" w:date="2024-08-12T19:26:00Z">
        <w:r w:rsidRPr="002814EC" w:rsidDel="002814EC">
          <w:rPr>
            <w:rFonts w:ascii="Times New Roman" w:hAnsi="Times New Roman" w:cs="Times New Roman"/>
            <w:i/>
            <w:sz w:val="24"/>
            <w:szCs w:val="24"/>
            <w:lang w:val="en-US"/>
            <w:rPrChange w:id="329" w:author="Deniz Ergüden" w:date="2024-08-12T19:26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>s</w:delText>
        </w:r>
      </w:del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330" w:author="Deniz Ergüden" w:date="2024-08-12T19:26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qualus</w:t>
      </w:r>
      <w:proofErr w:type="spellEnd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331" w:author="Deniz Ergüden" w:date="2024-08-12T19:26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</w:t>
      </w:r>
      <w:proofErr w:type="spellStart"/>
      <w:ins w:id="332" w:author="Deniz Ergüden" w:date="2024-08-12T19:26:00Z">
        <w:r w:rsidR="002814EC" w:rsidRPr="002814EC">
          <w:rPr>
            <w:rFonts w:ascii="Times New Roman" w:hAnsi="Times New Roman" w:cs="Times New Roman"/>
            <w:i/>
            <w:sz w:val="24"/>
            <w:szCs w:val="24"/>
            <w:lang w:val="en-US"/>
            <w:rPrChange w:id="333" w:author="Deniz Ergüden" w:date="2024-08-12T19:26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b</w:t>
        </w:r>
      </w:ins>
      <w:del w:id="334" w:author="Deniz Ergüden" w:date="2024-08-12T19:26:00Z">
        <w:r w:rsidRPr="002814EC" w:rsidDel="002814EC">
          <w:rPr>
            <w:rFonts w:ascii="Times New Roman" w:hAnsi="Times New Roman" w:cs="Times New Roman"/>
            <w:i/>
            <w:sz w:val="24"/>
            <w:szCs w:val="24"/>
            <w:lang w:val="en-US"/>
            <w:rPrChange w:id="335" w:author="Deniz Ergüden" w:date="2024-08-12T19:26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>B</w:delText>
        </w:r>
      </w:del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336" w:author="Deniz Ergüden" w:date="2024-08-12T19:26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lainville</w:t>
      </w:r>
      <w:proofErr w:type="spellEnd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337" w:author="Deniz Ergüden" w:date="2024-08-12T19:26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Risso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1827) from the eastern Mediterranean. </w:t>
      </w:r>
      <w:proofErr w:type="spellStart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Thalassas</w:t>
      </w:r>
      <w:proofErr w:type="spellEnd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: An International Journal of Marine Sciences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38(2), 1423-1432.</w:t>
      </w:r>
    </w:p>
    <w:p w14:paraId="217CAF49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Bengil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E. G. T., and Başusta, N. (2018). Chondrichthyan species as by-catch: A review on species inhabiting Turkish waters.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the Black Sea/Mediterranean Environment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24(3), 288-305.</w:t>
      </w:r>
    </w:p>
    <w:p w14:paraId="475D40BC" w14:textId="23685FB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Bok, T. D.,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Gokturk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D., Kahraman, A. E.,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Alicli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>, T. Z., Acun, T., and Ates, C. (2011). Length-weight relationships of 34 fish species from the Sea of Marmara, Turkey.</w:t>
      </w:r>
      <w:r w:rsidR="00D61F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1F89"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Animal and Veterinary Advances</w:t>
      </w:r>
      <w:r w:rsidR="00D61F89" w:rsidRPr="00D61F8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61F89">
        <w:rPr>
          <w:rFonts w:ascii="Times New Roman" w:hAnsi="Times New Roman" w:cs="Times New Roman"/>
          <w:sz w:val="24"/>
          <w:szCs w:val="24"/>
          <w:lang w:val="en-US"/>
        </w:rPr>
        <w:t xml:space="preserve"> 10(23), 3037-3042.</w:t>
      </w:r>
    </w:p>
    <w:p w14:paraId="5F89557F" w14:textId="087C296D" w:rsidR="001160E2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Cannizzaro, L., Rizzo, P., Levi, D.,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Gancitano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S. (1995). Age determination and growth of </w:t>
      </w:r>
      <w:proofErr w:type="spellStart"/>
      <w:r w:rsidRPr="00C741E3">
        <w:rPr>
          <w:rFonts w:ascii="Times New Roman" w:hAnsi="Times New Roman" w:cs="Times New Roman"/>
          <w:i/>
          <w:sz w:val="24"/>
          <w:szCs w:val="24"/>
          <w:lang w:val="en-US"/>
          <w:rPrChange w:id="338" w:author="Deniz Ergüden" w:date="2024-08-12T19:34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Squalus</w:t>
      </w:r>
      <w:proofErr w:type="spellEnd"/>
      <w:r w:rsidRPr="00C741E3">
        <w:rPr>
          <w:rFonts w:ascii="Times New Roman" w:hAnsi="Times New Roman" w:cs="Times New Roman"/>
          <w:i/>
          <w:sz w:val="24"/>
          <w:szCs w:val="24"/>
          <w:lang w:val="en-US"/>
          <w:rPrChange w:id="339" w:author="Deniz Ergüden" w:date="2024-08-12T19:34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</w:t>
      </w:r>
      <w:proofErr w:type="spellStart"/>
      <w:r w:rsidRPr="00C741E3">
        <w:rPr>
          <w:rFonts w:ascii="Times New Roman" w:hAnsi="Times New Roman" w:cs="Times New Roman"/>
          <w:i/>
          <w:sz w:val="24"/>
          <w:szCs w:val="24"/>
          <w:lang w:val="en-US"/>
          <w:rPrChange w:id="340" w:author="Deniz Ergüden" w:date="2024-08-12T19:34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blainvillei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Risso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1826).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Fisheries </w:t>
      </w:r>
      <w:ins w:id="341" w:author="Deniz Ergüden" w:date="2024-08-12T19:26:00Z">
        <w:r w:rsidR="002814E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R</w:t>
        </w:r>
      </w:ins>
      <w:del w:id="342" w:author="Deniz Ergüden" w:date="2024-08-12T19:26:00Z">
        <w:r w:rsidRPr="00D61F89" w:rsidDel="002814E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delText>r</w:delText>
        </w:r>
      </w:del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esearch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23(1-2), 113-125.</w:t>
      </w:r>
    </w:p>
    <w:p w14:paraId="240A93CE" w14:textId="1E4DFDE3" w:rsidR="00D61F89" w:rsidRPr="00263F50" w:rsidRDefault="00D61F89" w:rsidP="00D61F89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Castro J. I. 1993. The shark nursery of Bulls Bay, South Carolina, with a review of the shark nurseries of </w:t>
      </w:r>
      <w:del w:id="343" w:author="Deniz Ergüden" w:date="2024-08-12T19:26:00Z">
        <w:r w:rsidRPr="00263F50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the </w:delText>
        </w:r>
      </w:del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the southeastern coast of the United States.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Environmental Biology of</w:t>
      </w:r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Fishes</w:t>
      </w:r>
      <w:r w:rsidRPr="00263F50">
        <w:rPr>
          <w:rFonts w:ascii="Times New Roman" w:hAnsi="Times New Roman" w:cs="Times New Roman"/>
          <w:sz w:val="24"/>
          <w:szCs w:val="24"/>
          <w:lang w:val="en-US"/>
        </w:rPr>
        <w:t>, 38: 37-48.</w:t>
      </w:r>
    </w:p>
    <w:p w14:paraId="32A1C3E0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Damalas, D.,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Vassilopoulou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V. (2011). Chondrichthyan by-catch and discards in the demersal trawl fishery of the central Aegean Sea (Eastern Mediterranean).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Fisheries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Research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108(1), 142-152.</w:t>
      </w:r>
    </w:p>
    <w:p w14:paraId="02E440F2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>Doğdu, S. A., and Turan, C. (2021). Genetic and morphological impact of the cultured gilthead sea bream (</w:t>
      </w:r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344" w:author="Deniz Ergüden" w:date="2024-08-12T19:27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Sparus aurata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Linnaeus, 1758) populations on wild stocks. </w:t>
      </w:r>
      <w:r w:rsidRPr="0080565B">
        <w:rPr>
          <w:rFonts w:ascii="Times New Roman" w:hAnsi="Times New Roman" w:cs="Times New Roman"/>
          <w:i/>
          <w:iCs/>
          <w:sz w:val="24"/>
          <w:szCs w:val="24"/>
          <w:lang w:val="en-US"/>
        </w:rPr>
        <w:t>Egyptian Journal of Aquatic Biology and Fisheries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25(4), 499-511.</w:t>
      </w:r>
    </w:p>
    <w:p w14:paraId="099C2BDB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Doğdu, S. A., and Turan, C. (2024). Biological and growth parameters of </w:t>
      </w:r>
      <w:r w:rsidRPr="0080565B">
        <w:rPr>
          <w:rFonts w:ascii="Times New Roman" w:hAnsi="Times New Roman" w:cs="Times New Roman"/>
          <w:i/>
          <w:iCs/>
          <w:sz w:val="24"/>
          <w:szCs w:val="24"/>
          <w:lang w:val="en-US"/>
        </w:rPr>
        <w:t>Plotosus lineatus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Mediterranean Sea.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PeerJ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12, e16945.</w:t>
      </w:r>
    </w:p>
    <w:p w14:paraId="474B1CEB" w14:textId="57D33105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Dulvy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N. K., Fowler, S. L., Musick, J. A., Cavanagh, R. D., Kyne, P. M., Harrison, L. R., ... and White, W. T. (2014). Extinction risk and conservation of the world’s sharks and rays. </w:t>
      </w:r>
      <w:r w:rsid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E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life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3, e00590.</w:t>
      </w:r>
    </w:p>
    <w:p w14:paraId="27A14239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Ebert, D. A., and Dando, M. (2020).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Field guide to sharks, rays and chimaeras of Europe and the Mediterranean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(Vol. 20). Princeton University Press.</w:t>
      </w:r>
    </w:p>
    <w:p w14:paraId="70764D9C" w14:textId="77777777" w:rsidR="001160E2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Ebert, D. A., Fowler, S., and Dando, M. (2021).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A Pocket Guide to Sharks of the World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(Vol. 23). Princeton University Press.</w:t>
      </w:r>
    </w:p>
    <w:p w14:paraId="2C661A7A" w14:textId="38D818B1" w:rsidR="00D61F89" w:rsidRPr="00263F50" w:rsidRDefault="00D61F89" w:rsidP="00D61F89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F5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Ergenler, A., Turan, F. (2024). Trace </w:t>
      </w:r>
      <w:ins w:id="345" w:author="Deniz Ergüden" w:date="2024-08-12T19:27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m</w:t>
        </w:r>
      </w:ins>
      <w:del w:id="346" w:author="Deniz Ergüden" w:date="2024-08-12T19:27:00Z">
        <w:r w:rsidRPr="00263F50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M</w:delText>
        </w:r>
      </w:del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etal </w:t>
      </w:r>
      <w:ins w:id="347" w:author="Deniz Ergüden" w:date="2024-08-12T19:27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i</w:t>
        </w:r>
      </w:ins>
      <w:del w:id="348" w:author="Deniz Ergüden" w:date="2024-08-12T19:27:00Z">
        <w:r w:rsidRPr="00263F50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I</w:delText>
        </w:r>
      </w:del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nduced </w:t>
      </w:r>
      <w:ins w:id="349" w:author="Deniz Ergüden" w:date="2024-08-12T19:27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g</w:t>
        </w:r>
      </w:ins>
      <w:del w:id="350" w:author="Deniz Ergüden" w:date="2024-08-12T19:27:00Z">
        <w:r w:rsidRPr="00263F50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G</w:delText>
        </w:r>
      </w:del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enotoxic </w:t>
      </w:r>
      <w:ins w:id="351" w:author="Deniz Ergüden" w:date="2024-08-12T19:27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d</w:t>
        </w:r>
      </w:ins>
      <w:del w:id="352" w:author="Deniz Ergüden" w:date="2024-08-12T19:27:00Z">
        <w:r w:rsidRPr="00263F50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D</w:delText>
        </w:r>
      </w:del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amage in </w:t>
      </w:r>
      <w:proofErr w:type="spellStart"/>
      <w:ins w:id="353" w:author="Deniz Ergüden" w:date="2024-08-12T19:27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n</w:t>
        </w:r>
      </w:ins>
      <w:del w:id="354" w:author="Deniz Ergüden" w:date="2024-08-12T19:27:00Z">
        <w:r w:rsidRPr="00263F50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</w:del>
      <w:r w:rsidRPr="00263F50">
        <w:rPr>
          <w:rFonts w:ascii="Times New Roman" w:hAnsi="Times New Roman" w:cs="Times New Roman"/>
          <w:sz w:val="24"/>
          <w:szCs w:val="24"/>
          <w:lang w:val="en-US"/>
        </w:rPr>
        <w:t>ursehound</w:t>
      </w:r>
      <w:proofErr w:type="spellEnd"/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ins w:id="355" w:author="Deniz Ergüden" w:date="2024-08-12T19:27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s</w:t>
        </w:r>
      </w:ins>
      <w:del w:id="356" w:author="Deniz Ergüden" w:date="2024-08-12T19:27:00Z">
        <w:r w:rsidRPr="00263F50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S</w:delText>
        </w:r>
      </w:del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hark, </w:t>
      </w:r>
      <w:proofErr w:type="spellStart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Scyliorhinus</w:t>
      </w:r>
      <w:proofErr w:type="spellEnd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stellaris</w:t>
      </w:r>
      <w:proofErr w:type="spellEnd"/>
      <w:r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, from the Northeastern Mediterranean. </w:t>
      </w:r>
      <w:r w:rsidRPr="00263F50">
        <w:rPr>
          <w:rFonts w:ascii="Times New Roman" w:hAnsi="Times New Roman" w:cs="Times New Roman"/>
          <w:i/>
          <w:iCs/>
          <w:sz w:val="24"/>
          <w:szCs w:val="24"/>
          <w:lang w:val="en-US"/>
        </w:rPr>
        <w:t>Tethys Environmental Science</w:t>
      </w:r>
      <w:r w:rsidRPr="00263F50">
        <w:rPr>
          <w:rFonts w:ascii="Times New Roman" w:hAnsi="Times New Roman" w:cs="Times New Roman"/>
          <w:sz w:val="24"/>
          <w:szCs w:val="24"/>
          <w:lang w:val="en-US"/>
        </w:rPr>
        <w:t>, 1(2), 105-116.</w:t>
      </w:r>
    </w:p>
    <w:p w14:paraId="058C4FC3" w14:textId="0921BF7F" w:rsidR="001160E2" w:rsidRDefault="001160E2" w:rsidP="000F17FA">
      <w:pPr>
        <w:spacing w:line="276" w:lineRule="auto"/>
        <w:ind w:left="567" w:hanging="567"/>
        <w:jc w:val="both"/>
        <w:rPr>
          <w:ins w:id="357" w:author="Deniz Ergüden" w:date="2024-08-12T20:57:00Z"/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Ergüden, D., and Doğdu, S. A. (2020). Age, growth and mortality estimates of </w:t>
      </w:r>
      <w:proofErr w:type="spellStart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Sillago</w:t>
      </w:r>
      <w:proofErr w:type="spellEnd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suezensis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from Iskenderun Bay, northeastern Mediterranean Sea.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Cahiers de </w:t>
      </w:r>
      <w:proofErr w:type="spellStart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Biologie</w:t>
      </w:r>
      <w:proofErr w:type="spellEnd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Marine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61, 81-90.</w:t>
      </w:r>
    </w:p>
    <w:p w14:paraId="6EBC0E33" w14:textId="05EF124E" w:rsidR="00681CEB" w:rsidRPr="001C488D" w:rsidRDefault="00681CEB" w:rsidP="00681CEB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ins w:id="358" w:author="Deniz Ergüden" w:date="2024-08-12T20:58:00Z">
        <w:r w:rsidRPr="001C488D">
          <w:rPr>
            <w:rFonts w:ascii="Times New Roman" w:hAnsi="Times New Roman" w:cs="Times New Roman"/>
            <w:sz w:val="24"/>
            <w:rPrChange w:id="359" w:author="Deniz Ergüden" w:date="2024-08-12T21:01:00Z">
              <w:rPr>
                <w:sz w:val="24"/>
              </w:rPr>
            </w:rPrChange>
          </w:rPr>
          <w:t>Erguden</w:t>
        </w:r>
        <w:proofErr w:type="spellEnd"/>
        <w:r w:rsidRPr="001C488D">
          <w:rPr>
            <w:rFonts w:ascii="Times New Roman" w:hAnsi="Times New Roman" w:cs="Times New Roman"/>
            <w:sz w:val="24"/>
            <w:rPrChange w:id="360" w:author="Deniz Ergüden" w:date="2024-08-12T21:01:00Z">
              <w:rPr>
                <w:sz w:val="24"/>
              </w:rPr>
            </w:rPrChange>
          </w:rPr>
          <w:t>,</w:t>
        </w:r>
        <w:r w:rsidRPr="001C488D">
          <w:rPr>
            <w:rFonts w:ascii="Times New Roman" w:hAnsi="Times New Roman" w:cs="Times New Roman"/>
            <w:bCs/>
            <w:color w:val="000000"/>
            <w:spacing w:val="-1"/>
            <w:sz w:val="24"/>
            <w:lang w:eastAsia="tr-TR"/>
            <w:rPrChange w:id="361" w:author="Deniz Ergüden" w:date="2024-08-12T21:01:00Z">
              <w:rPr>
                <w:bCs/>
                <w:color w:val="000000"/>
                <w:spacing w:val="-1"/>
                <w:sz w:val="24"/>
                <w:lang w:eastAsia="tr-TR"/>
              </w:rPr>
            </w:rPrChange>
          </w:rPr>
          <w:t xml:space="preserve"> D</w:t>
        </w:r>
        <w:proofErr w:type="gramStart"/>
        <w:r w:rsidRPr="001C488D">
          <w:rPr>
            <w:rFonts w:ascii="Times New Roman" w:hAnsi="Times New Roman" w:cs="Times New Roman"/>
            <w:bCs/>
            <w:color w:val="000000"/>
            <w:spacing w:val="-1"/>
            <w:sz w:val="24"/>
            <w:lang w:eastAsia="tr-TR"/>
            <w:rPrChange w:id="362" w:author="Deniz Ergüden" w:date="2024-08-12T21:01:00Z">
              <w:rPr>
                <w:bCs/>
                <w:color w:val="000000"/>
                <w:spacing w:val="-1"/>
                <w:sz w:val="24"/>
                <w:lang w:eastAsia="tr-TR"/>
              </w:rPr>
            </w:rPrChange>
          </w:rPr>
          <w:t>.,</w:t>
        </w:r>
        <w:proofErr w:type="gramEnd"/>
        <w:r w:rsidRPr="001C488D">
          <w:rPr>
            <w:rFonts w:ascii="Times New Roman" w:hAnsi="Times New Roman" w:cs="Times New Roman"/>
            <w:bCs/>
            <w:color w:val="000000"/>
            <w:spacing w:val="-1"/>
            <w:sz w:val="24"/>
            <w:lang w:eastAsia="tr-TR"/>
            <w:rPrChange w:id="363" w:author="Deniz Ergüden" w:date="2024-08-12T21:01:00Z">
              <w:rPr>
                <w:bCs/>
                <w:color w:val="000000"/>
                <w:spacing w:val="-1"/>
                <w:sz w:val="24"/>
                <w:lang w:eastAsia="tr-TR"/>
              </w:rPr>
            </w:rPrChange>
          </w:rPr>
          <w:t xml:space="preserve"> Kabasakal, H., </w:t>
        </w:r>
      </w:ins>
      <w:proofErr w:type="spellStart"/>
      <w:ins w:id="364" w:author="Deniz Ergüden" w:date="2024-08-12T21:01:00Z">
        <w:r w:rsidR="001C488D">
          <w:rPr>
            <w:rFonts w:ascii="Times New Roman" w:hAnsi="Times New Roman" w:cs="Times New Roman"/>
            <w:bCs/>
            <w:color w:val="000000"/>
            <w:spacing w:val="-1"/>
            <w:sz w:val="24"/>
            <w:lang w:eastAsia="tr-TR"/>
          </w:rPr>
          <w:t>and</w:t>
        </w:r>
        <w:proofErr w:type="spellEnd"/>
        <w:r w:rsidR="001C488D">
          <w:rPr>
            <w:rFonts w:ascii="Times New Roman" w:hAnsi="Times New Roman" w:cs="Times New Roman"/>
            <w:bCs/>
            <w:color w:val="000000"/>
            <w:spacing w:val="-1"/>
            <w:sz w:val="24"/>
            <w:lang w:eastAsia="tr-TR"/>
          </w:rPr>
          <w:t xml:space="preserve"> </w:t>
        </w:r>
      </w:ins>
      <w:proofErr w:type="spellStart"/>
      <w:ins w:id="365" w:author="Deniz Ergüden" w:date="2024-08-12T20:58:00Z">
        <w:r w:rsidRPr="001C488D">
          <w:rPr>
            <w:rFonts w:ascii="Times New Roman" w:hAnsi="Times New Roman" w:cs="Times New Roman"/>
            <w:bCs/>
            <w:color w:val="000000"/>
            <w:spacing w:val="-1"/>
            <w:sz w:val="24"/>
            <w:lang w:eastAsia="tr-TR"/>
            <w:rPrChange w:id="366" w:author="Deniz Ergüden" w:date="2024-08-12T21:01:00Z">
              <w:rPr>
                <w:b/>
                <w:bCs/>
                <w:color w:val="000000"/>
                <w:spacing w:val="-1"/>
                <w:sz w:val="24"/>
                <w:lang w:eastAsia="tr-TR"/>
              </w:rPr>
            </w:rPrChange>
          </w:rPr>
          <w:t>Ayas</w:t>
        </w:r>
        <w:proofErr w:type="spellEnd"/>
        <w:r w:rsidRPr="001C488D">
          <w:rPr>
            <w:rFonts w:ascii="Times New Roman" w:hAnsi="Times New Roman" w:cs="Times New Roman"/>
            <w:bCs/>
            <w:color w:val="000000"/>
            <w:spacing w:val="-1"/>
            <w:sz w:val="24"/>
            <w:lang w:eastAsia="tr-TR"/>
            <w:rPrChange w:id="367" w:author="Deniz Ergüden" w:date="2024-08-12T21:01:00Z">
              <w:rPr>
                <w:b/>
                <w:bCs/>
                <w:color w:val="000000"/>
                <w:spacing w:val="-1"/>
                <w:sz w:val="24"/>
                <w:lang w:eastAsia="tr-TR"/>
              </w:rPr>
            </w:rPrChange>
          </w:rPr>
          <w:t xml:space="preserve">, D. (2022). </w:t>
        </w:r>
        <w:proofErr w:type="spellStart"/>
        <w:r w:rsidRPr="001C488D">
          <w:rPr>
            <w:rFonts w:ascii="Times New Roman" w:hAnsi="Times New Roman" w:cs="Times New Roman"/>
            <w:color w:val="000000"/>
            <w:sz w:val="24"/>
            <w:rPrChange w:id="368" w:author="Deniz Ergüden" w:date="2024-08-12T21:01:00Z">
              <w:rPr>
                <w:b/>
                <w:color w:val="000000"/>
                <w:sz w:val="24"/>
              </w:rPr>
            </w:rPrChange>
          </w:rPr>
          <w:t>Fisheries</w:t>
        </w:r>
        <w:proofErr w:type="spellEnd"/>
        <w:r w:rsidRPr="001C488D">
          <w:rPr>
            <w:rFonts w:ascii="Times New Roman" w:hAnsi="Times New Roman" w:cs="Times New Roman"/>
            <w:color w:val="000000"/>
            <w:sz w:val="24"/>
            <w:rPrChange w:id="369" w:author="Deniz Ergüden" w:date="2024-08-12T21:01:00Z">
              <w:rPr>
                <w:b/>
                <w:color w:val="000000"/>
                <w:sz w:val="24"/>
              </w:rPr>
            </w:rPrChange>
          </w:rPr>
          <w:t xml:space="preserve"> </w:t>
        </w:r>
        <w:proofErr w:type="spellStart"/>
        <w:r w:rsidRPr="001C488D">
          <w:rPr>
            <w:rFonts w:ascii="Times New Roman" w:hAnsi="Times New Roman" w:cs="Times New Roman"/>
            <w:color w:val="000000"/>
            <w:sz w:val="24"/>
            <w:rPrChange w:id="370" w:author="Deniz Ergüden" w:date="2024-08-12T21:01:00Z">
              <w:rPr>
                <w:b/>
                <w:color w:val="000000"/>
                <w:sz w:val="24"/>
              </w:rPr>
            </w:rPrChange>
          </w:rPr>
          <w:t>bycatch</w:t>
        </w:r>
        <w:proofErr w:type="spellEnd"/>
        <w:r w:rsidRPr="001C488D">
          <w:rPr>
            <w:rFonts w:ascii="Times New Roman" w:hAnsi="Times New Roman" w:cs="Times New Roman"/>
            <w:color w:val="000000"/>
            <w:sz w:val="24"/>
            <w:rPrChange w:id="371" w:author="Deniz Ergüden" w:date="2024-08-12T21:01:00Z">
              <w:rPr>
                <w:b/>
                <w:color w:val="000000"/>
                <w:sz w:val="24"/>
              </w:rPr>
            </w:rPrChange>
          </w:rPr>
          <w:t xml:space="preserve"> </w:t>
        </w:r>
        <w:proofErr w:type="spellStart"/>
        <w:r w:rsidRPr="001C488D">
          <w:rPr>
            <w:rFonts w:ascii="Times New Roman" w:hAnsi="Times New Roman" w:cs="Times New Roman"/>
            <w:color w:val="000000"/>
            <w:sz w:val="24"/>
            <w:rPrChange w:id="372" w:author="Deniz Ergüden" w:date="2024-08-12T21:01:00Z">
              <w:rPr>
                <w:b/>
                <w:color w:val="000000"/>
                <w:sz w:val="24"/>
              </w:rPr>
            </w:rPrChange>
          </w:rPr>
          <w:t>and</w:t>
        </w:r>
        <w:proofErr w:type="spellEnd"/>
        <w:r w:rsidRPr="001C488D">
          <w:rPr>
            <w:rFonts w:ascii="Times New Roman" w:hAnsi="Times New Roman" w:cs="Times New Roman"/>
            <w:color w:val="000000"/>
            <w:sz w:val="24"/>
            <w:rPrChange w:id="373" w:author="Deniz Ergüden" w:date="2024-08-12T21:01:00Z">
              <w:rPr>
                <w:b/>
                <w:color w:val="000000"/>
                <w:sz w:val="24"/>
              </w:rPr>
            </w:rPrChange>
          </w:rPr>
          <w:t xml:space="preserve"> </w:t>
        </w:r>
        <w:proofErr w:type="spellStart"/>
        <w:r w:rsidRPr="001C488D">
          <w:rPr>
            <w:rFonts w:ascii="Times New Roman" w:hAnsi="Times New Roman" w:cs="Times New Roman"/>
            <w:color w:val="000000"/>
            <w:sz w:val="24"/>
            <w:rPrChange w:id="374" w:author="Deniz Ergüden" w:date="2024-08-12T21:01:00Z">
              <w:rPr>
                <w:b/>
                <w:color w:val="000000"/>
                <w:sz w:val="24"/>
              </w:rPr>
            </w:rPrChange>
          </w:rPr>
          <w:t>conservation</w:t>
        </w:r>
        <w:proofErr w:type="spellEnd"/>
        <w:r w:rsidRPr="001C488D">
          <w:rPr>
            <w:rFonts w:ascii="Times New Roman" w:hAnsi="Times New Roman" w:cs="Times New Roman"/>
            <w:color w:val="000000"/>
            <w:sz w:val="24"/>
            <w:rPrChange w:id="375" w:author="Deniz Ergüden" w:date="2024-08-12T21:01:00Z">
              <w:rPr>
                <w:b/>
                <w:color w:val="000000"/>
                <w:sz w:val="24"/>
              </w:rPr>
            </w:rPrChange>
          </w:rPr>
          <w:t xml:space="preserve"> </w:t>
        </w:r>
        <w:proofErr w:type="spellStart"/>
        <w:r w:rsidRPr="001C488D">
          <w:rPr>
            <w:rFonts w:ascii="Times New Roman" w:hAnsi="Times New Roman" w:cs="Times New Roman"/>
            <w:color w:val="000000"/>
            <w:sz w:val="24"/>
            <w:rPrChange w:id="376" w:author="Deniz Ergüden" w:date="2024-08-12T21:01:00Z">
              <w:rPr>
                <w:b/>
                <w:color w:val="000000"/>
                <w:sz w:val="24"/>
              </w:rPr>
            </w:rPrChange>
          </w:rPr>
          <w:t>priorities</w:t>
        </w:r>
        <w:proofErr w:type="spellEnd"/>
        <w:r w:rsidRPr="001C488D">
          <w:rPr>
            <w:rFonts w:ascii="Times New Roman" w:hAnsi="Times New Roman" w:cs="Times New Roman"/>
            <w:color w:val="000000"/>
            <w:sz w:val="24"/>
            <w:rPrChange w:id="377" w:author="Deniz Ergüden" w:date="2024-08-12T21:01:00Z">
              <w:rPr>
                <w:b/>
                <w:color w:val="000000"/>
                <w:sz w:val="24"/>
              </w:rPr>
            </w:rPrChange>
          </w:rPr>
          <w:t xml:space="preserve"> of </w:t>
        </w:r>
        <w:proofErr w:type="spellStart"/>
        <w:r w:rsidRPr="001C488D">
          <w:rPr>
            <w:rFonts w:ascii="Times New Roman" w:hAnsi="Times New Roman" w:cs="Times New Roman"/>
            <w:color w:val="000000"/>
            <w:sz w:val="24"/>
            <w:rPrChange w:id="378" w:author="Deniz Ergüden" w:date="2024-08-12T21:01:00Z">
              <w:rPr>
                <w:b/>
                <w:color w:val="000000"/>
                <w:sz w:val="24"/>
              </w:rPr>
            </w:rPrChange>
          </w:rPr>
          <w:t>young</w:t>
        </w:r>
        <w:proofErr w:type="spellEnd"/>
        <w:r w:rsidRPr="001C488D">
          <w:rPr>
            <w:rFonts w:ascii="Times New Roman" w:hAnsi="Times New Roman" w:cs="Times New Roman"/>
            <w:color w:val="000000"/>
            <w:sz w:val="24"/>
            <w:rPrChange w:id="379" w:author="Deniz Ergüden" w:date="2024-08-12T21:01:00Z">
              <w:rPr>
                <w:b/>
                <w:color w:val="000000"/>
                <w:sz w:val="24"/>
              </w:rPr>
            </w:rPrChange>
          </w:rPr>
          <w:t xml:space="preserve"> </w:t>
        </w:r>
        <w:proofErr w:type="spellStart"/>
        <w:r w:rsidRPr="001C488D">
          <w:rPr>
            <w:rFonts w:ascii="Times New Roman" w:hAnsi="Times New Roman" w:cs="Times New Roman"/>
            <w:sz w:val="24"/>
            <w:rPrChange w:id="380" w:author="Deniz Ergüden" w:date="2024-08-12T21:01:00Z">
              <w:rPr>
                <w:b/>
                <w:sz w:val="24"/>
              </w:rPr>
            </w:rPrChange>
          </w:rPr>
          <w:t>sharks</w:t>
        </w:r>
        <w:proofErr w:type="spellEnd"/>
        <w:r w:rsidRPr="001C488D">
          <w:rPr>
            <w:rFonts w:ascii="Times New Roman" w:hAnsi="Times New Roman" w:cs="Times New Roman"/>
            <w:sz w:val="24"/>
            <w:rPrChange w:id="381" w:author="Deniz Ergüden" w:date="2024-08-12T21:01:00Z">
              <w:rPr>
                <w:b/>
                <w:sz w:val="24"/>
              </w:rPr>
            </w:rPrChange>
          </w:rPr>
          <w:t xml:space="preserve"> in </w:t>
        </w:r>
        <w:proofErr w:type="spellStart"/>
        <w:r w:rsidRPr="001C488D">
          <w:rPr>
            <w:rFonts w:ascii="Times New Roman" w:hAnsi="Times New Roman" w:cs="Times New Roman"/>
            <w:sz w:val="24"/>
            <w:rPrChange w:id="382" w:author="Deniz Ergüden" w:date="2024-08-12T21:01:00Z">
              <w:rPr>
                <w:b/>
                <w:sz w:val="24"/>
              </w:rPr>
            </w:rPrChange>
          </w:rPr>
          <w:t>the</w:t>
        </w:r>
        <w:proofErr w:type="spellEnd"/>
        <w:r w:rsidRPr="001C488D">
          <w:rPr>
            <w:rFonts w:ascii="Times New Roman" w:hAnsi="Times New Roman" w:cs="Times New Roman"/>
            <w:sz w:val="24"/>
            <w:rPrChange w:id="383" w:author="Deniz Ergüden" w:date="2024-08-12T21:01:00Z">
              <w:rPr>
                <w:b/>
                <w:sz w:val="24"/>
              </w:rPr>
            </w:rPrChange>
          </w:rPr>
          <w:t xml:space="preserve"> </w:t>
        </w:r>
        <w:proofErr w:type="spellStart"/>
        <w:r w:rsidRPr="001C488D">
          <w:rPr>
            <w:rFonts w:ascii="Times New Roman" w:hAnsi="Times New Roman" w:cs="Times New Roman"/>
            <w:sz w:val="24"/>
            <w:rPrChange w:id="384" w:author="Deniz Ergüden" w:date="2024-08-12T21:01:00Z">
              <w:rPr>
                <w:b/>
                <w:sz w:val="24"/>
              </w:rPr>
            </w:rPrChange>
          </w:rPr>
          <w:t>Eastern</w:t>
        </w:r>
        <w:proofErr w:type="spellEnd"/>
        <w:r w:rsidRPr="001C488D">
          <w:rPr>
            <w:rFonts w:ascii="Times New Roman" w:hAnsi="Times New Roman" w:cs="Times New Roman"/>
            <w:sz w:val="24"/>
            <w:rPrChange w:id="385" w:author="Deniz Ergüden" w:date="2024-08-12T21:01:00Z">
              <w:rPr>
                <w:b/>
                <w:sz w:val="24"/>
              </w:rPr>
            </w:rPrChange>
          </w:rPr>
          <w:t xml:space="preserve"> </w:t>
        </w:r>
        <w:proofErr w:type="spellStart"/>
        <w:r w:rsidRPr="001C488D">
          <w:rPr>
            <w:rFonts w:ascii="Times New Roman" w:hAnsi="Times New Roman" w:cs="Times New Roman"/>
            <w:sz w:val="24"/>
            <w:rPrChange w:id="386" w:author="Deniz Ergüden" w:date="2024-08-12T21:01:00Z">
              <w:rPr>
                <w:b/>
                <w:sz w:val="24"/>
              </w:rPr>
            </w:rPrChange>
          </w:rPr>
          <w:t>Mediterranean</w:t>
        </w:r>
        <w:proofErr w:type="spellEnd"/>
        <w:r w:rsidRPr="001C488D">
          <w:rPr>
            <w:rFonts w:ascii="Times New Roman" w:hAnsi="Times New Roman" w:cs="Times New Roman"/>
            <w:sz w:val="24"/>
            <w:rPrChange w:id="387" w:author="Deniz Ergüden" w:date="2024-08-12T21:01:00Z">
              <w:rPr>
                <w:b/>
                <w:sz w:val="24"/>
              </w:rPr>
            </w:rPrChange>
          </w:rPr>
          <w:t xml:space="preserve">. </w:t>
        </w:r>
        <w:proofErr w:type="spellStart"/>
        <w:r w:rsidRPr="001C488D">
          <w:rPr>
            <w:rFonts w:ascii="Times New Roman" w:hAnsi="Times New Roman" w:cs="Times New Roman"/>
            <w:i/>
            <w:sz w:val="24"/>
            <w:rPrChange w:id="388" w:author="Deniz Ergüden" w:date="2024-08-12T21:01:00Z">
              <w:rPr>
                <w:b/>
                <w:i/>
                <w:sz w:val="24"/>
              </w:rPr>
            </w:rPrChange>
          </w:rPr>
          <w:t>Zoology</w:t>
        </w:r>
        <w:proofErr w:type="spellEnd"/>
        <w:r w:rsidRPr="001C488D">
          <w:rPr>
            <w:rFonts w:ascii="Times New Roman" w:hAnsi="Times New Roman" w:cs="Times New Roman"/>
            <w:i/>
            <w:sz w:val="24"/>
            <w:rPrChange w:id="389" w:author="Deniz Ergüden" w:date="2024-08-12T21:01:00Z">
              <w:rPr>
                <w:b/>
                <w:i/>
                <w:sz w:val="24"/>
              </w:rPr>
            </w:rPrChange>
          </w:rPr>
          <w:t xml:space="preserve"> in </w:t>
        </w:r>
        <w:proofErr w:type="spellStart"/>
        <w:r w:rsidRPr="001C488D">
          <w:rPr>
            <w:rFonts w:ascii="Times New Roman" w:hAnsi="Times New Roman" w:cs="Times New Roman"/>
            <w:i/>
            <w:sz w:val="24"/>
            <w:rPrChange w:id="390" w:author="Deniz Ergüden" w:date="2024-08-12T21:01:00Z">
              <w:rPr>
                <w:b/>
                <w:i/>
                <w:sz w:val="24"/>
              </w:rPr>
            </w:rPrChange>
          </w:rPr>
          <w:t>the</w:t>
        </w:r>
        <w:proofErr w:type="spellEnd"/>
        <w:r w:rsidRPr="001C488D">
          <w:rPr>
            <w:rFonts w:ascii="Times New Roman" w:hAnsi="Times New Roman" w:cs="Times New Roman"/>
            <w:i/>
            <w:sz w:val="24"/>
            <w:rPrChange w:id="391" w:author="Deniz Ergüden" w:date="2024-08-12T21:01:00Z">
              <w:rPr>
                <w:b/>
                <w:i/>
                <w:sz w:val="24"/>
              </w:rPr>
            </w:rPrChange>
          </w:rPr>
          <w:t xml:space="preserve"> </w:t>
        </w:r>
        <w:proofErr w:type="spellStart"/>
        <w:r w:rsidRPr="001C488D">
          <w:rPr>
            <w:rFonts w:ascii="Times New Roman" w:hAnsi="Times New Roman" w:cs="Times New Roman"/>
            <w:i/>
            <w:sz w:val="24"/>
            <w:rPrChange w:id="392" w:author="Deniz Ergüden" w:date="2024-08-12T21:01:00Z">
              <w:rPr>
                <w:b/>
                <w:i/>
                <w:sz w:val="24"/>
              </w:rPr>
            </w:rPrChange>
          </w:rPr>
          <w:t>Middle</w:t>
        </w:r>
        <w:proofErr w:type="spellEnd"/>
        <w:r w:rsidRPr="001C488D">
          <w:rPr>
            <w:rFonts w:ascii="Times New Roman" w:hAnsi="Times New Roman" w:cs="Times New Roman"/>
            <w:i/>
            <w:sz w:val="24"/>
            <w:rPrChange w:id="393" w:author="Deniz Ergüden" w:date="2024-08-12T21:01:00Z">
              <w:rPr>
                <w:b/>
                <w:i/>
                <w:sz w:val="24"/>
              </w:rPr>
            </w:rPrChange>
          </w:rPr>
          <w:t xml:space="preserve"> East,</w:t>
        </w:r>
        <w:r w:rsidRPr="001C488D">
          <w:rPr>
            <w:rFonts w:ascii="Times New Roman" w:hAnsi="Times New Roman" w:cs="Times New Roman"/>
            <w:sz w:val="24"/>
            <w:rPrChange w:id="394" w:author="Deniz Ergüden" w:date="2024-08-12T21:01:00Z">
              <w:rPr>
                <w:sz w:val="24"/>
              </w:rPr>
            </w:rPrChange>
          </w:rPr>
          <w:t xml:space="preserve"> 68(2), </w:t>
        </w:r>
        <w:r w:rsidRPr="001C488D">
          <w:rPr>
            <w:rFonts w:ascii="Times New Roman" w:hAnsi="Times New Roman" w:cs="Times New Roman"/>
            <w:sz w:val="24"/>
            <w:rPrChange w:id="395" w:author="Deniz Ergüden" w:date="2024-08-12T21:01:00Z">
              <w:rPr>
                <w:b/>
                <w:sz w:val="24"/>
              </w:rPr>
            </w:rPrChange>
          </w:rPr>
          <w:t>135-144.</w:t>
        </w:r>
      </w:ins>
    </w:p>
    <w:p w14:paraId="72DCA981" w14:textId="2A53E6D5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Eronat, E. G. T.,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Özaydın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O. (2014). Length-weight relationship of cartilaginous fish species from Central Aegean Sea (Izmir Bay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Sığacık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Bay).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Su </w:t>
      </w:r>
      <w:proofErr w:type="spellStart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Ürünleri</w:t>
      </w:r>
      <w:proofErr w:type="spellEnd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Dergisi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del w:id="396" w:author="Deniz Ergüden" w:date="2024-08-12T19:33:00Z">
        <w:r w:rsidRPr="000F17FA" w:rsidDel="00C741E3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Volume: 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>31</w:t>
      </w:r>
      <w:del w:id="397" w:author="Deniz Ergüden" w:date="2024-08-12T19:34:00Z">
        <w:r w:rsidRPr="000F17FA" w:rsidDel="00C741E3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</w:delText>
        </w:r>
      </w:del>
      <w:del w:id="398" w:author="Deniz Ergüden" w:date="2024-08-12T19:33:00Z">
        <w:r w:rsidRPr="000F17FA" w:rsidDel="00C741E3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Issue: </w:delText>
        </w:r>
      </w:del>
      <w:ins w:id="399" w:author="Deniz Ergüden" w:date="2024-08-12T19:33:00Z">
        <w:r w:rsidR="00C741E3">
          <w:rPr>
            <w:rFonts w:ascii="Times New Roman" w:hAnsi="Times New Roman" w:cs="Times New Roman"/>
            <w:sz w:val="24"/>
            <w:szCs w:val="24"/>
            <w:lang w:val="en-US"/>
          </w:rPr>
          <w:t>(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>3</w:t>
      </w:r>
      <w:ins w:id="400" w:author="Deniz Ergüden" w:date="2024-08-12T19:34:00Z">
        <w:r w:rsidR="00C741E3">
          <w:rPr>
            <w:rFonts w:ascii="Times New Roman" w:hAnsi="Times New Roman" w:cs="Times New Roman"/>
            <w:sz w:val="24"/>
            <w:szCs w:val="24"/>
            <w:lang w:val="en-US"/>
          </w:rPr>
          <w:t>)</w:t>
        </w:r>
      </w:ins>
      <w:ins w:id="401" w:author="Deniz Ergüden" w:date="2024-08-12T19:33:00Z">
        <w:r w:rsidR="00C741E3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</w:ins>
      <w:del w:id="402" w:author="Deniz Ergüden" w:date="2024-08-12T19:33:00Z">
        <w:r w:rsidRPr="000F17FA" w:rsidDel="00C741E3">
          <w:rPr>
            <w:rFonts w:ascii="Times New Roman" w:hAnsi="Times New Roman" w:cs="Times New Roman"/>
            <w:sz w:val="24"/>
            <w:szCs w:val="24"/>
            <w:lang w:val="en-US"/>
          </w:rPr>
          <w:delText>.</w:delText>
        </w:r>
      </w:del>
      <w:ins w:id="403" w:author="Deniz Ergüden" w:date="2024-08-12T19:33:00Z">
        <w:r w:rsidR="00C741E3">
          <w:rPr>
            <w:rFonts w:ascii="Times New Roman" w:hAnsi="Times New Roman" w:cs="Times New Roman"/>
            <w:sz w:val="24"/>
            <w:szCs w:val="24"/>
            <w:lang w:val="en-US"/>
          </w:rPr>
          <w:t xml:space="preserve"> Missing page number?</w:t>
        </w:r>
      </w:ins>
    </w:p>
    <w:p w14:paraId="165FA683" w14:textId="69F8ECFB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Finucci, B., Derrick, D.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Pacoureau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N. </w:t>
      </w:r>
      <w:ins w:id="404" w:author="Deniz Ergüden" w:date="2024-08-12T19:28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(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>2021</w:t>
      </w:r>
      <w:ins w:id="405" w:author="Deniz Ergüden" w:date="2024-08-12T19:28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)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Squalus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 The IUCN Red List of Threatened Species 2021: e.T169229923A179510767. https://dx.doi.org/10.2305/IUCN.UK.2021-2.RLTS.T169229923A179510767.en. Accessed on 20 July 2024.</w:t>
      </w:r>
    </w:p>
    <w:p w14:paraId="6E83B1C0" w14:textId="0DB6856F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Gül, G., </w:t>
      </w:r>
      <w:del w:id="406" w:author="Deniz Ergüden" w:date="2024-08-12T19:28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M.B. </w:delText>
        </w:r>
      </w:del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Yokeş</w:t>
      </w:r>
      <w:proofErr w:type="spellEnd"/>
      <w:ins w:id="407" w:author="Deniz Ergüden" w:date="2024-08-12T19:28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ins w:id="408" w:author="Deniz Ergüden" w:date="2024-08-12T19:28:00Z"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>M.</w:t>
        </w:r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B.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del w:id="409" w:author="Deniz Ergüden" w:date="2024-08-12T19:28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N. </w:delText>
        </w:r>
      </w:del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Demirel</w:t>
      </w:r>
      <w:proofErr w:type="spellEnd"/>
      <w:ins w:id="410" w:author="Deniz Ergüden" w:date="2024-08-12T19:28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ins w:id="411" w:author="Deniz Ergüden" w:date="2024-08-12T19:28:00Z"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N.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>(2022)</w:t>
      </w:r>
      <w:ins w:id="412" w:author="Deniz Ergüden" w:date="2024-08-12T19:28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.</w:t>
        </w:r>
      </w:ins>
      <w:del w:id="413" w:author="Deniz Ergüden" w:date="2024-08-12T19:28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: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The occurrence and feeding of a critically endangered shark species, </w:t>
      </w:r>
      <w:proofErr w:type="spellStart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414" w:author="Deniz Ergüden" w:date="2024-08-12T19:2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Oxynotus</w:t>
      </w:r>
      <w:proofErr w:type="spellEnd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415" w:author="Deniz Ergüden" w:date="2024-08-12T19:2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</w:t>
      </w:r>
      <w:proofErr w:type="spellStart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416" w:author="Deniz Ergüden" w:date="2024-08-12T19:2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centrina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Sea of Marmara.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J</w:t>
      </w:r>
      <w:r w:rsid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ournal of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Fish </w:t>
      </w:r>
      <w:r w:rsid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Biology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101(3), 728-735.</w:t>
      </w:r>
    </w:p>
    <w:p w14:paraId="4D46FB80" w14:textId="667D81F1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Güven, O.,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Kebapçıoğlu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>, T., and Deval, M. C. (2012). Length</w:t>
      </w:r>
      <w:ins w:id="417" w:author="Deniz Ergüden" w:date="2024-08-12T19:33:00Z">
        <w:r w:rsidR="00C741E3">
          <w:rPr>
            <w:rFonts w:ascii="Times New Roman" w:hAnsi="Times New Roman" w:cs="Times New Roman"/>
            <w:sz w:val="24"/>
            <w:szCs w:val="24"/>
            <w:lang w:val="en-US"/>
          </w:rPr>
          <w:t>-</w:t>
        </w:r>
      </w:ins>
      <w:del w:id="418" w:author="Deniz Ergüden" w:date="2024-08-12T19:33:00Z">
        <w:r w:rsidRPr="000F17FA" w:rsidDel="00C741E3">
          <w:rPr>
            <w:rFonts w:ascii="Times New Roman" w:hAnsi="Times New Roman" w:cs="Times New Roman"/>
            <w:sz w:val="24"/>
            <w:szCs w:val="24"/>
            <w:lang w:val="en-US"/>
          </w:rPr>
          <w:delText>–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weight relationships of sharks in Antalya Bay, eastern Mediterranean.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Applied Ichthyology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28(2), 278-279.</w:t>
      </w:r>
    </w:p>
    <w:p w14:paraId="372B34F1" w14:textId="7039021E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Heupel, M. R., Carlson, J. K.,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Simpfendorfer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C. A. (2007). Shark nursery areas: concepts, definition, characterization and assumptions.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Marine </w:t>
      </w:r>
      <w:r w:rsidR="00D61F89"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Ecology Progress Series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337, 287-297.</w:t>
      </w:r>
    </w:p>
    <w:p w14:paraId="04D5EE0A" w14:textId="3A48EEC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Kabasakal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H. </w:t>
      </w:r>
      <w:r w:rsidR="00D61F8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2020</w:t>
      </w:r>
      <w:r w:rsidR="00D61F8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A Field Guide to the Sharks of Turkish Waters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 Turkish Marine Research Foundation (TUDAV) Publication No: 55, Istanbul, Turkey. 133 p.</w:t>
      </w:r>
    </w:p>
    <w:p w14:paraId="0F9ADA6B" w14:textId="5F64A93C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Kabasakal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H. (2021a): A review of shark biodiversity in Turkish waters: Updated inventory, new arrivals, questionable species, and conservation issues. </w:t>
      </w:r>
      <w:r w:rsidR="00D61F89" w:rsidRPr="00D61F89">
        <w:rPr>
          <w:rFonts w:ascii="Times New Roman" w:hAnsi="Times New Roman" w:cs="Times New Roman"/>
          <w:i/>
          <w:iCs/>
          <w:sz w:val="24"/>
          <w:szCs w:val="24"/>
          <w:lang w:val="en-US"/>
        </w:rPr>
        <w:t>Annales Series Historia Naturalis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31(2), 181-194</w:t>
      </w:r>
    </w:p>
    <w:p w14:paraId="42B9FEAE" w14:textId="3B431916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Kabasakal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H. (2021b): Chapters from the life story of common angel shark, </w:t>
      </w:r>
      <w:proofErr w:type="spellStart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419" w:author="Deniz Ergüden" w:date="2024-08-12T19:2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Squatina</w:t>
      </w:r>
      <w:proofErr w:type="spellEnd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420" w:author="Deniz Ergüden" w:date="2024-08-12T19:2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</w:t>
      </w:r>
      <w:proofErr w:type="spellStart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421" w:author="Deniz Ergüden" w:date="2024-08-12T19:2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squatina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from Turkish waters: a historical, ethnoichthyological and contemporary approach to a little-known shark species. </w:t>
      </w:r>
      <w:r w:rsidR="002B2FFC"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the Black Sea / Mediterranean Environment</w:t>
      </w:r>
      <w:r w:rsidR="002B2FFC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27(3), 317-341.</w:t>
      </w:r>
    </w:p>
    <w:p w14:paraId="782591EA" w14:textId="78F45BA7" w:rsidR="001160E2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Kabasakal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H., </w:t>
      </w:r>
      <w:del w:id="422" w:author="Deniz Ergüden" w:date="2024-08-12T19:30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U. </w:delText>
        </w:r>
      </w:del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Uzer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ins w:id="423" w:author="Deniz Ergüden" w:date="2024-08-12T19:30:00Z"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>U.</w:t>
        </w:r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del w:id="424" w:author="Deniz Ergüden" w:date="2024-08-12T19:30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O. </w:delText>
        </w:r>
      </w:del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Gönülal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ins w:id="425" w:author="Deniz Ergüden" w:date="2024-08-12T19:30:00Z"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>O.</w:t>
        </w:r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del w:id="426" w:author="Deniz Ergüden" w:date="2024-08-12T19:30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O. </w:delText>
        </w:r>
      </w:del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Akyüz</w:t>
      </w:r>
      <w:proofErr w:type="spellEnd"/>
      <w:ins w:id="427" w:author="Deniz Ergüden" w:date="2024-08-12T19:30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ins w:id="428" w:author="Deniz Ergüden" w:date="2024-08-12T19:30:00Z"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>O.</w:t>
        </w:r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Karakulak</w:t>
      </w:r>
      <w:proofErr w:type="spellEnd"/>
      <w:r w:rsidR="00EB302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302D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F.S.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(2023)</w:t>
      </w:r>
      <w:r w:rsidR="008714D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Morphometric </w:t>
      </w:r>
      <w:ins w:id="429" w:author="Deniz Ergüden" w:date="2024-08-12T19:30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a</w:t>
        </w:r>
      </w:ins>
      <w:del w:id="430" w:author="Deniz Ergüden" w:date="2024-08-12T19:30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A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nalyses of the Angular </w:t>
      </w:r>
      <w:proofErr w:type="spellStart"/>
      <w:ins w:id="431" w:author="Deniz Ergüden" w:date="2024-08-12T19:30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r</w:t>
        </w:r>
      </w:ins>
      <w:del w:id="432" w:author="Deniz Ergüden" w:date="2024-08-12T19:30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R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>oughshark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433" w:author="Deniz Ergüden" w:date="2024-08-12T19:2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Oxynotus</w:t>
      </w:r>
      <w:proofErr w:type="spellEnd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434" w:author="Deniz Ergüden" w:date="2024-08-12T19:2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</w:t>
      </w:r>
      <w:proofErr w:type="spellStart"/>
      <w:r w:rsidRPr="002814EC">
        <w:rPr>
          <w:rFonts w:ascii="Times New Roman" w:hAnsi="Times New Roman" w:cs="Times New Roman"/>
          <w:i/>
          <w:sz w:val="24"/>
          <w:szCs w:val="24"/>
          <w:lang w:val="en-US"/>
          <w:rPrChange w:id="435" w:author="Deniz Ergüden" w:date="2024-08-12T19:29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centrina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Oxynotidae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), with </w:t>
      </w:r>
      <w:ins w:id="436" w:author="Deniz Ergüden" w:date="2024-08-12T19:30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b</w:t>
        </w:r>
      </w:ins>
      <w:del w:id="437" w:author="Deniz Ergüden" w:date="2024-08-12T19:30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B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iological </w:t>
      </w:r>
      <w:ins w:id="438" w:author="Deniz Ergüden" w:date="2024-08-12T19:30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n</w:t>
        </w:r>
      </w:ins>
      <w:del w:id="439" w:author="Deniz Ergüden" w:date="2024-08-12T19:30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N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otes on </w:t>
      </w:r>
      <w:ins w:id="440" w:author="Deniz Ergüden" w:date="2024-08-12T19:30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s</w:t>
        </w:r>
      </w:ins>
      <w:del w:id="441" w:author="Deniz Ergüden" w:date="2024-08-12T19:30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S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pecimens from the Sea of Marmara. </w:t>
      </w:r>
      <w:r w:rsidR="002B2FFC"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Ichthyology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63(6), 1025-1036.</w:t>
      </w:r>
    </w:p>
    <w:p w14:paraId="36C05FAE" w14:textId="06F8DCC0" w:rsidR="008714D3" w:rsidRDefault="008714D3" w:rsidP="00EB302D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lastRenderedPageBreak/>
        <w:t>Kabasakal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H., </w:t>
      </w:r>
      <w:del w:id="442" w:author="Deniz Ergüden" w:date="2024-08-12T19:29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U. </w:delText>
        </w:r>
      </w:del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Uzer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ins w:id="443" w:author="Deniz Ergüden" w:date="2024-08-12T19:29:00Z"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>U.</w:t>
        </w:r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del w:id="444" w:author="Deniz Ergüden" w:date="2024-08-12T19:29:00Z">
        <w:r w:rsidRPr="000F17FA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O. </w:delText>
        </w:r>
      </w:del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Gönülal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ins w:id="445" w:author="Deniz Ergüden" w:date="2024-08-12T19:29:00Z"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>O.</w:t>
        </w:r>
      </w:ins>
      <w:ins w:id="446" w:author="Deniz Ergüden" w:date="2024-08-12T19:30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,</w:t>
        </w:r>
      </w:ins>
      <w:ins w:id="447" w:author="Deniz Ergüden" w:date="2024-08-12T19:29:00Z">
        <w:r w:rsidR="002814EC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Karakulak</w:t>
      </w:r>
      <w:proofErr w:type="spellEnd"/>
      <w:r w:rsidR="00EB30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B302D"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F.S.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(202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>Bioecological lessons learned from the neonate longnose</w:t>
      </w:r>
      <w:r w:rsidR="00EB3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>spurdogs</w:t>
      </w:r>
      <w:proofErr w:type="spellEnd"/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302D" w:rsidRPr="00EB302D">
        <w:rPr>
          <w:rFonts w:ascii="Times New Roman" w:hAnsi="Times New Roman" w:cs="Times New Roman"/>
          <w:i/>
          <w:iCs/>
          <w:sz w:val="24"/>
          <w:szCs w:val="24"/>
          <w:lang w:val="en-US"/>
        </w:rPr>
        <w:t>Squalus</w:t>
      </w:r>
      <w:proofErr w:type="spellEnd"/>
      <w:r w:rsidR="00EB302D" w:rsidRPr="00EB302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EB302D" w:rsidRPr="00EB302D">
        <w:rPr>
          <w:rFonts w:ascii="Times New Roman" w:hAnsi="Times New Roman" w:cs="Times New Roman"/>
          <w:i/>
          <w:iCs/>
          <w:sz w:val="24"/>
          <w:szCs w:val="24"/>
          <w:lang w:val="en-US"/>
        </w:rPr>
        <w:t>blainville</w:t>
      </w:r>
      <w:proofErr w:type="spellEnd"/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>Squaliformes</w:t>
      </w:r>
      <w:proofErr w:type="spellEnd"/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>Squalidae</w:t>
      </w:r>
      <w:proofErr w:type="spellEnd"/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EB3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>suggest a potential nursery ground in the Marmara Sea</w:t>
      </w:r>
      <w:r w:rsidR="00EB30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EB302D"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Acta</w:t>
      </w:r>
      <w:proofErr w:type="spellEnd"/>
      <w:r w:rsidR="00EB302D"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="00EB302D"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Adriatica</w:t>
      </w:r>
      <w:proofErr w:type="spellEnd"/>
      <w:r w:rsidR="00EB30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B302D" w:rsidRPr="00EB302D">
        <w:rPr>
          <w:rFonts w:ascii="Times New Roman" w:hAnsi="Times New Roman" w:cs="Times New Roman"/>
          <w:sz w:val="24"/>
          <w:szCs w:val="24"/>
          <w:lang w:val="en-US"/>
        </w:rPr>
        <w:t>65</w:t>
      </w:r>
      <w:r w:rsidR="00EB302D">
        <w:rPr>
          <w:rFonts w:ascii="Times New Roman" w:hAnsi="Times New Roman" w:cs="Times New Roman"/>
          <w:sz w:val="24"/>
          <w:szCs w:val="24"/>
          <w:lang w:val="en-US"/>
        </w:rPr>
        <w:t>, 1-14.</w:t>
      </w:r>
    </w:p>
    <w:p w14:paraId="545BB79E" w14:textId="164D83A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Kousteni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V.,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Megalofonou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P. (2011). Reproductive biology and embryonic development of </w:t>
      </w:r>
      <w:proofErr w:type="spellStart"/>
      <w:r w:rsidRPr="00C741E3">
        <w:rPr>
          <w:rFonts w:ascii="Times New Roman" w:hAnsi="Times New Roman" w:cs="Times New Roman"/>
          <w:i/>
          <w:sz w:val="24"/>
          <w:szCs w:val="24"/>
          <w:lang w:val="en-US"/>
          <w:rPrChange w:id="448" w:author="Deniz Ergüden" w:date="2024-08-12T19:33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Squalus</w:t>
      </w:r>
      <w:proofErr w:type="spellEnd"/>
      <w:r w:rsidRPr="00C741E3">
        <w:rPr>
          <w:rFonts w:ascii="Times New Roman" w:hAnsi="Times New Roman" w:cs="Times New Roman"/>
          <w:i/>
          <w:sz w:val="24"/>
          <w:szCs w:val="24"/>
          <w:lang w:val="en-US"/>
          <w:rPrChange w:id="449" w:author="Deniz Ergüden" w:date="2024-08-12T19:33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</w:t>
      </w:r>
      <w:proofErr w:type="spellStart"/>
      <w:r w:rsidRPr="00C741E3">
        <w:rPr>
          <w:rFonts w:ascii="Times New Roman" w:hAnsi="Times New Roman" w:cs="Times New Roman"/>
          <w:i/>
          <w:sz w:val="24"/>
          <w:szCs w:val="24"/>
          <w:lang w:val="en-US"/>
          <w:rPrChange w:id="450" w:author="Deniz Ergüden" w:date="2024-08-12T19:33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blainvillei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in the eastern Mediterranean Sea.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Scientia Marina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75(2), 237-249.</w:t>
      </w:r>
    </w:p>
    <w:p w14:paraId="5D9FFABE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Kousteni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V.,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Megalofonou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P. (2015). Aging and life history traits of the longnose spiny dogfish in the Mediterranean Sea: New insights into conservation and management needs.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Fisheries Research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168, 6-19.</w:t>
      </w:r>
    </w:p>
    <w:p w14:paraId="5D633CC3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Lteif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M., Mouawad, R.,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Jemaa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S., Khalaf, G.,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Lenfant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P.,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Verdoit-Jarraya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M. (2016). The length-weight relationships of three sharks and five batoids in the Lebanese marine waters, eastern Mediterranean.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Egyptian Journal of Aquatic Research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42(4), 475-477.</w:t>
      </w:r>
    </w:p>
    <w:p w14:paraId="431EFAB4" w14:textId="6B2E3393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Marouani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S., Kadri, H., Saidi, B.,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Morize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E.,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Bouain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A.,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Bradai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M. N. (2012). Age, growth, longevity, natural mortality and maturity of the longnose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spurdog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Squalus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blainvillei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Chondrichthyes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Squalidae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), in the Gulf of Gabès (Central Mediterranean Sea).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Cahiers de </w:t>
      </w:r>
      <w:proofErr w:type="spellStart"/>
      <w:ins w:id="451" w:author="Deniz Ergüden" w:date="2024-08-12T19:32:00Z">
        <w:r w:rsidR="00C741E3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B</w:t>
        </w:r>
      </w:ins>
      <w:del w:id="452" w:author="Deniz Ergüden" w:date="2024-08-12T19:32:00Z">
        <w:r w:rsidRPr="002B2FFC" w:rsidDel="00C741E3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delText>b</w:delText>
        </w:r>
      </w:del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iologie</w:t>
      </w:r>
      <w:proofErr w:type="spellEnd"/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ins w:id="453" w:author="Deniz Ergüden" w:date="2024-08-12T19:32:00Z">
        <w:r w:rsidR="00C741E3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M</w:t>
        </w:r>
      </w:ins>
      <w:del w:id="454" w:author="Deniz Ergüden" w:date="2024-08-12T19:32:00Z">
        <w:r w:rsidRPr="002B2FFC" w:rsidDel="00C741E3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delText>m</w:delText>
        </w:r>
      </w:del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arine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53(2), 197-204.</w:t>
      </w:r>
    </w:p>
    <w:p w14:paraId="0013D501" w14:textId="77777777" w:rsidR="002B2FFC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Martinho, F., Sá, C., Falcão, J., Cabral, H. N., and Pardal, M. Â. (2012). Comparative feeding ecology of two elasmobranch species,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Squalus blainville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Scyliorhinus canicula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off the coast of Portugal.</w:t>
      </w:r>
      <w:r w:rsidR="002B2F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B2FFC"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Fishery Bulletin</w:t>
      </w:r>
      <w:r w:rsid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r w:rsidR="002B2FFC">
        <w:rPr>
          <w:rFonts w:ascii="Times New Roman" w:hAnsi="Times New Roman" w:cs="Times New Roman"/>
          <w:sz w:val="24"/>
          <w:szCs w:val="24"/>
          <w:lang w:val="en-US"/>
        </w:rPr>
        <w:t>110, 71-84.</w:t>
      </w:r>
    </w:p>
    <w:p w14:paraId="78288C99" w14:textId="5F8B5A4B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Merella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P.,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Quetglas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A., Alemany, F., and Carbonell, A. (1997). Length-weight relationship of fishes and cephalopods from the Balearic Islands (western Mediterranean).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Naga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20, 66-68.</w:t>
      </w:r>
    </w:p>
    <w:p w14:paraId="46A6B0D5" w14:textId="7A8935BB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Nieto, A., Ralph, G. M.,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Comeros-Raynal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M. T.,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Heessen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H. J. L.,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Rijnsdorp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A. D. (2015).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European Red List of </w:t>
      </w:r>
      <w:ins w:id="455" w:author="Deniz Ergüden" w:date="2024-08-13T18:31:00Z">
        <w:r w:rsidR="004F3596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M</w:t>
        </w:r>
      </w:ins>
      <w:del w:id="456" w:author="Deniz Ergüden" w:date="2024-08-13T18:31:00Z">
        <w:r w:rsidRPr="002B2FFC" w:rsidDel="004F3596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delText>m</w:delText>
        </w:r>
      </w:del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arine </w:t>
      </w:r>
      <w:ins w:id="457" w:author="Deniz Ergüden" w:date="2024-08-13T18:31:00Z">
        <w:r w:rsidR="004F3596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F</w:t>
        </w:r>
      </w:ins>
      <w:del w:id="458" w:author="Deniz Ergüden" w:date="2024-08-13T18:31:00Z">
        <w:r w:rsidRPr="002B2FFC" w:rsidDel="004F3596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delText>f</w:delText>
        </w:r>
      </w:del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ishes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. Publications Office of the European Union.</w:t>
      </w:r>
    </w:p>
    <w:p w14:paraId="03DAC0E9" w14:textId="7777777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Öztekin, A.,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Özekinci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U. Ğ. U. R., and Daban, I. B. (2016). Length-weight relationships of 26 fish species caught by longline from the Gallipoli peninsula, Turkey (northern Aegean Sea).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Cahiers de </w:t>
      </w:r>
      <w:proofErr w:type="spellStart"/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Biologie</w:t>
      </w:r>
      <w:proofErr w:type="spellEnd"/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Marine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57(4), 335-342.</w:t>
      </w:r>
    </w:p>
    <w:p w14:paraId="7A2762D6" w14:textId="7CDF4B54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Pallaoro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A.,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Jardas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I.,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Santic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>, M. (2005).</w:t>
      </w:r>
      <w:del w:id="459" w:author="Deniz Ergüden" w:date="2024-08-12T21:01:00Z">
        <w:r w:rsidRPr="000F17FA" w:rsidDel="001C488D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Weight-length relationships for 11 </w:t>
      </w:r>
      <w:proofErr w:type="spellStart"/>
      <w:ins w:id="460" w:author="Deniz Ergüden" w:date="2024-08-13T18:31:00Z">
        <w:r w:rsidR="004F3596">
          <w:rPr>
            <w:rFonts w:ascii="Times New Roman" w:hAnsi="Times New Roman" w:cs="Times New Roman"/>
            <w:sz w:val="24"/>
            <w:szCs w:val="24"/>
            <w:lang w:val="en-US"/>
          </w:rPr>
          <w:t>C</w:t>
        </w:r>
      </w:ins>
      <w:del w:id="461" w:author="Deniz Ergüden" w:date="2024-08-13T18:31:00Z">
        <w:r w:rsidRPr="000F17FA" w:rsidDel="004F3596">
          <w:rPr>
            <w:rFonts w:ascii="Times New Roman" w:hAnsi="Times New Roman" w:cs="Times New Roman"/>
            <w:sz w:val="24"/>
            <w:szCs w:val="24"/>
            <w:lang w:val="en-US"/>
          </w:rPr>
          <w:delText>c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>hondrichthyan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species in the eastern Adriatic Sea.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Cybium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29(1), 93-96.</w:t>
      </w:r>
    </w:p>
    <w:p w14:paraId="5407B4C9" w14:textId="3F8CCC4A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Ricker, W. E. (1975). Computation and interpretation of biological statistics of fish populations. </w:t>
      </w:r>
      <w:r w:rsidR="002B2FFC"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Fisheries Research Board of Canada</w:t>
      </w:r>
      <w:del w:id="462" w:author="Deniz Ergüden" w:date="2024-08-12T21:04:00Z">
        <w:r w:rsidRPr="000F17FA" w:rsidDel="0042794E">
          <w:rPr>
            <w:rFonts w:ascii="Times New Roman" w:hAnsi="Times New Roman" w:cs="Times New Roman"/>
            <w:sz w:val="24"/>
            <w:szCs w:val="24"/>
            <w:lang w:val="en-US"/>
          </w:rPr>
          <w:delText>.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>, 191, 1-382.</w:t>
      </w:r>
    </w:p>
    <w:p w14:paraId="46AF6566" w14:textId="2B82C6EA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Simpfendorfer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>, C. A., and Kyne, P. M. (2009). Limited potential to recover from overfishing raises concerns for deep-sea sharks, rays and chimaeras.</w:t>
      </w:r>
      <w:del w:id="463" w:author="Deniz Ergüden" w:date="2024-08-12T21:03:00Z">
        <w:r w:rsidRPr="000F17FA" w:rsidDel="0042794E">
          <w:rPr>
            <w:rFonts w:ascii="Times New Roman" w:hAnsi="Times New Roman" w:cs="Times New Roman"/>
            <w:sz w:val="24"/>
            <w:szCs w:val="24"/>
            <w:lang w:val="en-US"/>
          </w:rPr>
          <w:delText>,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moveToRangeStart w:id="464" w:author="Deniz Ergüden" w:date="2024-08-12T21:03:00Z" w:name="move174389053"/>
      <w:moveTo w:id="465" w:author="Deniz Ergüden" w:date="2024-08-12T21:03:00Z">
        <w:r w:rsidR="0042794E" w:rsidRPr="002B2FF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Environmental Conservation</w:t>
        </w:r>
      </w:moveTo>
      <w:moveToRangeEnd w:id="464"/>
      <w:ins w:id="466" w:author="Deniz Ergüden" w:date="2024-08-12T21:04:00Z">
        <w:r w:rsidR="0042794E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,</w:t>
        </w:r>
      </w:ins>
      <w:ins w:id="467" w:author="Deniz Ergüden" w:date="2024-08-12T21:03:00Z">
        <w:r w:rsidR="0042794E" w:rsidRPr="000F17FA">
          <w:rPr>
            <w:rFonts w:ascii="Times New Roman" w:hAnsi="Times New Roman" w:cs="Times New Roman"/>
            <w:sz w:val="24"/>
            <w:szCs w:val="24"/>
            <w:lang w:val="en-US"/>
          </w:rPr>
          <w:t xml:space="preserve"> </w:t>
        </w:r>
      </w:ins>
      <w:r w:rsidRPr="000F17FA">
        <w:rPr>
          <w:rFonts w:ascii="Times New Roman" w:hAnsi="Times New Roman" w:cs="Times New Roman"/>
          <w:sz w:val="24"/>
          <w:szCs w:val="24"/>
          <w:lang w:val="en-US"/>
        </w:rPr>
        <w:t>36(2), 97-103.</w:t>
      </w:r>
      <w:r w:rsidR="002B2FFC"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moveFromRangeStart w:id="468" w:author="Deniz Ergüden" w:date="2024-08-12T21:03:00Z" w:name="move174389053"/>
      <w:moveFrom w:id="469" w:author="Deniz Ergüden" w:date="2024-08-12T21:03:00Z">
        <w:r w:rsidR="002B2FFC" w:rsidRPr="002B2FFC" w:rsidDel="0042794E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Environmental Conservation</w:t>
        </w:r>
      </w:moveFrom>
      <w:moveFromRangeEnd w:id="468"/>
    </w:p>
    <w:p w14:paraId="51D1E6DA" w14:textId="0B1A76B9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Sion, L., 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Onghia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G., Tursi, A., and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Mytilineou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C. (2003). First data on distribution and biology of </w:t>
      </w:r>
      <w:proofErr w:type="spellStart"/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Squalus</w:t>
      </w:r>
      <w:proofErr w:type="spellEnd"/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bainvillei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Risso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1826) from the Eastern Mediterranean Sea. </w:t>
      </w:r>
      <w:r w:rsidRPr="002B2FFC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Northwest Atlantic Fishery Science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31, 213.</w:t>
      </w:r>
    </w:p>
    <w:p w14:paraId="7C920924" w14:textId="77777777" w:rsidR="001160E2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Turan, C., Ergenler, A., Doğdu, S. A., and Turan, F. (2021). Age and growth of Red Sea goatfish, </w:t>
      </w:r>
      <w:r w:rsidRPr="0080565B">
        <w:rPr>
          <w:rFonts w:ascii="Times New Roman" w:hAnsi="Times New Roman" w:cs="Times New Roman"/>
          <w:i/>
          <w:iCs/>
          <w:sz w:val="24"/>
          <w:szCs w:val="24"/>
          <w:lang w:val="en-US"/>
        </w:rPr>
        <w:t>Parupeneus forsskali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from Iskenderun Bay, Northeastern Mediterranean Sea. </w:t>
      </w:r>
      <w:r w:rsidRPr="0080565B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Ichthyology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61, 758-763.</w:t>
      </w:r>
    </w:p>
    <w:p w14:paraId="101479A3" w14:textId="78192B04" w:rsidR="00BD07AD" w:rsidRPr="000F17FA" w:rsidRDefault="00BD07AD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Turan, C., Gürlek, M., Doğdu, S. A., Ergüden, D., Uyan, A., Ergenler, A., Soldo, A. </w:t>
      </w:r>
      <w:r w:rsidR="00D61F89">
        <w:rPr>
          <w:rFonts w:ascii="Times New Roman" w:hAnsi="Times New Roman" w:cs="Times New Roman"/>
          <w:sz w:val="24"/>
          <w:szCs w:val="24"/>
          <w:lang w:val="en-US"/>
        </w:rPr>
        <w:t xml:space="preserve">(2024). </w:t>
      </w:r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Phylogenetic </w:t>
      </w:r>
      <w:ins w:id="470" w:author="Deniz Ergüden" w:date="2024-08-12T19:31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r</w:t>
        </w:r>
      </w:ins>
      <w:del w:id="471" w:author="Deniz Ergüden" w:date="2024-08-12T19:31:00Z">
        <w:r w:rsidRPr="00BD07AD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R</w:delText>
        </w:r>
      </w:del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elationships </w:t>
      </w:r>
      <w:ins w:id="472" w:author="Deniz Ergüden" w:date="2024-08-12T19:31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a</w:t>
        </w:r>
      </w:ins>
      <w:del w:id="473" w:author="Deniz Ergüden" w:date="2024-08-12T19:31:00Z">
        <w:r w:rsidRPr="00BD07AD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A</w:delText>
        </w:r>
      </w:del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nd </w:t>
      </w:r>
      <w:ins w:id="474" w:author="Deniz Ergüden" w:date="2024-08-12T19:31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c</w:t>
        </w:r>
      </w:ins>
      <w:del w:id="475" w:author="Deniz Ergüden" w:date="2024-08-12T19:31:00Z">
        <w:r w:rsidRPr="00BD07AD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C</w:delText>
        </w:r>
      </w:del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onservation </w:t>
      </w:r>
      <w:ins w:id="476" w:author="Deniz Ergüden" w:date="2024-08-12T19:31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i</w:t>
        </w:r>
      </w:ins>
      <w:del w:id="477" w:author="Deniz Ergüden" w:date="2024-08-12T19:31:00Z">
        <w:r w:rsidRPr="00BD07AD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I</w:delText>
        </w:r>
      </w:del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mplications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f </w:t>
      </w:r>
      <w:ins w:id="478" w:author="Deniz Ergüden" w:date="2024-08-12T19:31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s</w:t>
        </w:r>
      </w:ins>
      <w:del w:id="479" w:author="Deniz Ergüden" w:date="2024-08-12T19:31:00Z">
        <w:r w:rsidRPr="00BD07AD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S</w:delText>
        </w:r>
      </w:del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hark </w:t>
      </w:r>
      <w:ins w:id="480" w:author="Deniz Ergüden" w:date="2024-08-12T19:31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s</w:t>
        </w:r>
      </w:ins>
      <w:del w:id="481" w:author="Deniz Ergüden" w:date="2024-08-12T19:31:00Z">
        <w:r w:rsidRPr="00BD07AD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S</w:delText>
        </w:r>
      </w:del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pecies </w:t>
      </w:r>
      <w:ins w:id="482" w:author="Deniz Ergüden" w:date="2024-08-12T19:31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f</w:t>
        </w:r>
      </w:ins>
      <w:del w:id="483" w:author="Deniz Ergüden" w:date="2024-08-12T19:31:00Z">
        <w:r w:rsidRPr="00BD07AD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F</w:delText>
        </w:r>
      </w:del>
      <w:r w:rsidRPr="00BD07AD">
        <w:rPr>
          <w:rFonts w:ascii="Times New Roman" w:hAnsi="Times New Roman" w:cs="Times New Roman"/>
          <w:sz w:val="24"/>
          <w:szCs w:val="24"/>
          <w:lang w:val="en-US"/>
        </w:rPr>
        <w:t xml:space="preserve">rom Turkish </w:t>
      </w:r>
      <w:ins w:id="484" w:author="Deniz Ergüden" w:date="2024-08-12T19:32:00Z">
        <w:r w:rsidR="002814EC">
          <w:rPr>
            <w:rFonts w:ascii="Times New Roman" w:hAnsi="Times New Roman" w:cs="Times New Roman"/>
            <w:sz w:val="24"/>
            <w:szCs w:val="24"/>
            <w:lang w:val="en-US"/>
          </w:rPr>
          <w:t>w</w:t>
        </w:r>
      </w:ins>
      <w:del w:id="485" w:author="Deniz Ergüden" w:date="2024-08-12T19:31:00Z">
        <w:r w:rsidRPr="00BD07AD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W</w:delText>
        </w:r>
      </w:del>
      <w:r w:rsidRPr="00BD07AD">
        <w:rPr>
          <w:rFonts w:ascii="Times New Roman" w:hAnsi="Times New Roman" w:cs="Times New Roman"/>
          <w:sz w:val="24"/>
          <w:szCs w:val="24"/>
          <w:lang w:val="en-US"/>
        </w:rPr>
        <w:t>aters.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07AD">
        <w:rPr>
          <w:rFonts w:ascii="Times New Roman" w:hAnsi="Times New Roman" w:cs="Times New Roman"/>
          <w:i/>
          <w:iCs/>
          <w:sz w:val="24"/>
          <w:szCs w:val="24"/>
          <w:lang w:val="en-US"/>
        </w:rPr>
        <w:t>Annales</w:t>
      </w:r>
      <w:proofErr w:type="spellEnd"/>
      <w:r w:rsidRPr="00BD07A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Series </w:t>
      </w:r>
      <w:proofErr w:type="spellStart"/>
      <w:r w:rsidRPr="00BD07AD">
        <w:rPr>
          <w:rFonts w:ascii="Times New Roman" w:hAnsi="Times New Roman" w:cs="Times New Roman"/>
          <w:i/>
          <w:iCs/>
          <w:sz w:val="24"/>
          <w:szCs w:val="24"/>
          <w:lang w:val="en-US"/>
        </w:rPr>
        <w:t>Historia</w:t>
      </w:r>
      <w:proofErr w:type="spellEnd"/>
      <w:r w:rsidRPr="00BD07A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Naturalis</w:t>
      </w:r>
      <w:ins w:id="486" w:author="Deniz Ergüden" w:date="2024-08-12T19:32:00Z">
        <w:r w:rsidR="002814E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t>,</w:t>
        </w:r>
      </w:ins>
      <w:del w:id="487" w:author="Deniz Ergüden" w:date="2024-08-12T19:32:00Z">
        <w:r w:rsidRPr="00BD07AD" w:rsidDel="002814EC">
          <w:rPr>
            <w:rFonts w:ascii="Times New Roman" w:hAnsi="Times New Roman" w:cs="Times New Roman"/>
            <w:i/>
            <w:iCs/>
            <w:sz w:val="24"/>
            <w:szCs w:val="24"/>
            <w:lang w:val="en-US"/>
          </w:rPr>
          <w:delText xml:space="preserve"> Archives</w:delText>
        </w:r>
        <w:r w:rsidDel="002814EC">
          <w:rPr>
            <w:rFonts w:ascii="Times New Roman" w:hAnsi="Times New Roman" w:cs="Times New Roman"/>
            <w:sz w:val="24"/>
            <w:szCs w:val="24"/>
            <w:lang w:val="en-US"/>
          </w:rPr>
          <w:delText>,</w:delText>
        </w:r>
        <w:r w:rsidRPr="00BD07AD" w:rsidDel="002814EC">
          <w:rPr>
            <w:rFonts w:ascii="Times New Roman" w:hAnsi="Times New Roman" w:cs="Times New Roman"/>
            <w:sz w:val="24"/>
            <w:szCs w:val="24"/>
            <w:lang w:val="en-US"/>
          </w:rPr>
          <w:delText xml:space="preserve"> </w:delText>
        </w:r>
      </w:del>
      <w:r w:rsidRPr="00BD07AD">
        <w:rPr>
          <w:rFonts w:ascii="Times New Roman" w:hAnsi="Times New Roman" w:cs="Times New Roman"/>
          <w:sz w:val="24"/>
          <w:szCs w:val="24"/>
          <w:lang w:val="en-US"/>
        </w:rPr>
        <w:t>34 (1), 27-34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75A304" w14:textId="755B46A7" w:rsidR="001160E2" w:rsidRPr="000F17FA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Uyan, A., Turan, C., Doğdu, S. A., Gürlek, M., Yağlıoğlu, D., and Sönmez, B. (2024). Genetic and </w:t>
      </w:r>
      <w:ins w:id="488" w:author="Deniz Ergüden" w:date="2024-08-12T21:01:00Z">
        <w:r w:rsidR="001C488D">
          <w:rPr>
            <w:rFonts w:ascii="Times New Roman" w:hAnsi="Times New Roman" w:cs="Times New Roman"/>
            <w:sz w:val="24"/>
            <w:szCs w:val="24"/>
            <w:lang w:val="en-US"/>
          </w:rPr>
          <w:t>s</w:t>
        </w:r>
      </w:ins>
      <w:del w:id="489" w:author="Deniz Ergüden" w:date="2024-08-12T21:01:00Z">
        <w:r w:rsidRPr="000F17FA" w:rsidDel="001C488D">
          <w:rPr>
            <w:rFonts w:ascii="Times New Roman" w:hAnsi="Times New Roman" w:cs="Times New Roman"/>
            <w:sz w:val="24"/>
            <w:szCs w:val="24"/>
            <w:lang w:val="en-US"/>
          </w:rPr>
          <w:delText>S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ome </w:t>
      </w:r>
      <w:ins w:id="490" w:author="Deniz Ergüden" w:date="2024-08-12T21:01:00Z">
        <w:r w:rsidR="001C488D">
          <w:rPr>
            <w:rFonts w:ascii="Times New Roman" w:hAnsi="Times New Roman" w:cs="Times New Roman"/>
            <w:sz w:val="24"/>
            <w:szCs w:val="24"/>
            <w:lang w:val="en-US"/>
          </w:rPr>
          <w:t>b</w:t>
        </w:r>
      </w:ins>
      <w:del w:id="491" w:author="Deniz Ergüden" w:date="2024-08-12T21:01:00Z">
        <w:r w:rsidRPr="000F17FA" w:rsidDel="001C488D">
          <w:rPr>
            <w:rFonts w:ascii="Times New Roman" w:hAnsi="Times New Roman" w:cs="Times New Roman"/>
            <w:sz w:val="24"/>
            <w:szCs w:val="24"/>
            <w:lang w:val="en-US"/>
          </w:rPr>
          <w:delText>B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>io-</w:t>
      </w:r>
      <w:ins w:id="492" w:author="Deniz Ergüden" w:date="2024-08-12T21:01:00Z">
        <w:r w:rsidR="001C488D">
          <w:rPr>
            <w:rFonts w:ascii="Times New Roman" w:hAnsi="Times New Roman" w:cs="Times New Roman"/>
            <w:sz w:val="24"/>
            <w:szCs w:val="24"/>
            <w:lang w:val="en-US"/>
          </w:rPr>
          <w:t>e</w:t>
        </w:r>
      </w:ins>
      <w:del w:id="493" w:author="Deniz Ergüden" w:date="2024-08-12T21:01:00Z">
        <w:r w:rsidRPr="000F17FA" w:rsidDel="001C488D">
          <w:rPr>
            <w:rFonts w:ascii="Times New Roman" w:hAnsi="Times New Roman" w:cs="Times New Roman"/>
            <w:sz w:val="24"/>
            <w:szCs w:val="24"/>
            <w:lang w:val="en-US"/>
          </w:rPr>
          <w:delText>E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cological </w:t>
      </w:r>
      <w:ins w:id="494" w:author="Deniz Ergüden" w:date="2024-08-12T21:01:00Z">
        <w:r w:rsidR="001C488D">
          <w:rPr>
            <w:rFonts w:ascii="Times New Roman" w:hAnsi="Times New Roman" w:cs="Times New Roman"/>
            <w:sz w:val="24"/>
            <w:szCs w:val="24"/>
            <w:lang w:val="en-US"/>
          </w:rPr>
          <w:t>c</w:t>
        </w:r>
      </w:ins>
      <w:del w:id="495" w:author="Deniz Ergüden" w:date="2024-08-12T21:01:00Z">
        <w:r w:rsidRPr="000F17FA" w:rsidDel="001C488D">
          <w:rPr>
            <w:rFonts w:ascii="Times New Roman" w:hAnsi="Times New Roman" w:cs="Times New Roman"/>
            <w:sz w:val="24"/>
            <w:szCs w:val="24"/>
            <w:lang w:val="en-US"/>
          </w:rPr>
          <w:delText>C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haracteristics of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Lessepsian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ins w:id="496" w:author="Deniz Ergüden" w:date="2024-08-12T21:01:00Z">
        <w:r w:rsidR="001C488D">
          <w:rPr>
            <w:rFonts w:ascii="Times New Roman" w:hAnsi="Times New Roman" w:cs="Times New Roman"/>
            <w:sz w:val="24"/>
            <w:szCs w:val="24"/>
            <w:lang w:val="en-US"/>
          </w:rPr>
          <w:t>l</w:t>
        </w:r>
      </w:ins>
      <w:del w:id="497" w:author="Deniz Ergüden" w:date="2024-08-12T21:01:00Z">
        <w:r w:rsidRPr="000F17FA" w:rsidDel="001C488D">
          <w:rPr>
            <w:rFonts w:ascii="Times New Roman" w:hAnsi="Times New Roman" w:cs="Times New Roman"/>
            <w:sz w:val="24"/>
            <w:szCs w:val="24"/>
            <w:lang w:val="en-US"/>
          </w:rPr>
          <w:delText>L</w:delText>
        </w:r>
      </w:del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izardfish </w:t>
      </w:r>
      <w:proofErr w:type="spellStart"/>
      <w:r w:rsidRPr="00263F50">
        <w:rPr>
          <w:rFonts w:ascii="Times New Roman" w:hAnsi="Times New Roman" w:cs="Times New Roman"/>
          <w:i/>
          <w:iCs/>
          <w:sz w:val="24"/>
          <w:szCs w:val="24"/>
          <w:lang w:val="en-US"/>
        </w:rPr>
        <w:t>Saurida</w:t>
      </w:r>
      <w:proofErr w:type="spellEnd"/>
      <w:r w:rsidRPr="00263F5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263F50">
        <w:rPr>
          <w:rFonts w:ascii="Times New Roman" w:hAnsi="Times New Roman" w:cs="Times New Roman"/>
          <w:i/>
          <w:iCs/>
          <w:sz w:val="24"/>
          <w:szCs w:val="24"/>
          <w:lang w:val="en-US"/>
        </w:rPr>
        <w:t>lessepsianus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 from the Northeastern Mediterranean Sea. </w:t>
      </w:r>
      <w:r w:rsidR="00263F50" w:rsidRPr="00263F50">
        <w:rPr>
          <w:rFonts w:ascii="Times New Roman" w:hAnsi="Times New Roman" w:cs="Times New Roman"/>
          <w:i/>
          <w:iCs/>
          <w:sz w:val="24"/>
          <w:szCs w:val="24"/>
          <w:lang w:val="en-US"/>
        </w:rPr>
        <w:t>Tethys Environmental Science</w:t>
      </w:r>
      <w:r w:rsidR="00263F50" w:rsidRPr="00263F5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1(1), 1-16.</w:t>
      </w:r>
    </w:p>
    <w:p w14:paraId="00FB8A87" w14:textId="40FDD9EB" w:rsidR="001160E2" w:rsidRDefault="001160E2" w:rsidP="000F17FA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Yaglioglu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D., Deniz, T., </w:t>
      </w:r>
      <w:proofErr w:type="spellStart"/>
      <w:r w:rsidRPr="000F17FA">
        <w:rPr>
          <w:rFonts w:ascii="Times New Roman" w:hAnsi="Times New Roman" w:cs="Times New Roman"/>
          <w:sz w:val="24"/>
          <w:szCs w:val="24"/>
          <w:lang w:val="en-US"/>
        </w:rPr>
        <w:t>Gurlek</w:t>
      </w:r>
      <w:proofErr w:type="spellEnd"/>
      <w:r w:rsidRPr="000F17FA">
        <w:rPr>
          <w:rFonts w:ascii="Times New Roman" w:hAnsi="Times New Roman" w:cs="Times New Roman"/>
          <w:sz w:val="24"/>
          <w:szCs w:val="24"/>
          <w:lang w:val="en-US"/>
        </w:rPr>
        <w:t xml:space="preserve">, M., Erguden, D., and Turan, C. (2015). Elasmobranch bycatch in a bottom trawl fishery in the Iskenderun Bay, northeastern Mediterranean. </w:t>
      </w:r>
      <w:r w:rsidRPr="00C741E3">
        <w:rPr>
          <w:rFonts w:ascii="Times New Roman" w:hAnsi="Times New Roman" w:cs="Times New Roman"/>
          <w:i/>
          <w:sz w:val="24"/>
          <w:szCs w:val="24"/>
          <w:lang w:val="en-US"/>
          <w:rPrChange w:id="498" w:author="Deniz Ergüden" w:date="2024-08-12T19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Cahiers de </w:t>
      </w:r>
      <w:proofErr w:type="spellStart"/>
      <w:r w:rsidRPr="00C741E3">
        <w:rPr>
          <w:rFonts w:ascii="Times New Roman" w:hAnsi="Times New Roman" w:cs="Times New Roman"/>
          <w:i/>
          <w:sz w:val="24"/>
          <w:szCs w:val="24"/>
          <w:lang w:val="en-US"/>
          <w:rPrChange w:id="499" w:author="Deniz Ergüden" w:date="2024-08-12T19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Biologie</w:t>
      </w:r>
      <w:proofErr w:type="spellEnd"/>
      <w:r w:rsidRPr="00C741E3">
        <w:rPr>
          <w:rFonts w:ascii="Times New Roman" w:hAnsi="Times New Roman" w:cs="Times New Roman"/>
          <w:i/>
          <w:sz w:val="24"/>
          <w:szCs w:val="24"/>
          <w:lang w:val="en-US"/>
          <w:rPrChange w:id="500" w:author="Deniz Ergüden" w:date="2024-08-12T19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Marine</w:t>
      </w:r>
      <w:r w:rsidRPr="000F17FA">
        <w:rPr>
          <w:rFonts w:ascii="Times New Roman" w:hAnsi="Times New Roman" w:cs="Times New Roman"/>
          <w:sz w:val="24"/>
          <w:szCs w:val="24"/>
          <w:lang w:val="en-US"/>
        </w:rPr>
        <w:t>, 56(3), 237-243.</w:t>
      </w:r>
    </w:p>
    <w:sectPr w:rsidR="00116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00" w:author="Deniz Ergüden" w:date="2024-08-12T19:26:00Z" w:initials="DE">
    <w:p w14:paraId="638F0FF5" w14:textId="3F5CEC91" w:rsidR="002814EC" w:rsidRDefault="002814EC">
      <w:pPr>
        <w:pStyle w:val="AklamaMetni"/>
      </w:pPr>
      <w:r>
        <w:rPr>
          <w:rStyle w:val="AklamaBavurusu"/>
        </w:rPr>
        <w:annotationRef/>
      </w:r>
      <w:proofErr w:type="spellStart"/>
      <w:r>
        <w:t>Duplicate</w:t>
      </w:r>
      <w:proofErr w:type="spellEnd"/>
      <w:r>
        <w:t xml:space="preserve"> </w:t>
      </w:r>
      <w:proofErr w:type="spellStart"/>
      <w:r>
        <w:t>reference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38F0FF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eniz Ergüden">
    <w15:presenceInfo w15:providerId="None" w15:userId="Deniz Ergüd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ztzAzM7G0MLMwMTRV0lEKTi0uzszPAykwrQUABxD1ICwAAAA="/>
  </w:docVars>
  <w:rsids>
    <w:rsidRoot w:val="003E1BAF"/>
    <w:rsid w:val="00050092"/>
    <w:rsid w:val="000817F3"/>
    <w:rsid w:val="00085C95"/>
    <w:rsid w:val="000B152D"/>
    <w:rsid w:val="000B6949"/>
    <w:rsid w:val="000D6B47"/>
    <w:rsid w:val="000E317F"/>
    <w:rsid w:val="000F17FA"/>
    <w:rsid w:val="001160E2"/>
    <w:rsid w:val="00126C2B"/>
    <w:rsid w:val="001646F3"/>
    <w:rsid w:val="001700AC"/>
    <w:rsid w:val="001A55E3"/>
    <w:rsid w:val="001B20C9"/>
    <w:rsid w:val="001C159D"/>
    <w:rsid w:val="001C488D"/>
    <w:rsid w:val="00203EAC"/>
    <w:rsid w:val="00231046"/>
    <w:rsid w:val="002406A6"/>
    <w:rsid w:val="00263F50"/>
    <w:rsid w:val="002814EC"/>
    <w:rsid w:val="002A5B72"/>
    <w:rsid w:val="002B2FFC"/>
    <w:rsid w:val="002E7175"/>
    <w:rsid w:val="002F63AE"/>
    <w:rsid w:val="00327870"/>
    <w:rsid w:val="003520E1"/>
    <w:rsid w:val="0035507D"/>
    <w:rsid w:val="0039005A"/>
    <w:rsid w:val="003A3614"/>
    <w:rsid w:val="003C345C"/>
    <w:rsid w:val="003E1BAF"/>
    <w:rsid w:val="003F30C7"/>
    <w:rsid w:val="0040626C"/>
    <w:rsid w:val="0042794E"/>
    <w:rsid w:val="004A0DD7"/>
    <w:rsid w:val="004D496A"/>
    <w:rsid w:val="004F3596"/>
    <w:rsid w:val="00572B91"/>
    <w:rsid w:val="0058004D"/>
    <w:rsid w:val="005B6C07"/>
    <w:rsid w:val="005B7375"/>
    <w:rsid w:val="00602912"/>
    <w:rsid w:val="00621727"/>
    <w:rsid w:val="00636187"/>
    <w:rsid w:val="00681CEB"/>
    <w:rsid w:val="006A7FA3"/>
    <w:rsid w:val="006D05BF"/>
    <w:rsid w:val="006E1968"/>
    <w:rsid w:val="0072702A"/>
    <w:rsid w:val="007713D0"/>
    <w:rsid w:val="007C2CD7"/>
    <w:rsid w:val="007C5411"/>
    <w:rsid w:val="00800187"/>
    <w:rsid w:val="00803762"/>
    <w:rsid w:val="0080565B"/>
    <w:rsid w:val="008714D3"/>
    <w:rsid w:val="0088183F"/>
    <w:rsid w:val="008E7222"/>
    <w:rsid w:val="00901173"/>
    <w:rsid w:val="0090544F"/>
    <w:rsid w:val="00947BD9"/>
    <w:rsid w:val="00952E60"/>
    <w:rsid w:val="00963084"/>
    <w:rsid w:val="00965B35"/>
    <w:rsid w:val="009C6B14"/>
    <w:rsid w:val="00A12766"/>
    <w:rsid w:val="00A21C94"/>
    <w:rsid w:val="00A26839"/>
    <w:rsid w:val="00A332F0"/>
    <w:rsid w:val="00A53500"/>
    <w:rsid w:val="00A547DF"/>
    <w:rsid w:val="00A57C8E"/>
    <w:rsid w:val="00A85A29"/>
    <w:rsid w:val="00A8782C"/>
    <w:rsid w:val="00AE0E08"/>
    <w:rsid w:val="00AE6203"/>
    <w:rsid w:val="00B038D0"/>
    <w:rsid w:val="00B07032"/>
    <w:rsid w:val="00B142A7"/>
    <w:rsid w:val="00B258BE"/>
    <w:rsid w:val="00B764A8"/>
    <w:rsid w:val="00BB1B92"/>
    <w:rsid w:val="00BD07AD"/>
    <w:rsid w:val="00C03F9D"/>
    <w:rsid w:val="00C14681"/>
    <w:rsid w:val="00C42252"/>
    <w:rsid w:val="00C741E3"/>
    <w:rsid w:val="00C81AC3"/>
    <w:rsid w:val="00C8390A"/>
    <w:rsid w:val="00CA2D99"/>
    <w:rsid w:val="00CE3392"/>
    <w:rsid w:val="00D439A7"/>
    <w:rsid w:val="00D5060D"/>
    <w:rsid w:val="00D61F89"/>
    <w:rsid w:val="00E56ACE"/>
    <w:rsid w:val="00EB302D"/>
    <w:rsid w:val="00F13494"/>
    <w:rsid w:val="00F4158D"/>
    <w:rsid w:val="00F446B2"/>
    <w:rsid w:val="00F76C49"/>
    <w:rsid w:val="00F96D3D"/>
    <w:rsid w:val="00FB58AE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BF0E38"/>
  <w15:chartTrackingRefBased/>
  <w15:docId w15:val="{ABA46C7A-DD17-4745-AFC9-B8911949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EA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D4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F96D3D"/>
    <w:rPr>
      <w:color w:val="0563C1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001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00187"/>
    <w:rPr>
      <w:rFonts w:ascii="Segoe UI" w:hAnsi="Segoe UI" w:cs="Segoe UI"/>
      <w:sz w:val="18"/>
      <w:szCs w:val="18"/>
    </w:rPr>
  </w:style>
  <w:style w:type="character" w:styleId="AklamaBavurusu">
    <w:name w:val="annotation reference"/>
    <w:basedOn w:val="VarsaylanParagrafYazTipi"/>
    <w:uiPriority w:val="99"/>
    <w:semiHidden/>
    <w:unhideWhenUsed/>
    <w:rsid w:val="002814EC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2814EC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2814EC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814EC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814EC"/>
    <w:rPr>
      <w:b/>
      <w:bCs/>
      <w:sz w:val="20"/>
      <w:szCs w:val="20"/>
    </w:rPr>
  </w:style>
  <w:style w:type="character" w:customStyle="1" w:styleId="fontstyle01">
    <w:name w:val="fontstyle01"/>
    <w:basedOn w:val="VarsaylanParagrafYazTipi"/>
    <w:rsid w:val="0058004D"/>
    <w:rPr>
      <w:rFonts w:ascii="TimesNewRomanPS-BoldMT" w:hAnsi="TimesNewRomanPS-BoldMT" w:hint="default"/>
      <w:b/>
      <w:bCs/>
      <w:i w:val="0"/>
      <w:iCs w:val="0"/>
      <w:color w:val="24202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6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microsoft.com/office/2011/relationships/commentsExtended" Target="commentsExtended.xml"/><Relationship Id="rId4" Type="http://schemas.openxmlformats.org/officeDocument/2006/relationships/image" Target="media/image1.jpeg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12</Pages>
  <Words>3864</Words>
  <Characters>21178</Characters>
  <Application>Microsoft Office Word</Application>
  <DocSecurity>0</DocSecurity>
  <Lines>450</Lines>
  <Paragraphs>240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Deniz Ergüden</cp:lastModifiedBy>
  <cp:revision>23</cp:revision>
  <dcterms:created xsi:type="dcterms:W3CDTF">2024-08-05T18:48:00Z</dcterms:created>
  <dcterms:modified xsi:type="dcterms:W3CDTF">2024-08-14T11:37:00Z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9470dfde2191f23fe2721ee6b88f0548603391efbb78173b5c8a57f097abd809</vt:lpwstr>
  </property>
</Properties>
</file>