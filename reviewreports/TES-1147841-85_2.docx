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10B6AD0" w14:textId="2BA5F3D8" w:rsidR="00777966" w:rsidRDefault="009E6D7B" w:rsidP="00195B3D">
      <w:pPr>
        <w:jc w:val="center"/>
        <w:rPr>
          <w:b/>
          <w:bCs/>
        </w:rPr>
      </w:pPr>
      <w:r w:rsidRPr="00195B3D">
        <w:rPr>
          <w:b/>
          <w:bCs/>
        </w:rPr>
        <w:t xml:space="preserve">First </w:t>
      </w:r>
      <w:r w:rsidR="008F432E">
        <w:rPr>
          <w:b/>
          <w:bCs/>
        </w:rPr>
        <w:t>record</w:t>
      </w:r>
      <w:r w:rsidRPr="00195B3D">
        <w:rPr>
          <w:b/>
          <w:bCs/>
        </w:rPr>
        <w:t xml:space="preserve"> of </w:t>
      </w:r>
      <w:r w:rsidR="00777966" w:rsidRPr="00195B3D">
        <w:rPr>
          <w:b/>
          <w:bCs/>
        </w:rPr>
        <w:t xml:space="preserve">the Blonde Ray </w:t>
      </w:r>
      <w:r w:rsidR="00777966" w:rsidRPr="00195B3D">
        <w:rPr>
          <w:b/>
          <w:bCs/>
          <w:i/>
          <w:iCs/>
        </w:rPr>
        <w:t xml:space="preserve">Raja </w:t>
      </w:r>
      <w:proofErr w:type="spellStart"/>
      <w:r w:rsidR="00777966" w:rsidRPr="00195B3D">
        <w:rPr>
          <w:b/>
          <w:bCs/>
          <w:i/>
          <w:iCs/>
        </w:rPr>
        <w:t>brachyura</w:t>
      </w:r>
      <w:proofErr w:type="spellEnd"/>
      <w:r w:rsidR="00777966" w:rsidRPr="00195B3D">
        <w:rPr>
          <w:b/>
          <w:bCs/>
        </w:rPr>
        <w:t xml:space="preserve"> </w:t>
      </w:r>
      <w:r w:rsidR="0066591A">
        <w:rPr>
          <w:b/>
          <w:bCs/>
        </w:rPr>
        <w:t>(</w:t>
      </w:r>
      <w:proofErr w:type="spellStart"/>
      <w:r w:rsidR="0066591A" w:rsidRPr="0066591A">
        <w:rPr>
          <w:b/>
          <w:bCs/>
        </w:rPr>
        <w:t>Rajidae</w:t>
      </w:r>
      <w:proofErr w:type="spellEnd"/>
      <w:r w:rsidR="0066591A">
        <w:rPr>
          <w:b/>
          <w:bCs/>
        </w:rPr>
        <w:t xml:space="preserve">) </w:t>
      </w:r>
      <w:r w:rsidR="008F432E">
        <w:rPr>
          <w:b/>
          <w:bCs/>
        </w:rPr>
        <w:t>on Turkish Coasts</w:t>
      </w:r>
    </w:p>
    <w:p w14:paraId="70A76121" w14:textId="271BCCD3" w:rsidR="00247417" w:rsidRDefault="00283EFE" w:rsidP="00195B3D">
      <w:pPr>
        <w:jc w:val="center"/>
      </w:pPr>
      <w:r>
        <w:t xml:space="preserve">Cemal Turan, Ali </w:t>
      </w:r>
      <w:proofErr w:type="spellStart"/>
      <w:r>
        <w:t>Uyan</w:t>
      </w:r>
      <w:proofErr w:type="spellEnd"/>
      <w:r>
        <w:t xml:space="preserve">, </w:t>
      </w:r>
      <w:proofErr w:type="spellStart"/>
      <w:r>
        <w:t>Servet</w:t>
      </w:r>
      <w:proofErr w:type="spellEnd"/>
      <w:r>
        <w:t xml:space="preserve"> Ahmet </w:t>
      </w:r>
      <w:proofErr w:type="spellStart"/>
      <w:r>
        <w:t>Doğdu</w:t>
      </w:r>
      <w:proofErr w:type="spellEnd"/>
      <w:r>
        <w:t xml:space="preserve">, </w:t>
      </w:r>
      <w:r w:rsidR="00810D93">
        <w:t>Deniz Ergüden</w:t>
      </w:r>
    </w:p>
    <w:p w14:paraId="3D4134EE" w14:textId="77777777" w:rsidR="007B2734" w:rsidRDefault="007B2734" w:rsidP="007B2734">
      <w:pPr>
        <w:jc w:val="center"/>
        <w:rPr>
          <w:bCs/>
          <w:sz w:val="20"/>
          <w:szCs w:val="20"/>
        </w:rPr>
      </w:pPr>
      <w:r>
        <w:rPr>
          <w:bCs/>
          <w:sz w:val="20"/>
          <w:szCs w:val="20"/>
        </w:rPr>
        <w:t xml:space="preserve">Iskenderun Technical University, Faculty of Marine Sciences and Technology, Molecular Ecology and Fisheries Genetics Laboratory, 31220 Iskenderun, </w:t>
      </w:r>
      <w:proofErr w:type="spellStart"/>
      <w:r>
        <w:rPr>
          <w:bCs/>
          <w:sz w:val="20"/>
          <w:szCs w:val="20"/>
        </w:rPr>
        <w:t>Hatay</w:t>
      </w:r>
      <w:proofErr w:type="spellEnd"/>
      <w:r>
        <w:rPr>
          <w:bCs/>
          <w:sz w:val="20"/>
          <w:szCs w:val="20"/>
        </w:rPr>
        <w:t xml:space="preserve">, </w:t>
      </w:r>
      <w:proofErr w:type="spellStart"/>
      <w:r>
        <w:rPr>
          <w:bCs/>
          <w:sz w:val="20"/>
          <w:szCs w:val="20"/>
        </w:rPr>
        <w:t>Türkiye</w:t>
      </w:r>
      <w:proofErr w:type="spellEnd"/>
      <w:r>
        <w:rPr>
          <w:bCs/>
          <w:sz w:val="20"/>
          <w:szCs w:val="20"/>
        </w:rPr>
        <w:t>.</w:t>
      </w:r>
    </w:p>
    <w:p w14:paraId="099850B4" w14:textId="77777777" w:rsidR="007B2734" w:rsidRDefault="007B2734" w:rsidP="007B2734">
      <w:pPr>
        <w:jc w:val="center"/>
        <w:rPr>
          <w:bCs/>
          <w:sz w:val="20"/>
          <w:szCs w:val="20"/>
        </w:rPr>
      </w:pPr>
      <w:r>
        <w:rPr>
          <w:bCs/>
          <w:sz w:val="20"/>
          <w:szCs w:val="20"/>
        </w:rPr>
        <w:t>*Corresponding author: cemal.turan@yahoo.com</w:t>
      </w:r>
    </w:p>
    <w:p w14:paraId="2B9A6745" w14:textId="294E3197" w:rsidR="00AD1482" w:rsidRPr="00247417" w:rsidRDefault="00247417" w:rsidP="00247417">
      <w:pPr>
        <w:jc w:val="center"/>
        <w:rPr>
          <w:b/>
          <w:bCs/>
        </w:rPr>
      </w:pPr>
      <w:r w:rsidRPr="00247417">
        <w:rPr>
          <w:b/>
          <w:bCs/>
        </w:rPr>
        <w:t>Abstract</w:t>
      </w:r>
    </w:p>
    <w:p w14:paraId="0FCDC72D" w14:textId="0378D74B" w:rsidR="00CE1E67" w:rsidRDefault="008F432E" w:rsidP="00CE1E67">
      <w:r>
        <w:t>T</w:t>
      </w:r>
      <w:r w:rsidR="00247417" w:rsidRPr="0068079E">
        <w:t xml:space="preserve">he </w:t>
      </w:r>
      <w:r w:rsidR="001F565E">
        <w:t>blonde ray</w:t>
      </w:r>
      <w:r w:rsidR="00247417">
        <w:t xml:space="preserve"> </w:t>
      </w:r>
      <w:r w:rsidR="001F565E" w:rsidRPr="001F565E">
        <w:rPr>
          <w:i/>
        </w:rPr>
        <w:t xml:space="preserve">Raja </w:t>
      </w:r>
      <w:proofErr w:type="spellStart"/>
      <w:r w:rsidR="001F565E" w:rsidRPr="001F565E">
        <w:rPr>
          <w:i/>
        </w:rPr>
        <w:t>brachyura</w:t>
      </w:r>
      <w:proofErr w:type="spellEnd"/>
      <w:r w:rsidR="001F565E" w:rsidRPr="001F565E">
        <w:rPr>
          <w:i/>
        </w:rPr>
        <w:t xml:space="preserve"> </w:t>
      </w:r>
      <w:proofErr w:type="spellStart"/>
      <w:r w:rsidR="001F565E" w:rsidRPr="001F565E">
        <w:rPr>
          <w:iCs/>
        </w:rPr>
        <w:t>Lafont</w:t>
      </w:r>
      <w:proofErr w:type="spellEnd"/>
      <w:r w:rsidR="001F565E" w:rsidRPr="001F565E">
        <w:rPr>
          <w:iCs/>
        </w:rPr>
        <w:t>, 1873</w:t>
      </w:r>
      <w:r w:rsidR="001F565E" w:rsidRPr="001F565E">
        <w:rPr>
          <w:i/>
        </w:rPr>
        <w:t xml:space="preserve"> </w:t>
      </w:r>
      <w:r w:rsidR="00502A49">
        <w:rPr>
          <w:iCs/>
        </w:rPr>
        <w:t xml:space="preserve">was </w:t>
      </w:r>
      <w:r w:rsidR="00502A49">
        <w:t>re</w:t>
      </w:r>
      <w:r w:rsidR="00F378EC">
        <w:t>p</w:t>
      </w:r>
      <w:r w:rsidR="00502A49">
        <w:t>or</w:t>
      </w:r>
      <w:r w:rsidR="00F378EC">
        <w:t>t</w:t>
      </w:r>
      <w:r w:rsidR="00502A49">
        <w:t xml:space="preserve">ed </w:t>
      </w:r>
      <w:r w:rsidR="00247417">
        <w:t xml:space="preserve">for the first time </w:t>
      </w:r>
      <w:r w:rsidR="004657F7">
        <w:t>from Turkish marine waters</w:t>
      </w:r>
      <w:r w:rsidR="00247417">
        <w:t xml:space="preserve">. </w:t>
      </w:r>
      <w:r w:rsidR="006F69D5">
        <w:t>Two</w:t>
      </w:r>
      <w:r w:rsidR="00247417" w:rsidRPr="0068079E">
        <w:t xml:space="preserve"> </w:t>
      </w:r>
      <w:r w:rsidR="00247417">
        <w:t>specimen</w:t>
      </w:r>
      <w:r w:rsidR="006F69D5">
        <w:t>s</w:t>
      </w:r>
      <w:r w:rsidR="00247417">
        <w:t xml:space="preserve"> </w:t>
      </w:r>
      <w:del w:id="0" w:author="Deniz Ergüden" w:date="2024-08-08T17:21:00Z">
        <w:r w:rsidR="00283EFE" w:rsidDel="002B12CE">
          <w:delText xml:space="preserve">as </w:delText>
        </w:r>
      </w:del>
      <w:r w:rsidR="00283EFE">
        <w:t xml:space="preserve">female and male </w:t>
      </w:r>
      <w:r w:rsidR="00247417" w:rsidRPr="0068079E">
        <w:t>w</w:t>
      </w:r>
      <w:r w:rsidR="006F69D5">
        <w:t>ere</w:t>
      </w:r>
      <w:r w:rsidR="00247417" w:rsidRPr="0068079E">
        <w:t xml:space="preserve"> ca</w:t>
      </w:r>
      <w:r w:rsidR="00247417">
        <w:t>ptured</w:t>
      </w:r>
      <w:r w:rsidR="00247417" w:rsidRPr="0068079E">
        <w:t xml:space="preserve"> </w:t>
      </w:r>
      <w:r w:rsidR="006A3D48">
        <w:t xml:space="preserve">during a </w:t>
      </w:r>
      <w:r w:rsidR="00247417">
        <w:t>tra</w:t>
      </w:r>
      <w:r w:rsidR="00B91537">
        <w:t>w</w:t>
      </w:r>
      <w:r w:rsidR="004747FE">
        <w:t>l</w:t>
      </w:r>
      <w:r w:rsidR="006A3D48">
        <w:t>ing survey</w:t>
      </w:r>
      <w:r w:rsidR="00247417">
        <w:t xml:space="preserve"> </w:t>
      </w:r>
      <w:r>
        <w:t xml:space="preserve">on 17 March 2019 </w:t>
      </w:r>
      <w:r w:rsidR="00247417">
        <w:t xml:space="preserve">in </w:t>
      </w:r>
      <w:del w:id="1" w:author="Deniz Ergüden" w:date="2024-08-08T17:21:00Z">
        <w:r w:rsidR="00247417" w:rsidDel="002B12CE">
          <w:delText xml:space="preserve">the </w:delText>
        </w:r>
      </w:del>
      <w:r w:rsidR="004747FE">
        <w:t>Antalya</w:t>
      </w:r>
      <w:r w:rsidR="00247417" w:rsidRPr="0068079E">
        <w:t xml:space="preserve"> </w:t>
      </w:r>
      <w:r w:rsidR="00247417">
        <w:t>Bay</w:t>
      </w:r>
      <w:r w:rsidR="00AD52B7">
        <w:t xml:space="preserve">, </w:t>
      </w:r>
      <w:r>
        <w:t>n</w:t>
      </w:r>
      <w:r w:rsidRPr="00AD52B7">
        <w:t>orth-eastern</w:t>
      </w:r>
      <w:r w:rsidR="00AD52B7" w:rsidRPr="00AD52B7">
        <w:t xml:space="preserve"> Mediterranean</w:t>
      </w:r>
      <w:r w:rsidR="00247417" w:rsidRPr="0068079E">
        <w:t>.</w:t>
      </w:r>
      <w:r w:rsidR="006A3D48">
        <w:t xml:space="preserve"> </w:t>
      </w:r>
      <w:r w:rsidR="002520FA">
        <w:t xml:space="preserve">This study </w:t>
      </w:r>
      <w:r w:rsidR="00B06C46">
        <w:t>represent</w:t>
      </w:r>
      <w:r w:rsidR="00A25F70">
        <w:t>s</w:t>
      </w:r>
      <w:r w:rsidR="002520FA">
        <w:t xml:space="preserve"> the first record of </w:t>
      </w:r>
      <w:r w:rsidR="002520FA">
        <w:rPr>
          <w:rStyle w:val="Vurgu"/>
        </w:rPr>
        <w:t xml:space="preserve">R. </w:t>
      </w:r>
      <w:proofErr w:type="spellStart"/>
      <w:r w:rsidR="002520FA">
        <w:rPr>
          <w:rStyle w:val="Vurgu"/>
        </w:rPr>
        <w:t>brachyura</w:t>
      </w:r>
      <w:proofErr w:type="spellEnd"/>
      <w:r w:rsidR="002520FA">
        <w:t xml:space="preserve"> from </w:t>
      </w:r>
      <w:r w:rsidR="005D74F1">
        <w:t xml:space="preserve">the </w:t>
      </w:r>
      <w:r w:rsidR="00CE1E67">
        <w:t>Turkish</w:t>
      </w:r>
      <w:r w:rsidR="002520FA">
        <w:t xml:space="preserve"> coast</w:t>
      </w:r>
      <w:r w:rsidR="00D13C68">
        <w:t>s</w:t>
      </w:r>
      <w:r w:rsidR="002520FA">
        <w:t xml:space="preserve">, making it the fourteenth </w:t>
      </w:r>
      <w:proofErr w:type="spellStart"/>
      <w:r w:rsidR="00283EFE">
        <w:t>R</w:t>
      </w:r>
      <w:r w:rsidR="002520FA">
        <w:t>ajid</w:t>
      </w:r>
      <w:proofErr w:type="spellEnd"/>
      <w:r w:rsidR="002520FA">
        <w:t xml:space="preserve"> species </w:t>
      </w:r>
      <w:r w:rsidR="00283EFE">
        <w:t xml:space="preserve">for </w:t>
      </w:r>
      <w:r w:rsidR="00E56E3C">
        <w:t>Turkish</w:t>
      </w:r>
      <w:r w:rsidR="00CE1E67">
        <w:t xml:space="preserve"> marine ichthyofauna</w:t>
      </w:r>
      <w:r w:rsidR="00CE1E67" w:rsidRPr="00CC41D3">
        <w:t xml:space="preserve"> </w:t>
      </w:r>
      <w:r w:rsidR="00CE1E67">
        <w:t>to date.</w:t>
      </w:r>
    </w:p>
    <w:p w14:paraId="76E8061D" w14:textId="50E05F5B" w:rsidR="00AD1482" w:rsidRDefault="00B76B54" w:rsidP="00AD1482">
      <w:pPr>
        <w:rPr>
          <w:ins w:id="2" w:author="Deniz Ergüden" w:date="2024-08-08T17:23:00Z"/>
        </w:rPr>
      </w:pPr>
      <w:r w:rsidRPr="00713033">
        <w:rPr>
          <w:b/>
          <w:bCs/>
        </w:rPr>
        <w:t>Keywords:</w:t>
      </w:r>
      <w:r w:rsidRPr="00B76B54">
        <w:t xml:space="preserve"> </w:t>
      </w:r>
      <w:r w:rsidR="008F432E" w:rsidRPr="001F565E">
        <w:rPr>
          <w:i/>
        </w:rPr>
        <w:t xml:space="preserve">Raja </w:t>
      </w:r>
      <w:proofErr w:type="spellStart"/>
      <w:r w:rsidR="008F432E" w:rsidRPr="001F565E">
        <w:rPr>
          <w:i/>
        </w:rPr>
        <w:t>brachyura</w:t>
      </w:r>
      <w:proofErr w:type="spellEnd"/>
      <w:r w:rsidR="008F432E">
        <w:t xml:space="preserve">, </w:t>
      </w:r>
      <w:r w:rsidR="00713033">
        <w:t>f</w:t>
      </w:r>
      <w:r w:rsidRPr="00B76B54">
        <w:t xml:space="preserve">irst </w:t>
      </w:r>
      <w:r w:rsidR="008F432E">
        <w:t>occurrence</w:t>
      </w:r>
      <w:r w:rsidR="00713033">
        <w:t xml:space="preserve">, </w:t>
      </w:r>
      <w:del w:id="3" w:author="Deniz Ergüden" w:date="2024-08-08T17:21:00Z">
        <w:r w:rsidR="008F432E" w:rsidDel="002B12CE">
          <w:delText>check-list</w:delText>
        </w:r>
      </w:del>
      <w:ins w:id="4" w:author="Deniz Ergüden" w:date="2024-08-08T17:21:00Z">
        <w:r w:rsidR="002B12CE">
          <w:t xml:space="preserve"> checklist</w:t>
        </w:r>
      </w:ins>
      <w:r w:rsidR="008F432E">
        <w:t>, Turkish marine waters.</w:t>
      </w:r>
    </w:p>
    <w:p w14:paraId="4AB70DB0" w14:textId="77777777" w:rsidR="002B12CE" w:rsidRDefault="002B12CE" w:rsidP="00AD1482"/>
    <w:p w14:paraId="25DEB54F" w14:textId="4D23F056" w:rsidR="00AD1482" w:rsidRPr="006D10F7" w:rsidRDefault="006D10F7" w:rsidP="00AD1482">
      <w:pPr>
        <w:rPr>
          <w:b/>
          <w:bCs/>
        </w:rPr>
      </w:pPr>
      <w:r w:rsidRPr="006D10F7">
        <w:rPr>
          <w:b/>
          <w:bCs/>
        </w:rPr>
        <w:t>Introduction</w:t>
      </w:r>
    </w:p>
    <w:p w14:paraId="439227AB" w14:textId="491F2483" w:rsidR="003F02B6" w:rsidRDefault="00472F15" w:rsidP="00356468">
      <w:pPr>
        <w:rPr>
          <w:iCs/>
        </w:rPr>
      </w:pPr>
      <w:r>
        <w:t xml:space="preserve">The blonde ray </w:t>
      </w:r>
      <w:r w:rsidRPr="001F565E">
        <w:rPr>
          <w:i/>
        </w:rPr>
        <w:t xml:space="preserve">Raja </w:t>
      </w:r>
      <w:proofErr w:type="spellStart"/>
      <w:r w:rsidRPr="001F565E">
        <w:rPr>
          <w:i/>
        </w:rPr>
        <w:t>brachyura</w:t>
      </w:r>
      <w:proofErr w:type="spellEnd"/>
      <w:r w:rsidRPr="001F565E">
        <w:rPr>
          <w:i/>
        </w:rPr>
        <w:t xml:space="preserve"> </w:t>
      </w:r>
      <w:proofErr w:type="spellStart"/>
      <w:r w:rsidRPr="001F565E">
        <w:rPr>
          <w:iCs/>
        </w:rPr>
        <w:t>Lafont</w:t>
      </w:r>
      <w:proofErr w:type="spellEnd"/>
      <w:r w:rsidRPr="001F565E">
        <w:rPr>
          <w:iCs/>
        </w:rPr>
        <w:t>, 1873</w:t>
      </w:r>
      <w:r>
        <w:rPr>
          <w:iCs/>
        </w:rPr>
        <w:t xml:space="preserve">, </w:t>
      </w:r>
      <w:r w:rsidRPr="00725733">
        <w:rPr>
          <w:iCs/>
        </w:rPr>
        <w:t>belonging to the family Rajidae,</w:t>
      </w:r>
      <w:r>
        <w:rPr>
          <w:iCs/>
        </w:rPr>
        <w:t xml:space="preserve"> is </w:t>
      </w:r>
      <w:r w:rsidRPr="000F74BE">
        <w:rPr>
          <w:iCs/>
        </w:rPr>
        <w:t>a benthic species found on sandy and sand-rock bottoms, mostly on the continental shelf and upper slope, from shore to 380 m depth</w:t>
      </w:r>
      <w:r>
        <w:rPr>
          <w:iCs/>
        </w:rPr>
        <w:t xml:space="preserve"> (</w:t>
      </w:r>
      <w:r w:rsidRPr="000F74BE">
        <w:rPr>
          <w:iCs/>
        </w:rPr>
        <w:t>Brito, 1991</w:t>
      </w:r>
      <w:r>
        <w:rPr>
          <w:iCs/>
        </w:rPr>
        <w:t xml:space="preserve">; </w:t>
      </w:r>
      <w:r w:rsidRPr="00105BDD">
        <w:rPr>
          <w:iCs/>
        </w:rPr>
        <w:t>Serena, 2005</w:t>
      </w:r>
      <w:r>
        <w:rPr>
          <w:iCs/>
        </w:rPr>
        <w:t>)</w:t>
      </w:r>
      <w:r w:rsidRPr="000F74BE">
        <w:rPr>
          <w:iCs/>
        </w:rPr>
        <w:t>.</w:t>
      </w:r>
      <w:r w:rsidR="003F02B6">
        <w:rPr>
          <w:iCs/>
        </w:rPr>
        <w:t xml:space="preserve"> </w:t>
      </w:r>
      <w:r w:rsidR="00932500" w:rsidRPr="00932500">
        <w:rPr>
          <w:iCs/>
        </w:rPr>
        <w:t xml:space="preserve">It consumes a variety of benthic </w:t>
      </w:r>
      <w:r w:rsidR="00932500">
        <w:rPr>
          <w:iCs/>
        </w:rPr>
        <w:t>organisms</w:t>
      </w:r>
      <w:r w:rsidR="00932500" w:rsidRPr="00932500">
        <w:rPr>
          <w:iCs/>
        </w:rPr>
        <w:t xml:space="preserve">. Larger </w:t>
      </w:r>
      <w:r w:rsidR="009D6BC9">
        <w:rPr>
          <w:iCs/>
        </w:rPr>
        <w:t>individuals</w:t>
      </w:r>
      <w:r w:rsidR="00932500" w:rsidRPr="00932500">
        <w:rPr>
          <w:iCs/>
        </w:rPr>
        <w:t xml:space="preserve"> tend to be more piscivorous, whereas juveniles primarily consume small crustaceans such as amphipods and </w:t>
      </w:r>
      <w:proofErr w:type="spellStart"/>
      <w:r w:rsidR="00932500" w:rsidRPr="00932500">
        <w:rPr>
          <w:iCs/>
        </w:rPr>
        <w:t>natantids</w:t>
      </w:r>
      <w:proofErr w:type="spellEnd"/>
      <w:r w:rsidR="00CC4268">
        <w:rPr>
          <w:iCs/>
        </w:rPr>
        <w:t xml:space="preserve"> (</w:t>
      </w:r>
      <w:r w:rsidR="00CC4268" w:rsidRPr="00CC4268">
        <w:rPr>
          <w:iCs/>
        </w:rPr>
        <w:t xml:space="preserve">Holden </w:t>
      </w:r>
      <w:r w:rsidR="00CC4268">
        <w:rPr>
          <w:iCs/>
        </w:rPr>
        <w:t>and</w:t>
      </w:r>
      <w:r w:rsidR="00CC4268" w:rsidRPr="00CC4268">
        <w:rPr>
          <w:iCs/>
        </w:rPr>
        <w:t xml:space="preserve"> Tucker,</w:t>
      </w:r>
      <w:r w:rsidR="00CC4268">
        <w:rPr>
          <w:iCs/>
        </w:rPr>
        <w:t xml:space="preserve"> </w:t>
      </w:r>
      <w:r w:rsidR="00CC4268" w:rsidRPr="00CC4268">
        <w:rPr>
          <w:iCs/>
        </w:rPr>
        <w:t>1974</w:t>
      </w:r>
      <w:bookmarkStart w:id="5" w:name="_GoBack"/>
      <w:bookmarkEnd w:id="5"/>
      <w:r w:rsidR="00CC4268" w:rsidRPr="00CC4268">
        <w:rPr>
          <w:iCs/>
        </w:rPr>
        <w:t>;</w:t>
      </w:r>
      <w:r w:rsidR="00CC4268">
        <w:rPr>
          <w:iCs/>
        </w:rPr>
        <w:t xml:space="preserve"> </w:t>
      </w:r>
      <w:r w:rsidR="00CC4268" w:rsidRPr="00CC4268">
        <w:rPr>
          <w:iCs/>
        </w:rPr>
        <w:t>Farias et al., 2005</w:t>
      </w:r>
      <w:r w:rsidR="00CC4268">
        <w:rPr>
          <w:iCs/>
        </w:rPr>
        <w:t>)</w:t>
      </w:r>
      <w:r w:rsidR="00932500" w:rsidRPr="00932500">
        <w:rPr>
          <w:iCs/>
        </w:rPr>
        <w:t>.</w:t>
      </w:r>
      <w:r w:rsidR="0048127A">
        <w:rPr>
          <w:iCs/>
        </w:rPr>
        <w:t xml:space="preserve"> Blonde ray </w:t>
      </w:r>
      <w:r w:rsidR="0048127A" w:rsidRPr="0048127A">
        <w:rPr>
          <w:iCs/>
        </w:rPr>
        <w:t>exhibits oviparous reproduction, reaches a total length of 80-90 cm at sexual maturity, and lays between 30 to 70 eggs annually</w:t>
      </w:r>
      <w:r w:rsidR="00356468">
        <w:rPr>
          <w:iCs/>
        </w:rPr>
        <w:t xml:space="preserve"> (</w:t>
      </w:r>
      <w:r w:rsidR="00356468" w:rsidRPr="00356468">
        <w:rPr>
          <w:iCs/>
        </w:rPr>
        <w:t>Gallagher et al.,</w:t>
      </w:r>
      <w:r w:rsidR="00356468">
        <w:rPr>
          <w:iCs/>
        </w:rPr>
        <w:t xml:space="preserve"> </w:t>
      </w:r>
      <w:r w:rsidR="00356468" w:rsidRPr="00356468">
        <w:rPr>
          <w:iCs/>
        </w:rPr>
        <w:t>2005</w:t>
      </w:r>
      <w:r w:rsidR="00356468">
        <w:rPr>
          <w:iCs/>
        </w:rPr>
        <w:t>)</w:t>
      </w:r>
      <w:r w:rsidR="0048127A" w:rsidRPr="0048127A">
        <w:rPr>
          <w:iCs/>
        </w:rPr>
        <w:t>.</w:t>
      </w:r>
    </w:p>
    <w:p w14:paraId="07F57760" w14:textId="737AB397" w:rsidR="00472F15" w:rsidRDefault="0088788E" w:rsidP="00472F15">
      <w:pPr>
        <w:rPr>
          <w:iCs/>
        </w:rPr>
      </w:pPr>
      <w:ins w:id="6" w:author="Deniz Ergüden" w:date="2024-08-08T17:25:00Z">
        <w:r>
          <w:t>The blonde ray</w:t>
        </w:r>
        <w:r>
          <w:t>,</w:t>
        </w:r>
        <w:r>
          <w:t xml:space="preserve"> </w:t>
        </w:r>
      </w:ins>
      <w:r w:rsidR="00E64C8F" w:rsidRPr="001F565E">
        <w:rPr>
          <w:i/>
        </w:rPr>
        <w:t>R</w:t>
      </w:r>
      <w:r w:rsidR="00E64C8F">
        <w:rPr>
          <w:i/>
        </w:rPr>
        <w:t>.</w:t>
      </w:r>
      <w:r w:rsidR="00E64C8F" w:rsidRPr="001F565E">
        <w:rPr>
          <w:i/>
        </w:rPr>
        <w:t xml:space="preserve"> </w:t>
      </w:r>
      <w:proofErr w:type="spellStart"/>
      <w:r w:rsidR="00E64C8F" w:rsidRPr="001F565E">
        <w:rPr>
          <w:i/>
        </w:rPr>
        <w:t>brachyura</w:t>
      </w:r>
      <w:proofErr w:type="spellEnd"/>
      <w:r w:rsidR="00472F15">
        <w:t xml:space="preserve"> is</w:t>
      </w:r>
      <w:r w:rsidR="00472F15" w:rsidRPr="007365C5">
        <w:t xml:space="preserve"> distributed throughout the </w:t>
      </w:r>
      <w:r w:rsidR="0032636A">
        <w:t>Eastern</w:t>
      </w:r>
      <w:r w:rsidR="00472F15" w:rsidRPr="007365C5">
        <w:t xml:space="preserve"> Atlantic, from the Shetland Islands </w:t>
      </w:r>
      <w:r w:rsidR="00472F15">
        <w:t xml:space="preserve">(Scotland) </w:t>
      </w:r>
      <w:r w:rsidR="00472F15" w:rsidRPr="007365C5">
        <w:t xml:space="preserve">to Morocco </w:t>
      </w:r>
      <w:r w:rsidR="00472F15">
        <w:rPr>
          <w:iCs/>
        </w:rPr>
        <w:t>(</w:t>
      </w:r>
      <w:r w:rsidR="00472F15" w:rsidRPr="00EB5A7D">
        <w:rPr>
          <w:iCs/>
        </w:rPr>
        <w:t>Froese</w:t>
      </w:r>
      <w:r w:rsidR="00472F15">
        <w:rPr>
          <w:iCs/>
        </w:rPr>
        <w:t xml:space="preserve"> </w:t>
      </w:r>
      <w:r w:rsidR="00472F15" w:rsidRPr="00EB5A7D">
        <w:rPr>
          <w:iCs/>
        </w:rPr>
        <w:t>and Pauly</w:t>
      </w:r>
      <w:r w:rsidR="00472F15">
        <w:rPr>
          <w:iCs/>
        </w:rPr>
        <w:t>,</w:t>
      </w:r>
      <w:r w:rsidR="00472F15" w:rsidRPr="00EB5A7D">
        <w:rPr>
          <w:iCs/>
        </w:rPr>
        <w:t xml:space="preserve"> 2024</w:t>
      </w:r>
      <w:r w:rsidR="00472F15">
        <w:rPr>
          <w:iCs/>
        </w:rPr>
        <w:t>),</w:t>
      </w:r>
      <w:r w:rsidR="00472F15" w:rsidRPr="00E21F21">
        <w:t xml:space="preserve"> </w:t>
      </w:r>
      <w:r w:rsidR="00472F15">
        <w:t>whereas</w:t>
      </w:r>
      <w:r w:rsidR="00472F15" w:rsidRPr="00E21F21">
        <w:rPr>
          <w:iCs/>
        </w:rPr>
        <w:t xml:space="preserve"> </w:t>
      </w:r>
      <w:r w:rsidR="00472F15">
        <w:rPr>
          <w:iCs/>
        </w:rPr>
        <w:t>their</w:t>
      </w:r>
      <w:r w:rsidR="00472F15" w:rsidRPr="00E21F21">
        <w:rPr>
          <w:iCs/>
        </w:rPr>
        <w:t xml:space="preserve"> Mediterranean distributions were previously considered rare</w:t>
      </w:r>
      <w:r w:rsidR="00472F15" w:rsidRPr="00035389">
        <w:rPr>
          <w:iCs/>
        </w:rPr>
        <w:t xml:space="preserve"> </w:t>
      </w:r>
      <w:r w:rsidR="00472F15">
        <w:rPr>
          <w:iCs/>
        </w:rPr>
        <w:t>(</w:t>
      </w:r>
      <w:proofErr w:type="spellStart"/>
      <w:r w:rsidR="00472F15" w:rsidRPr="00E21F21">
        <w:rPr>
          <w:iCs/>
        </w:rPr>
        <w:t>Matallanas</w:t>
      </w:r>
      <w:proofErr w:type="spellEnd"/>
      <w:r w:rsidR="00472F15" w:rsidRPr="00E21F21">
        <w:rPr>
          <w:iCs/>
        </w:rPr>
        <w:t>, 1974</w:t>
      </w:r>
      <w:r w:rsidR="00472F15">
        <w:rPr>
          <w:iCs/>
        </w:rPr>
        <w:t>)</w:t>
      </w:r>
      <w:r w:rsidR="00472F15" w:rsidRPr="00E21F21">
        <w:rPr>
          <w:iCs/>
        </w:rPr>
        <w:t>, and were mainly confined to the west</w:t>
      </w:r>
      <w:r w:rsidR="00472F15">
        <w:rPr>
          <w:iCs/>
        </w:rPr>
        <w:t>ern</w:t>
      </w:r>
      <w:r w:rsidR="00472F15" w:rsidRPr="00E21F21">
        <w:rPr>
          <w:iCs/>
        </w:rPr>
        <w:t xml:space="preserve">-central </w:t>
      </w:r>
      <w:r w:rsidR="00946B6C" w:rsidRPr="00E21F21">
        <w:rPr>
          <w:iCs/>
        </w:rPr>
        <w:t xml:space="preserve">Mediterranean </w:t>
      </w:r>
      <w:r w:rsidR="00946B6C">
        <w:rPr>
          <w:iCs/>
        </w:rPr>
        <w:t xml:space="preserve">basin </w:t>
      </w:r>
      <w:r w:rsidR="00472F15" w:rsidRPr="00E21F21">
        <w:rPr>
          <w:iCs/>
        </w:rPr>
        <w:t>rather than the eastern basin</w:t>
      </w:r>
      <w:r w:rsidR="00472F15">
        <w:rPr>
          <w:iCs/>
        </w:rPr>
        <w:t xml:space="preserve"> (</w:t>
      </w:r>
      <w:r w:rsidR="00472F15" w:rsidRPr="00D42451">
        <w:rPr>
          <w:iCs/>
        </w:rPr>
        <w:t>Ellis et al., 2005; Serena et al., 2010</w:t>
      </w:r>
      <w:r w:rsidR="00472F15">
        <w:rPr>
          <w:iCs/>
        </w:rPr>
        <w:t>)</w:t>
      </w:r>
      <w:r w:rsidR="00472F15" w:rsidRPr="00E21F21">
        <w:rPr>
          <w:iCs/>
        </w:rPr>
        <w:t>.</w:t>
      </w:r>
      <w:r w:rsidR="00472F15">
        <w:rPr>
          <w:iCs/>
        </w:rPr>
        <w:t xml:space="preserve"> In contrast</w:t>
      </w:r>
      <w:r w:rsidR="00472F15" w:rsidRPr="006B5C72">
        <w:rPr>
          <w:iCs/>
        </w:rPr>
        <w:t xml:space="preserve">, </w:t>
      </w:r>
      <w:r w:rsidR="00472F15">
        <w:rPr>
          <w:iCs/>
        </w:rPr>
        <w:t>various</w:t>
      </w:r>
      <w:r w:rsidR="00472F15" w:rsidRPr="006B5C72">
        <w:rPr>
          <w:iCs/>
        </w:rPr>
        <w:t xml:space="preserve"> observations revealed that </w:t>
      </w:r>
      <w:r w:rsidR="00472F15" w:rsidRPr="001F565E">
        <w:rPr>
          <w:i/>
        </w:rPr>
        <w:t>R</w:t>
      </w:r>
      <w:r w:rsidR="00472F15">
        <w:rPr>
          <w:i/>
        </w:rPr>
        <w:t xml:space="preserve">. </w:t>
      </w:r>
      <w:proofErr w:type="spellStart"/>
      <w:r w:rsidR="00472F15" w:rsidRPr="001F565E">
        <w:rPr>
          <w:i/>
        </w:rPr>
        <w:t>brachyura</w:t>
      </w:r>
      <w:proofErr w:type="spellEnd"/>
      <w:r w:rsidR="00472F15" w:rsidRPr="001F565E">
        <w:rPr>
          <w:i/>
        </w:rPr>
        <w:t xml:space="preserve"> </w:t>
      </w:r>
      <w:r w:rsidR="00472F15" w:rsidRPr="006B5C72">
        <w:rPr>
          <w:iCs/>
        </w:rPr>
        <w:t>has expanded its distribution eastwards to the Sardinian and western Sicily</w:t>
      </w:r>
      <w:r w:rsidR="00472F15">
        <w:rPr>
          <w:iCs/>
        </w:rPr>
        <w:t xml:space="preserve"> </w:t>
      </w:r>
      <w:r w:rsidR="00472F15" w:rsidRPr="006B5C72">
        <w:rPr>
          <w:iCs/>
        </w:rPr>
        <w:t>coast</w:t>
      </w:r>
      <w:r w:rsidR="00472F15">
        <w:rPr>
          <w:iCs/>
        </w:rPr>
        <w:t>s</w:t>
      </w:r>
      <w:r w:rsidR="00472F15" w:rsidRPr="006B5C72">
        <w:rPr>
          <w:iCs/>
        </w:rPr>
        <w:t xml:space="preserve"> </w:t>
      </w:r>
      <w:r w:rsidR="00472F15">
        <w:rPr>
          <w:iCs/>
        </w:rPr>
        <w:t>(</w:t>
      </w:r>
      <w:proofErr w:type="spellStart"/>
      <w:r w:rsidR="00472F15" w:rsidRPr="00660183">
        <w:rPr>
          <w:iCs/>
        </w:rPr>
        <w:t>Follesa</w:t>
      </w:r>
      <w:proofErr w:type="spellEnd"/>
      <w:r w:rsidR="00472F15" w:rsidRPr="00660183">
        <w:rPr>
          <w:iCs/>
        </w:rPr>
        <w:t xml:space="preserve"> et al.</w:t>
      </w:r>
      <w:r w:rsidR="00472F15">
        <w:rPr>
          <w:iCs/>
        </w:rPr>
        <w:t>,</w:t>
      </w:r>
      <w:r w:rsidR="00472F15" w:rsidRPr="00660183">
        <w:rPr>
          <w:iCs/>
        </w:rPr>
        <w:t xml:space="preserve"> 2003</w:t>
      </w:r>
      <w:r w:rsidR="00472F15">
        <w:rPr>
          <w:iCs/>
        </w:rPr>
        <w:t>;</w:t>
      </w:r>
      <w:r w:rsidR="00472F15" w:rsidRPr="00660183">
        <w:rPr>
          <w:iCs/>
        </w:rPr>
        <w:t xml:space="preserve"> Ragonese et al.</w:t>
      </w:r>
      <w:r w:rsidR="00472F15">
        <w:rPr>
          <w:iCs/>
        </w:rPr>
        <w:t xml:space="preserve">, </w:t>
      </w:r>
      <w:r w:rsidR="00472F15" w:rsidRPr="00660183">
        <w:rPr>
          <w:iCs/>
        </w:rPr>
        <w:t>2003</w:t>
      </w:r>
      <w:r w:rsidR="00472F15">
        <w:rPr>
          <w:iCs/>
        </w:rPr>
        <w:t xml:space="preserve">; </w:t>
      </w:r>
      <w:r w:rsidR="00472F15" w:rsidRPr="00660183">
        <w:rPr>
          <w:iCs/>
        </w:rPr>
        <w:t>Catalano et al.</w:t>
      </w:r>
      <w:r w:rsidR="00472F15">
        <w:rPr>
          <w:iCs/>
        </w:rPr>
        <w:t xml:space="preserve">, </w:t>
      </w:r>
      <w:r w:rsidR="00472F15" w:rsidRPr="00660183">
        <w:rPr>
          <w:iCs/>
        </w:rPr>
        <w:t>2007</w:t>
      </w:r>
      <w:r w:rsidR="00472F15">
        <w:rPr>
          <w:iCs/>
        </w:rPr>
        <w:t>), Ionian Sea (</w:t>
      </w:r>
      <w:r w:rsidR="00472F15" w:rsidRPr="00CC7A4A">
        <w:rPr>
          <w:iCs/>
        </w:rPr>
        <w:t>Leonetti</w:t>
      </w:r>
      <w:r w:rsidR="00472F15">
        <w:rPr>
          <w:iCs/>
        </w:rPr>
        <w:t xml:space="preserve"> et al., 2020), Greek coasts of Aegean Sea (</w:t>
      </w:r>
      <w:proofErr w:type="spellStart"/>
      <w:r w:rsidR="00472F15" w:rsidRPr="00C3555D">
        <w:rPr>
          <w:iCs/>
        </w:rPr>
        <w:t>Damalas</w:t>
      </w:r>
      <w:proofErr w:type="spellEnd"/>
      <w:r w:rsidR="00472F15">
        <w:rPr>
          <w:iCs/>
        </w:rPr>
        <w:t xml:space="preserve"> and </w:t>
      </w:r>
      <w:proofErr w:type="spellStart"/>
      <w:r w:rsidR="00472F15" w:rsidRPr="00C3555D">
        <w:rPr>
          <w:iCs/>
        </w:rPr>
        <w:t>Vassilopoulou</w:t>
      </w:r>
      <w:proofErr w:type="spellEnd"/>
      <w:r w:rsidR="00472F15">
        <w:rPr>
          <w:iCs/>
        </w:rPr>
        <w:t xml:space="preserve">, 2011; </w:t>
      </w:r>
      <w:proofErr w:type="spellStart"/>
      <w:r w:rsidR="00472F15" w:rsidRPr="00BD3100">
        <w:rPr>
          <w:iCs/>
        </w:rPr>
        <w:t>Giovos</w:t>
      </w:r>
      <w:proofErr w:type="spellEnd"/>
      <w:r w:rsidR="00472F15">
        <w:rPr>
          <w:iCs/>
        </w:rPr>
        <w:t xml:space="preserve"> et al., 2022)</w:t>
      </w:r>
      <w:r w:rsidR="00A87AAE">
        <w:rPr>
          <w:iCs/>
        </w:rPr>
        <w:t>, and Cyprus (</w:t>
      </w:r>
      <w:proofErr w:type="spellStart"/>
      <w:r w:rsidR="00A87AAE" w:rsidRPr="00A87AAE">
        <w:rPr>
          <w:iCs/>
        </w:rPr>
        <w:t>Giovos</w:t>
      </w:r>
      <w:proofErr w:type="spellEnd"/>
      <w:r w:rsidR="00A87AAE">
        <w:rPr>
          <w:iCs/>
        </w:rPr>
        <w:t xml:space="preserve"> et al., 2021)</w:t>
      </w:r>
      <w:r w:rsidR="00472F15">
        <w:rPr>
          <w:iCs/>
        </w:rPr>
        <w:t xml:space="preserve">. </w:t>
      </w:r>
    </w:p>
    <w:p w14:paraId="589B72CE" w14:textId="2A938FAF" w:rsidR="00EC4732" w:rsidRDefault="007F2436" w:rsidP="001A4AE4">
      <w:pPr>
        <w:rPr>
          <w:iCs/>
        </w:rPr>
      </w:pPr>
      <w:r w:rsidRPr="007F2436">
        <w:rPr>
          <w:iCs/>
        </w:rPr>
        <w:lastRenderedPageBreak/>
        <w:t xml:space="preserve">The </w:t>
      </w:r>
      <w:ins w:id="7" w:author="Deniz Ergüden" w:date="2024-08-08T17:26:00Z">
        <w:r w:rsidR="007D731E">
          <w:rPr>
            <w:iCs/>
          </w:rPr>
          <w:t>b</w:t>
        </w:r>
      </w:ins>
      <w:del w:id="8" w:author="Deniz Ergüden" w:date="2024-08-08T17:26:00Z">
        <w:r w:rsidRPr="007F2436" w:rsidDel="007D731E">
          <w:rPr>
            <w:iCs/>
          </w:rPr>
          <w:delText>B</w:delText>
        </w:r>
      </w:del>
      <w:r w:rsidRPr="007F2436">
        <w:rPr>
          <w:iCs/>
        </w:rPr>
        <w:t xml:space="preserve">londe </w:t>
      </w:r>
      <w:ins w:id="9" w:author="Deniz Ergüden" w:date="2024-08-08T17:26:00Z">
        <w:r w:rsidR="007D731E">
          <w:rPr>
            <w:iCs/>
          </w:rPr>
          <w:t>r</w:t>
        </w:r>
      </w:ins>
      <w:del w:id="10" w:author="Deniz Ergüden" w:date="2024-08-08T17:26:00Z">
        <w:r w:rsidRPr="007F2436" w:rsidDel="007D731E">
          <w:rPr>
            <w:iCs/>
          </w:rPr>
          <w:delText>R</w:delText>
        </w:r>
      </w:del>
      <w:r w:rsidRPr="007F2436">
        <w:rPr>
          <w:iCs/>
        </w:rPr>
        <w:t xml:space="preserve">ay is a commercially important </w:t>
      </w:r>
      <w:proofErr w:type="spellStart"/>
      <w:r w:rsidRPr="007F2436">
        <w:rPr>
          <w:iCs/>
        </w:rPr>
        <w:t>rajid</w:t>
      </w:r>
      <w:proofErr w:type="spellEnd"/>
      <w:r w:rsidRPr="007F2436">
        <w:rPr>
          <w:iCs/>
        </w:rPr>
        <w:t xml:space="preserve"> species, caught and landed in areas where it is distributed throughout the northeastern Atlantic (</w:t>
      </w:r>
      <w:r w:rsidRPr="00484734">
        <w:rPr>
          <w:iCs/>
        </w:rPr>
        <w:t>Machado et al.</w:t>
      </w:r>
      <w:r>
        <w:rPr>
          <w:iCs/>
        </w:rPr>
        <w:t>,</w:t>
      </w:r>
      <w:r w:rsidRPr="00484734">
        <w:rPr>
          <w:iCs/>
        </w:rPr>
        <w:t xml:space="preserve"> 2004</w:t>
      </w:r>
      <w:r w:rsidRPr="007F2436">
        <w:rPr>
          <w:iCs/>
        </w:rPr>
        <w:t xml:space="preserve">), </w:t>
      </w:r>
      <w:r>
        <w:rPr>
          <w:iCs/>
        </w:rPr>
        <w:t xml:space="preserve">while </w:t>
      </w:r>
      <w:r w:rsidRPr="007F2436">
        <w:rPr>
          <w:iCs/>
        </w:rPr>
        <w:t>it is c</w:t>
      </w:r>
      <w:r w:rsidR="007360FF">
        <w:rPr>
          <w:iCs/>
        </w:rPr>
        <w:t>aptured</w:t>
      </w:r>
      <w:r w:rsidRPr="007F2436">
        <w:rPr>
          <w:iCs/>
        </w:rPr>
        <w:t xml:space="preserve"> as a bycatch in semi-industrial (Spain) and artisanal (Morocco and Greece) fisheries, and in bottom trawling, gillnet and longline </w:t>
      </w:r>
      <w:r w:rsidR="007360FF" w:rsidRPr="007F2436">
        <w:rPr>
          <w:iCs/>
        </w:rPr>
        <w:t>in the Mediterranean</w:t>
      </w:r>
      <w:r w:rsidRPr="007F2436">
        <w:rPr>
          <w:iCs/>
        </w:rPr>
        <w:t xml:space="preserve"> (</w:t>
      </w:r>
      <w:proofErr w:type="spellStart"/>
      <w:r w:rsidRPr="007F2436">
        <w:rPr>
          <w:iCs/>
        </w:rPr>
        <w:t>Bauchot</w:t>
      </w:r>
      <w:proofErr w:type="spellEnd"/>
      <w:r w:rsidR="00400089">
        <w:rPr>
          <w:iCs/>
        </w:rPr>
        <w:t>,</w:t>
      </w:r>
      <w:r w:rsidRPr="007F2436">
        <w:rPr>
          <w:iCs/>
        </w:rPr>
        <w:t xml:space="preserve"> 1987).</w:t>
      </w:r>
      <w:r w:rsidR="001A4AE4">
        <w:rPr>
          <w:iCs/>
        </w:rPr>
        <w:t xml:space="preserve"> </w:t>
      </w:r>
      <w:r w:rsidR="001A4AE4" w:rsidRPr="001F565E">
        <w:rPr>
          <w:i/>
        </w:rPr>
        <w:t>R</w:t>
      </w:r>
      <w:r w:rsidR="001A4AE4">
        <w:rPr>
          <w:i/>
        </w:rPr>
        <w:t>.</w:t>
      </w:r>
      <w:r w:rsidR="001A4AE4" w:rsidRPr="001F565E">
        <w:rPr>
          <w:i/>
        </w:rPr>
        <w:t xml:space="preserve"> </w:t>
      </w:r>
      <w:proofErr w:type="spellStart"/>
      <w:r w:rsidR="001A4AE4" w:rsidRPr="001F565E">
        <w:rPr>
          <w:i/>
        </w:rPr>
        <w:t>brachyura</w:t>
      </w:r>
      <w:proofErr w:type="spellEnd"/>
      <w:r w:rsidR="001A4AE4">
        <w:t xml:space="preserve"> </w:t>
      </w:r>
      <w:r w:rsidR="001A4AE4" w:rsidRPr="001A4AE4">
        <w:rPr>
          <w:iCs/>
        </w:rPr>
        <w:t>is categorised as</w:t>
      </w:r>
      <w:r w:rsidR="001A4AE4">
        <w:rPr>
          <w:iCs/>
        </w:rPr>
        <w:t xml:space="preserve"> </w:t>
      </w:r>
      <w:r w:rsidR="00400089" w:rsidRPr="00400089">
        <w:rPr>
          <w:iCs/>
        </w:rPr>
        <w:t xml:space="preserve">Near Threatened </w:t>
      </w:r>
      <w:r w:rsidR="001A4AE4" w:rsidRPr="001A4AE4">
        <w:rPr>
          <w:iCs/>
        </w:rPr>
        <w:t>(</w:t>
      </w:r>
      <w:r w:rsidR="00400089">
        <w:rPr>
          <w:iCs/>
        </w:rPr>
        <w:t>NT</w:t>
      </w:r>
      <w:r w:rsidR="001A4AE4" w:rsidRPr="001A4AE4">
        <w:rPr>
          <w:iCs/>
        </w:rPr>
        <w:t>) in the IUCN Red List (IUCN, 202</w:t>
      </w:r>
      <w:r w:rsidR="004306A4">
        <w:rPr>
          <w:iCs/>
        </w:rPr>
        <w:t>4</w:t>
      </w:r>
      <w:r w:rsidR="001A4AE4" w:rsidRPr="001A4AE4">
        <w:rPr>
          <w:iCs/>
        </w:rPr>
        <w:t>).</w:t>
      </w:r>
    </w:p>
    <w:p w14:paraId="48782D52" w14:textId="5D42A58A" w:rsidR="00685868" w:rsidRDefault="00A720BF" w:rsidP="00685868">
      <w:pPr>
        <w:rPr>
          <w:ins w:id="11" w:author="Deniz Ergüden" w:date="2024-08-08T17:23:00Z"/>
        </w:rPr>
      </w:pPr>
      <w:r w:rsidRPr="00A720BF">
        <w:t>Rajidae family in Turkish marine waters consisted of thirteen species</w:t>
      </w:r>
      <w:r w:rsidR="00685868" w:rsidRPr="006C45E0">
        <w:t>, namely</w:t>
      </w:r>
      <w:r w:rsidR="00685868">
        <w:t xml:space="preserve"> </w:t>
      </w:r>
      <w:proofErr w:type="spellStart"/>
      <w:r w:rsidR="00685868" w:rsidRPr="00083A6E">
        <w:rPr>
          <w:i/>
          <w:iCs/>
        </w:rPr>
        <w:t>Dipturus</w:t>
      </w:r>
      <w:proofErr w:type="spellEnd"/>
      <w:r w:rsidR="00685868" w:rsidRPr="00083A6E">
        <w:rPr>
          <w:i/>
          <w:iCs/>
        </w:rPr>
        <w:t xml:space="preserve"> </w:t>
      </w:r>
      <w:proofErr w:type="spellStart"/>
      <w:r w:rsidR="00685868" w:rsidRPr="00083A6E">
        <w:rPr>
          <w:i/>
          <w:iCs/>
        </w:rPr>
        <w:t>batis</w:t>
      </w:r>
      <w:proofErr w:type="spellEnd"/>
      <w:r w:rsidR="00685868" w:rsidRPr="00083A6E">
        <w:t xml:space="preserve">, </w:t>
      </w:r>
      <w:r w:rsidR="00685868" w:rsidRPr="00083A6E">
        <w:rPr>
          <w:i/>
          <w:iCs/>
        </w:rPr>
        <w:t xml:space="preserve">D. </w:t>
      </w:r>
      <w:proofErr w:type="spellStart"/>
      <w:r w:rsidR="00685868" w:rsidRPr="00083A6E">
        <w:rPr>
          <w:i/>
          <w:iCs/>
        </w:rPr>
        <w:t>oxyrinchus</w:t>
      </w:r>
      <w:proofErr w:type="spellEnd"/>
      <w:r w:rsidR="00685868" w:rsidRPr="00083A6E">
        <w:t xml:space="preserve">, </w:t>
      </w:r>
      <w:proofErr w:type="spellStart"/>
      <w:r w:rsidR="00685868" w:rsidRPr="00083A6E">
        <w:rPr>
          <w:i/>
          <w:iCs/>
        </w:rPr>
        <w:t>Leucoraja</w:t>
      </w:r>
      <w:proofErr w:type="spellEnd"/>
      <w:r w:rsidR="00685868" w:rsidRPr="00083A6E">
        <w:rPr>
          <w:i/>
          <w:iCs/>
        </w:rPr>
        <w:t xml:space="preserve"> </w:t>
      </w:r>
      <w:proofErr w:type="spellStart"/>
      <w:r w:rsidR="00685868" w:rsidRPr="00083A6E">
        <w:rPr>
          <w:i/>
          <w:iCs/>
        </w:rPr>
        <w:t>circularis</w:t>
      </w:r>
      <w:proofErr w:type="spellEnd"/>
      <w:r w:rsidR="00685868" w:rsidRPr="00083A6E">
        <w:t xml:space="preserve">, </w:t>
      </w:r>
      <w:r w:rsidR="00685868" w:rsidRPr="00083A6E">
        <w:rPr>
          <w:i/>
          <w:iCs/>
        </w:rPr>
        <w:t xml:space="preserve">L. </w:t>
      </w:r>
      <w:proofErr w:type="spellStart"/>
      <w:r w:rsidR="00685868" w:rsidRPr="00083A6E">
        <w:rPr>
          <w:i/>
          <w:iCs/>
        </w:rPr>
        <w:t>fullonica</w:t>
      </w:r>
      <w:proofErr w:type="spellEnd"/>
      <w:r w:rsidR="00685868" w:rsidRPr="00083A6E">
        <w:t xml:space="preserve">, </w:t>
      </w:r>
      <w:r w:rsidR="00685868" w:rsidRPr="00083A6E">
        <w:rPr>
          <w:i/>
          <w:iCs/>
        </w:rPr>
        <w:t>L. naevus</w:t>
      </w:r>
      <w:r w:rsidR="00685868" w:rsidRPr="00083A6E">
        <w:t xml:space="preserve">, </w:t>
      </w:r>
      <w:r w:rsidR="00685868" w:rsidRPr="00083A6E">
        <w:rPr>
          <w:i/>
          <w:iCs/>
        </w:rPr>
        <w:t>Raja asterias</w:t>
      </w:r>
      <w:r w:rsidR="00685868">
        <w:t xml:space="preserve">, </w:t>
      </w:r>
      <w:r w:rsidR="00685868" w:rsidRPr="00083A6E">
        <w:rPr>
          <w:i/>
          <w:iCs/>
        </w:rPr>
        <w:t xml:space="preserve">R. </w:t>
      </w:r>
      <w:proofErr w:type="spellStart"/>
      <w:r w:rsidR="00685868" w:rsidRPr="00083A6E">
        <w:rPr>
          <w:i/>
          <w:iCs/>
        </w:rPr>
        <w:t>clavata</w:t>
      </w:r>
      <w:proofErr w:type="spellEnd"/>
      <w:r w:rsidR="00685868">
        <w:t xml:space="preserve">, </w:t>
      </w:r>
      <w:r w:rsidR="00685868" w:rsidRPr="00083A6E">
        <w:rPr>
          <w:i/>
          <w:iCs/>
        </w:rPr>
        <w:t xml:space="preserve">R. </w:t>
      </w:r>
      <w:proofErr w:type="spellStart"/>
      <w:r w:rsidR="00685868" w:rsidRPr="00083A6E">
        <w:rPr>
          <w:i/>
          <w:iCs/>
        </w:rPr>
        <w:t>miraletus</w:t>
      </w:r>
      <w:proofErr w:type="spellEnd"/>
      <w:r w:rsidR="00685868">
        <w:t xml:space="preserve">, </w:t>
      </w:r>
      <w:r w:rsidR="00685868" w:rsidRPr="00083A6E">
        <w:rPr>
          <w:i/>
          <w:iCs/>
        </w:rPr>
        <w:t xml:space="preserve">R. </w:t>
      </w:r>
      <w:proofErr w:type="spellStart"/>
      <w:r w:rsidR="00685868" w:rsidRPr="00083A6E">
        <w:rPr>
          <w:i/>
          <w:iCs/>
        </w:rPr>
        <w:t>montagui</w:t>
      </w:r>
      <w:proofErr w:type="spellEnd"/>
      <w:r w:rsidR="00685868">
        <w:t xml:space="preserve">, </w:t>
      </w:r>
      <w:r w:rsidR="00685868" w:rsidRPr="00083A6E">
        <w:rPr>
          <w:i/>
          <w:iCs/>
        </w:rPr>
        <w:t xml:space="preserve">R. </w:t>
      </w:r>
      <w:proofErr w:type="spellStart"/>
      <w:r w:rsidR="00685868" w:rsidRPr="00083A6E">
        <w:rPr>
          <w:i/>
          <w:iCs/>
        </w:rPr>
        <w:t>polystigma</w:t>
      </w:r>
      <w:proofErr w:type="spellEnd"/>
      <w:r w:rsidR="00685868">
        <w:t xml:space="preserve">, </w:t>
      </w:r>
      <w:r w:rsidR="00685868" w:rsidRPr="00083A6E">
        <w:rPr>
          <w:i/>
          <w:iCs/>
        </w:rPr>
        <w:t>R. radula</w:t>
      </w:r>
      <w:r w:rsidR="00685868">
        <w:t xml:space="preserve">, </w:t>
      </w:r>
      <w:r w:rsidR="00685868" w:rsidRPr="00083A6E">
        <w:rPr>
          <w:i/>
          <w:iCs/>
        </w:rPr>
        <w:t xml:space="preserve">R. </w:t>
      </w:r>
      <w:proofErr w:type="spellStart"/>
      <w:r w:rsidR="00685868" w:rsidRPr="00083A6E">
        <w:rPr>
          <w:i/>
          <w:iCs/>
        </w:rPr>
        <w:t>undulata</w:t>
      </w:r>
      <w:proofErr w:type="spellEnd"/>
      <w:r w:rsidR="00685868">
        <w:t xml:space="preserve">, and </w:t>
      </w:r>
      <w:proofErr w:type="spellStart"/>
      <w:r w:rsidR="00685868" w:rsidRPr="00083A6E">
        <w:rPr>
          <w:i/>
          <w:iCs/>
        </w:rPr>
        <w:t>Rostroraja</w:t>
      </w:r>
      <w:proofErr w:type="spellEnd"/>
      <w:r w:rsidR="00685868" w:rsidRPr="00083A6E">
        <w:rPr>
          <w:i/>
          <w:iCs/>
        </w:rPr>
        <w:t xml:space="preserve"> alba</w:t>
      </w:r>
      <w:r>
        <w:t xml:space="preserve"> (</w:t>
      </w:r>
      <w:proofErr w:type="spellStart"/>
      <w:r>
        <w:t>Bilecenoğlu</w:t>
      </w:r>
      <w:proofErr w:type="spellEnd"/>
      <w:r>
        <w:t xml:space="preserve"> et al., 2014)</w:t>
      </w:r>
      <w:r w:rsidR="008F432E">
        <w:t xml:space="preserve">. </w:t>
      </w:r>
      <w:r w:rsidR="00A23014" w:rsidRPr="00A23014">
        <w:t xml:space="preserve"> </w:t>
      </w:r>
      <w:r w:rsidR="00A23014" w:rsidRPr="001F565E">
        <w:rPr>
          <w:i/>
        </w:rPr>
        <w:t>R</w:t>
      </w:r>
      <w:r w:rsidR="00A23014">
        <w:rPr>
          <w:i/>
        </w:rPr>
        <w:t xml:space="preserve">. </w:t>
      </w:r>
      <w:proofErr w:type="spellStart"/>
      <w:r w:rsidR="00A23014" w:rsidRPr="001F565E">
        <w:rPr>
          <w:i/>
        </w:rPr>
        <w:t>brachyura</w:t>
      </w:r>
      <w:proofErr w:type="spellEnd"/>
      <w:r w:rsidR="00A23014" w:rsidRPr="001F565E">
        <w:rPr>
          <w:i/>
        </w:rPr>
        <w:t xml:space="preserve"> </w:t>
      </w:r>
      <w:r w:rsidR="00A23014" w:rsidRPr="00A23014">
        <w:t xml:space="preserve">has not been reported </w:t>
      </w:r>
      <w:r w:rsidR="00556BDD">
        <w:t>from the Turkish coasts</w:t>
      </w:r>
      <w:r w:rsidR="008F432E">
        <w:t xml:space="preserve"> so far</w:t>
      </w:r>
      <w:r w:rsidR="00A23014" w:rsidRPr="00A23014">
        <w:t>.</w:t>
      </w:r>
      <w:r w:rsidR="000C16C2">
        <w:t xml:space="preserve"> </w:t>
      </w:r>
      <w:r w:rsidR="0064505E">
        <w:t>Therefore, t</w:t>
      </w:r>
      <w:r w:rsidR="000D4416" w:rsidRPr="000D4416">
        <w:t xml:space="preserve">his study reports the first occurrence of </w:t>
      </w:r>
      <w:del w:id="12" w:author="Deniz Ergüden" w:date="2024-08-08T17:26:00Z">
        <w:r w:rsidR="000D4416" w:rsidRPr="000D4416" w:rsidDel="007D731E">
          <w:rPr>
            <w:i/>
            <w:iCs/>
          </w:rPr>
          <w:delText xml:space="preserve">Raja </w:delText>
        </w:r>
      </w:del>
      <w:ins w:id="13" w:author="Deniz Ergüden" w:date="2024-08-08T17:26:00Z">
        <w:r w:rsidR="007D731E" w:rsidRPr="000D4416">
          <w:rPr>
            <w:i/>
            <w:iCs/>
          </w:rPr>
          <w:t>R</w:t>
        </w:r>
        <w:r w:rsidR="007D731E">
          <w:rPr>
            <w:i/>
            <w:iCs/>
          </w:rPr>
          <w:t>.</w:t>
        </w:r>
        <w:r w:rsidR="007D731E" w:rsidRPr="000D4416">
          <w:rPr>
            <w:i/>
            <w:iCs/>
          </w:rPr>
          <w:t xml:space="preserve"> </w:t>
        </w:r>
      </w:ins>
      <w:proofErr w:type="spellStart"/>
      <w:r w:rsidR="000D4416" w:rsidRPr="000D4416">
        <w:rPr>
          <w:i/>
          <w:iCs/>
        </w:rPr>
        <w:t>brachyura</w:t>
      </w:r>
      <w:proofErr w:type="spellEnd"/>
      <w:r w:rsidR="000D4416" w:rsidRPr="000D4416">
        <w:t xml:space="preserve"> </w:t>
      </w:r>
      <w:r w:rsidR="008F432E">
        <w:t>from</w:t>
      </w:r>
      <w:r w:rsidR="000D4416" w:rsidRPr="000D4416">
        <w:t xml:space="preserve"> </w:t>
      </w:r>
      <w:del w:id="14" w:author="Deniz Ergüden" w:date="2024-08-08T17:33:00Z">
        <w:r w:rsidR="000D4416" w:rsidRPr="000D4416" w:rsidDel="00E37C92">
          <w:delText xml:space="preserve">the </w:delText>
        </w:r>
      </w:del>
      <w:r w:rsidR="000D4416" w:rsidRPr="000D4416">
        <w:t>Antalya</w:t>
      </w:r>
      <w:r w:rsidR="000D4416">
        <w:t xml:space="preserve"> Bay</w:t>
      </w:r>
      <w:r w:rsidR="000D4416" w:rsidRPr="000D4416">
        <w:t xml:space="preserve"> (</w:t>
      </w:r>
      <w:proofErr w:type="spellStart"/>
      <w:r w:rsidR="000D4416" w:rsidRPr="000D4416">
        <w:t>northeastern</w:t>
      </w:r>
      <w:proofErr w:type="spellEnd"/>
      <w:r w:rsidR="000D4416" w:rsidRPr="000D4416">
        <w:t xml:space="preserve"> Mediterranean) </w:t>
      </w:r>
      <w:r w:rsidR="008F432E">
        <w:t>with</w:t>
      </w:r>
      <w:r w:rsidR="000D4416" w:rsidRPr="000D4416">
        <w:t xml:space="preserve"> morphometric and meristic characters of the </w:t>
      </w:r>
      <w:r w:rsidR="008F432E">
        <w:t>captured specimens</w:t>
      </w:r>
      <w:r w:rsidR="000D4416" w:rsidRPr="000D4416">
        <w:t>.</w:t>
      </w:r>
    </w:p>
    <w:p w14:paraId="7AB6A14C" w14:textId="77777777" w:rsidR="00E37C92" w:rsidRDefault="00E37C92" w:rsidP="00E37C92">
      <w:pPr>
        <w:spacing w:after="0" w:line="240" w:lineRule="auto"/>
        <w:rPr>
          <w:b/>
          <w:bCs/>
          <w:iCs/>
        </w:rPr>
      </w:pPr>
    </w:p>
    <w:p w14:paraId="1D98907E" w14:textId="60D5875B" w:rsidR="00472F15" w:rsidRPr="00A55696" w:rsidRDefault="00A55696" w:rsidP="00A05D5D">
      <w:pPr>
        <w:rPr>
          <w:b/>
          <w:bCs/>
          <w:iCs/>
        </w:rPr>
      </w:pPr>
      <w:r w:rsidRPr="00A55696">
        <w:rPr>
          <w:b/>
          <w:bCs/>
          <w:iCs/>
        </w:rPr>
        <w:t>Material and Methods</w:t>
      </w:r>
    </w:p>
    <w:p w14:paraId="3CDA40D8" w14:textId="244AD6E0" w:rsidR="003A239C" w:rsidRDefault="00BA2244" w:rsidP="004306A4">
      <w:pPr>
        <w:rPr>
          <w:iCs/>
        </w:rPr>
      </w:pPr>
      <w:r w:rsidRPr="00BA2244">
        <w:rPr>
          <w:iCs/>
        </w:rPr>
        <w:t xml:space="preserve">On March 17, 2019, two </w:t>
      </w:r>
      <w:r w:rsidR="008509D5">
        <w:rPr>
          <w:iCs/>
        </w:rPr>
        <w:t>specimens</w:t>
      </w:r>
      <w:r w:rsidRPr="00BA2244">
        <w:rPr>
          <w:iCs/>
        </w:rPr>
        <w:t xml:space="preserve">, one female and one male, </w:t>
      </w:r>
      <w:r w:rsidR="00E41C6D">
        <w:rPr>
          <w:iCs/>
        </w:rPr>
        <w:t>of blonde</w:t>
      </w:r>
      <w:r w:rsidR="00E41C6D" w:rsidRPr="00BA2244">
        <w:rPr>
          <w:iCs/>
        </w:rPr>
        <w:t xml:space="preserve"> </w:t>
      </w:r>
      <w:r w:rsidR="00E41C6D">
        <w:rPr>
          <w:iCs/>
        </w:rPr>
        <w:t xml:space="preserve">ray </w:t>
      </w:r>
      <w:r w:rsidR="00CB6772" w:rsidRPr="000D4416">
        <w:rPr>
          <w:i/>
          <w:iCs/>
        </w:rPr>
        <w:t xml:space="preserve">Raja </w:t>
      </w:r>
      <w:proofErr w:type="spellStart"/>
      <w:r w:rsidR="00CB6772" w:rsidRPr="000D4416">
        <w:rPr>
          <w:i/>
          <w:iCs/>
        </w:rPr>
        <w:t>brachyura</w:t>
      </w:r>
      <w:proofErr w:type="spellEnd"/>
      <w:r w:rsidR="00CB6772" w:rsidRPr="000D4416">
        <w:t xml:space="preserve"> </w:t>
      </w:r>
      <w:r w:rsidRPr="00BA2244">
        <w:rPr>
          <w:iCs/>
        </w:rPr>
        <w:t xml:space="preserve">were captured by trawling in the Antalya </w:t>
      </w:r>
      <w:r w:rsidR="008509D5">
        <w:rPr>
          <w:iCs/>
        </w:rPr>
        <w:t xml:space="preserve">Bay </w:t>
      </w:r>
      <w:r w:rsidRPr="00BA2244">
        <w:rPr>
          <w:iCs/>
        </w:rPr>
        <w:t>(36°45′N, 31°06′E)</w:t>
      </w:r>
      <w:r w:rsidR="007A505D">
        <w:rPr>
          <w:iCs/>
        </w:rPr>
        <w:t>,</w:t>
      </w:r>
      <w:r w:rsidRPr="00BA2244">
        <w:rPr>
          <w:iCs/>
        </w:rPr>
        <w:t xml:space="preserve"> </w:t>
      </w:r>
      <w:r w:rsidR="00DE66C3">
        <w:rPr>
          <w:iCs/>
        </w:rPr>
        <w:t xml:space="preserve">on </w:t>
      </w:r>
      <w:r w:rsidRPr="00BA2244">
        <w:rPr>
          <w:iCs/>
        </w:rPr>
        <w:t>the northeastern Mediterranean</w:t>
      </w:r>
      <w:r w:rsidR="00D82A0A">
        <w:rPr>
          <w:iCs/>
        </w:rPr>
        <w:t xml:space="preserve"> coast of Türkiye</w:t>
      </w:r>
      <w:r w:rsidR="00863BA6">
        <w:rPr>
          <w:iCs/>
        </w:rPr>
        <w:t>, at a depth of 180 m</w:t>
      </w:r>
      <w:r w:rsidR="000F1478">
        <w:rPr>
          <w:iCs/>
        </w:rPr>
        <w:t xml:space="preserve"> on muddy bottoms</w:t>
      </w:r>
      <w:r w:rsidR="004A19EE">
        <w:rPr>
          <w:iCs/>
        </w:rPr>
        <w:t xml:space="preserve"> </w:t>
      </w:r>
      <w:r w:rsidR="00A66B23">
        <w:rPr>
          <w:iCs/>
        </w:rPr>
        <w:t>(</w:t>
      </w:r>
      <w:r w:rsidR="00A66B23" w:rsidRPr="0022030F">
        <w:rPr>
          <w:iCs/>
        </w:rPr>
        <w:t>Figure 1</w:t>
      </w:r>
      <w:r w:rsidR="00A66B23">
        <w:rPr>
          <w:iCs/>
        </w:rPr>
        <w:t>)</w:t>
      </w:r>
      <w:r w:rsidR="004A19EE">
        <w:rPr>
          <w:iCs/>
        </w:rPr>
        <w:t>.</w:t>
      </w:r>
      <w:r w:rsidR="00A66B23">
        <w:rPr>
          <w:iCs/>
        </w:rPr>
        <w:t xml:space="preserve"> </w:t>
      </w:r>
      <w:r w:rsidR="00A66B23">
        <w:t xml:space="preserve">Morphometric and meristic characters of the specimens were </w:t>
      </w:r>
      <w:r w:rsidR="00336620">
        <w:t>taken,</w:t>
      </w:r>
      <w:r w:rsidR="00A66B23">
        <w:t xml:space="preserve"> and morphometric measurements were performed to the nearest 0.01 mm using </w:t>
      </w:r>
      <w:r w:rsidR="00E37C92">
        <w:t xml:space="preserve">a </w:t>
      </w:r>
      <w:r w:rsidR="00A66B23">
        <w:t xml:space="preserve">digital </w:t>
      </w:r>
      <w:proofErr w:type="spellStart"/>
      <w:r w:rsidR="00E37C92">
        <w:t>caliper</w:t>
      </w:r>
      <w:proofErr w:type="spellEnd"/>
      <w:r w:rsidR="00A66B23">
        <w:t xml:space="preserve">. All morphological descriptions of </w:t>
      </w:r>
      <w:r w:rsidR="003A239C" w:rsidRPr="000D4416">
        <w:rPr>
          <w:i/>
          <w:iCs/>
        </w:rPr>
        <w:t>R</w:t>
      </w:r>
      <w:r w:rsidR="003A239C">
        <w:rPr>
          <w:i/>
          <w:iCs/>
        </w:rPr>
        <w:t>.</w:t>
      </w:r>
      <w:r w:rsidR="003A239C" w:rsidRPr="000D4416">
        <w:rPr>
          <w:i/>
          <w:iCs/>
        </w:rPr>
        <w:t xml:space="preserve"> </w:t>
      </w:r>
      <w:proofErr w:type="spellStart"/>
      <w:r w:rsidR="003A239C" w:rsidRPr="000D4416">
        <w:rPr>
          <w:i/>
          <w:iCs/>
        </w:rPr>
        <w:t>brachyura</w:t>
      </w:r>
      <w:proofErr w:type="spellEnd"/>
      <w:r w:rsidR="003A239C" w:rsidRPr="000D4416">
        <w:t xml:space="preserve"> </w:t>
      </w:r>
      <w:r w:rsidR="00A66B23">
        <w:t>specimen</w:t>
      </w:r>
      <w:r w:rsidR="003A239C">
        <w:t>s</w:t>
      </w:r>
      <w:r w:rsidR="00A66B23">
        <w:t xml:space="preserve"> were measured according to </w:t>
      </w:r>
      <w:r w:rsidR="003A239C">
        <w:t>(</w:t>
      </w:r>
      <w:bookmarkStart w:id="15" w:name="_Hlk173484739"/>
      <w:r w:rsidR="008E7464">
        <w:t xml:space="preserve">Clark, 1926; </w:t>
      </w:r>
      <w:proofErr w:type="spellStart"/>
      <w:r w:rsidR="003A239C" w:rsidRPr="00B42F2C">
        <w:rPr>
          <w:iCs/>
        </w:rPr>
        <w:t>Stehmann</w:t>
      </w:r>
      <w:proofErr w:type="spellEnd"/>
      <w:r w:rsidR="003A239C" w:rsidRPr="00B42F2C">
        <w:rPr>
          <w:iCs/>
        </w:rPr>
        <w:t xml:space="preserve"> and </w:t>
      </w:r>
      <w:proofErr w:type="spellStart"/>
      <w:r w:rsidR="003A239C" w:rsidRPr="00B42F2C">
        <w:rPr>
          <w:iCs/>
        </w:rPr>
        <w:t>Bürkel</w:t>
      </w:r>
      <w:proofErr w:type="spellEnd"/>
      <w:r w:rsidR="003A239C" w:rsidRPr="00B42F2C">
        <w:rPr>
          <w:iCs/>
        </w:rPr>
        <w:t>, 1984</w:t>
      </w:r>
      <w:bookmarkEnd w:id="15"/>
      <w:r w:rsidR="003A239C">
        <w:rPr>
          <w:iCs/>
        </w:rPr>
        <w:t>)</w:t>
      </w:r>
      <w:r w:rsidR="003A239C" w:rsidRPr="00B42F2C">
        <w:rPr>
          <w:iCs/>
        </w:rPr>
        <w:t>.</w:t>
      </w:r>
    </w:p>
    <w:p w14:paraId="7296F87C" w14:textId="16910FC2" w:rsidR="00C27A7F" w:rsidRDefault="00AD7DAF" w:rsidP="0062688E">
      <w:pPr>
        <w:spacing w:after="0"/>
        <w:jc w:val="center"/>
        <w:rPr>
          <w:iCs/>
        </w:rPr>
      </w:pPr>
      <w:r>
        <w:rPr>
          <w:iCs/>
          <w:noProof/>
          <w:lang w:val="tr-TR" w:eastAsia="tr-TR"/>
        </w:rPr>
        <w:drawing>
          <wp:inline distT="0" distB="0" distL="0" distR="0" wp14:anchorId="3343B197" wp14:editId="7CF7B753">
            <wp:extent cx="3630930" cy="2830664"/>
            <wp:effectExtent l="0" t="0" r="7620" b="8255"/>
            <wp:docPr id="1706517169"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641818" cy="2839152"/>
                    </a:xfrm>
                    <a:prstGeom prst="rect">
                      <a:avLst/>
                    </a:prstGeom>
                    <a:noFill/>
                    <a:ln w="6350">
                      <a:noFill/>
                    </a:ln>
                  </pic:spPr>
                </pic:pic>
              </a:graphicData>
            </a:graphic>
          </wp:inline>
        </w:drawing>
      </w:r>
    </w:p>
    <w:p w14:paraId="0F18177D" w14:textId="60974C20" w:rsidR="00C27A7F" w:rsidRDefault="00C27A7F" w:rsidP="002606C6">
      <w:pPr>
        <w:spacing w:line="240" w:lineRule="auto"/>
        <w:rPr>
          <w:iCs/>
        </w:rPr>
      </w:pPr>
      <w:r>
        <w:rPr>
          <w:iCs/>
        </w:rPr>
        <w:t xml:space="preserve">Figure 1. </w:t>
      </w:r>
      <w:r w:rsidR="00C977A2" w:rsidRPr="00C977A2">
        <w:rPr>
          <w:iCs/>
        </w:rPr>
        <w:t xml:space="preserve">Map showing </w:t>
      </w:r>
      <w:r w:rsidR="002606C6">
        <w:rPr>
          <w:iCs/>
        </w:rPr>
        <w:t xml:space="preserve">the sampling </w:t>
      </w:r>
      <w:r w:rsidR="00DD5F0E">
        <w:rPr>
          <w:iCs/>
        </w:rPr>
        <w:t>site</w:t>
      </w:r>
      <w:r w:rsidR="00C977A2" w:rsidRPr="00C977A2">
        <w:rPr>
          <w:iCs/>
        </w:rPr>
        <w:t xml:space="preserve"> of </w:t>
      </w:r>
      <w:r w:rsidR="00C977A2">
        <w:rPr>
          <w:iCs/>
        </w:rPr>
        <w:t>blonde</w:t>
      </w:r>
      <w:r w:rsidR="00C977A2" w:rsidRPr="00BA2244">
        <w:rPr>
          <w:iCs/>
        </w:rPr>
        <w:t xml:space="preserve"> </w:t>
      </w:r>
      <w:r w:rsidR="00C977A2">
        <w:rPr>
          <w:iCs/>
        </w:rPr>
        <w:t xml:space="preserve">ray </w:t>
      </w:r>
      <w:r w:rsidR="00C977A2" w:rsidRPr="000D4416">
        <w:rPr>
          <w:i/>
          <w:iCs/>
        </w:rPr>
        <w:t xml:space="preserve">Raja </w:t>
      </w:r>
      <w:proofErr w:type="spellStart"/>
      <w:r w:rsidR="00C977A2" w:rsidRPr="000D4416">
        <w:rPr>
          <w:i/>
          <w:iCs/>
        </w:rPr>
        <w:t>brachyura</w:t>
      </w:r>
      <w:proofErr w:type="spellEnd"/>
      <w:r w:rsidR="00C977A2" w:rsidRPr="00C977A2">
        <w:rPr>
          <w:iCs/>
        </w:rPr>
        <w:t xml:space="preserve"> in </w:t>
      </w:r>
      <w:r w:rsidR="004C3FD5">
        <w:rPr>
          <w:iCs/>
        </w:rPr>
        <w:t xml:space="preserve">Antalya Bay, </w:t>
      </w:r>
      <w:r w:rsidR="002606C6">
        <w:rPr>
          <w:iCs/>
        </w:rPr>
        <w:t>n</w:t>
      </w:r>
      <w:r w:rsidR="00C977A2" w:rsidRPr="00C977A2">
        <w:rPr>
          <w:iCs/>
        </w:rPr>
        <w:t>orth</w:t>
      </w:r>
      <w:r w:rsidR="002606C6">
        <w:rPr>
          <w:iCs/>
        </w:rPr>
        <w:t>e</w:t>
      </w:r>
      <w:r w:rsidR="00C977A2" w:rsidRPr="00C977A2">
        <w:rPr>
          <w:iCs/>
        </w:rPr>
        <w:t>astern</w:t>
      </w:r>
      <w:r w:rsidR="002606C6">
        <w:rPr>
          <w:iCs/>
        </w:rPr>
        <w:t xml:space="preserve"> </w:t>
      </w:r>
      <w:r w:rsidR="00C977A2" w:rsidRPr="00C977A2">
        <w:rPr>
          <w:iCs/>
        </w:rPr>
        <w:t>Mediterranean</w:t>
      </w:r>
    </w:p>
    <w:p w14:paraId="51CEEF66" w14:textId="2883CE29" w:rsidR="00323A0D" w:rsidRPr="00323A0D" w:rsidRDefault="00323A0D" w:rsidP="003A239C">
      <w:pPr>
        <w:rPr>
          <w:b/>
          <w:bCs/>
          <w:iCs/>
        </w:rPr>
      </w:pPr>
      <w:r w:rsidRPr="00323A0D">
        <w:rPr>
          <w:b/>
          <w:bCs/>
          <w:iCs/>
        </w:rPr>
        <w:lastRenderedPageBreak/>
        <w:t>Results</w:t>
      </w:r>
    </w:p>
    <w:p w14:paraId="09B7D1B5" w14:textId="628492B9" w:rsidR="005B7627" w:rsidRDefault="00AB5EF6" w:rsidP="00EC4732">
      <w:pPr>
        <w:spacing w:after="0"/>
      </w:pPr>
      <w:r w:rsidRPr="00AB5EF6">
        <w:rPr>
          <w:iCs/>
        </w:rPr>
        <w:t xml:space="preserve">The total lengths (TL) of the female and male specimens of </w:t>
      </w:r>
      <w:r w:rsidRPr="00AB5EF6">
        <w:rPr>
          <w:i/>
        </w:rPr>
        <w:t>R</w:t>
      </w:r>
      <w:r>
        <w:rPr>
          <w:i/>
        </w:rPr>
        <w:t>.</w:t>
      </w:r>
      <w:r w:rsidRPr="00AB5EF6">
        <w:rPr>
          <w:i/>
        </w:rPr>
        <w:t xml:space="preserve"> </w:t>
      </w:r>
      <w:proofErr w:type="spellStart"/>
      <w:r w:rsidRPr="00AB5EF6">
        <w:rPr>
          <w:i/>
        </w:rPr>
        <w:t>brachyura</w:t>
      </w:r>
      <w:proofErr w:type="spellEnd"/>
      <w:r w:rsidRPr="00AB5EF6">
        <w:rPr>
          <w:iCs/>
        </w:rPr>
        <w:t xml:space="preserve"> are </w:t>
      </w:r>
      <w:r w:rsidR="00A46ABA" w:rsidRPr="00A46ABA">
        <w:rPr>
          <w:iCs/>
        </w:rPr>
        <w:t>278.2</w:t>
      </w:r>
      <w:r w:rsidR="00A46ABA">
        <w:rPr>
          <w:iCs/>
        </w:rPr>
        <w:t xml:space="preserve"> </w:t>
      </w:r>
      <w:r w:rsidRPr="00AB5EF6">
        <w:rPr>
          <w:iCs/>
        </w:rPr>
        <w:t xml:space="preserve">mm and </w:t>
      </w:r>
      <w:r w:rsidR="00A46ABA" w:rsidRPr="00A46ABA">
        <w:rPr>
          <w:iCs/>
        </w:rPr>
        <w:t>399.3</w:t>
      </w:r>
      <w:r w:rsidR="00A46ABA">
        <w:rPr>
          <w:iCs/>
        </w:rPr>
        <w:t xml:space="preserve"> </w:t>
      </w:r>
      <w:r w:rsidRPr="00AB5EF6">
        <w:rPr>
          <w:iCs/>
        </w:rPr>
        <w:t xml:space="preserve">mm, respectively, with weights of </w:t>
      </w:r>
      <w:r w:rsidR="00A52C0C">
        <w:rPr>
          <w:iCs/>
        </w:rPr>
        <w:t>3</w:t>
      </w:r>
      <w:r w:rsidRPr="00AB5EF6">
        <w:rPr>
          <w:iCs/>
        </w:rPr>
        <w:t xml:space="preserve">80 g for the female and </w:t>
      </w:r>
      <w:r w:rsidR="00020732">
        <w:rPr>
          <w:iCs/>
        </w:rPr>
        <w:t>6</w:t>
      </w:r>
      <w:r w:rsidRPr="00AB5EF6">
        <w:rPr>
          <w:iCs/>
        </w:rPr>
        <w:t xml:space="preserve">40 g for the male. The morphometric and meristic data for both specimens </w:t>
      </w:r>
      <w:r w:rsidR="008F432E">
        <w:rPr>
          <w:iCs/>
        </w:rPr>
        <w:t>were</w:t>
      </w:r>
      <w:r w:rsidRPr="00AB5EF6">
        <w:rPr>
          <w:iCs/>
        </w:rPr>
        <w:t xml:space="preserve"> summarized in </w:t>
      </w:r>
      <w:r w:rsidRPr="009C7B1C">
        <w:rPr>
          <w:iCs/>
        </w:rPr>
        <w:t>Table 1.</w:t>
      </w:r>
      <w:r w:rsidR="005A7A8E">
        <w:rPr>
          <w:iCs/>
        </w:rPr>
        <w:t xml:space="preserve"> </w:t>
      </w:r>
      <w:r w:rsidR="004A6CEE" w:rsidRPr="005A7A8E">
        <w:rPr>
          <w:iCs/>
        </w:rPr>
        <w:t xml:space="preserve">The identification of </w:t>
      </w:r>
      <w:r w:rsidR="004A6CEE" w:rsidRPr="005A7A8E">
        <w:rPr>
          <w:i/>
        </w:rPr>
        <w:t xml:space="preserve">R. </w:t>
      </w:r>
      <w:proofErr w:type="spellStart"/>
      <w:r w:rsidR="004A6CEE" w:rsidRPr="005A7A8E">
        <w:rPr>
          <w:i/>
        </w:rPr>
        <w:t>brachyura</w:t>
      </w:r>
      <w:proofErr w:type="spellEnd"/>
      <w:r w:rsidR="004A6CEE" w:rsidRPr="005A7A8E">
        <w:rPr>
          <w:iCs/>
        </w:rPr>
        <w:t xml:space="preserve"> </w:t>
      </w:r>
      <w:r w:rsidR="004A6CEE">
        <w:rPr>
          <w:iCs/>
        </w:rPr>
        <w:t>wa</w:t>
      </w:r>
      <w:r w:rsidR="004A6CEE" w:rsidRPr="005A7A8E">
        <w:rPr>
          <w:iCs/>
        </w:rPr>
        <w:t>s confirmed by the</w:t>
      </w:r>
      <w:r w:rsidR="004A6CEE">
        <w:rPr>
          <w:iCs/>
        </w:rPr>
        <w:t xml:space="preserve"> following</w:t>
      </w:r>
      <w:r w:rsidR="004A6CEE" w:rsidRPr="005A7A8E">
        <w:rPr>
          <w:iCs/>
        </w:rPr>
        <w:t xml:space="preserve"> di</w:t>
      </w:r>
      <w:r w:rsidR="004A6CEE">
        <w:rPr>
          <w:iCs/>
        </w:rPr>
        <w:t>agnostic</w:t>
      </w:r>
      <w:r w:rsidR="004A6CEE" w:rsidRPr="005A7A8E">
        <w:rPr>
          <w:iCs/>
        </w:rPr>
        <w:t xml:space="preserve"> features: a medium-sized ray with a rhombic disc nearly 1.3 times its</w:t>
      </w:r>
      <w:r w:rsidR="004A6CEE">
        <w:rPr>
          <w:iCs/>
        </w:rPr>
        <w:t xml:space="preserve"> length in width</w:t>
      </w:r>
      <w:r w:rsidR="005A7A8E" w:rsidRPr="005A7A8E">
        <w:rPr>
          <w:iCs/>
        </w:rPr>
        <w:t>, a moderately long and rigid rostral cartilaginous snout with a slightly pronounced tip, and a few spines before and after the orbit. The tail is moderately long and slender, about half the total length, and is densely covered with fine dark spots. The disc is broad yet slender, with leading edges that are weakly undulating and pectoral-fin corners that are either narrowly or acutely rounded. The snout</w:t>
      </w:r>
      <w:r w:rsidR="005E79BB">
        <w:rPr>
          <w:iCs/>
        </w:rPr>
        <w:t>’</w:t>
      </w:r>
      <w:r w:rsidR="005A7A8E" w:rsidRPr="005A7A8E">
        <w:rPr>
          <w:iCs/>
        </w:rPr>
        <w:t>s anterior angle is wide, about twice the length of the interorbital area, and the eyes are relatively small, with the orbital length about half of the interorbital space. The upper jaw contains 60</w:t>
      </w:r>
      <w:r w:rsidR="009A4B6E">
        <w:rPr>
          <w:iCs/>
        </w:rPr>
        <w:t>-</w:t>
      </w:r>
      <w:r w:rsidR="005A7A8E" w:rsidRPr="005A7A8E">
        <w:rPr>
          <w:iCs/>
        </w:rPr>
        <w:t xml:space="preserve">90 rows of teeth. </w:t>
      </w:r>
      <w:r w:rsidR="009A4B6E" w:rsidRPr="009A4B6E">
        <w:rPr>
          <w:iCs/>
        </w:rPr>
        <w:t xml:space="preserve">There are 40-45 spines arranged in a regular row from </w:t>
      </w:r>
      <w:ins w:id="16" w:author="Deniz Ergüden" w:date="2024-08-08T17:48:00Z">
        <w:r w:rsidR="000C12A7">
          <w:rPr>
            <w:iCs/>
          </w:rPr>
          <w:t xml:space="preserve">the </w:t>
        </w:r>
      </w:ins>
      <w:r w:rsidR="009A4B6E">
        <w:rPr>
          <w:iCs/>
        </w:rPr>
        <w:t>nape</w:t>
      </w:r>
      <w:r w:rsidR="009A4B6E" w:rsidRPr="009A4B6E">
        <w:rPr>
          <w:iCs/>
        </w:rPr>
        <w:t xml:space="preserve"> to the first dorsal fin, interrupted on the back in large males.</w:t>
      </w:r>
      <w:r w:rsidR="001846D5">
        <w:rPr>
          <w:iCs/>
        </w:rPr>
        <w:t xml:space="preserve"> </w:t>
      </w:r>
      <w:r w:rsidR="005A7A8E" w:rsidRPr="005A7A8E">
        <w:rPr>
          <w:iCs/>
        </w:rPr>
        <w:t xml:space="preserve">There is one </w:t>
      </w:r>
      <w:del w:id="17" w:author="Deniz Ergüden" w:date="2024-08-08T17:48:00Z">
        <w:r w:rsidR="005A7A8E" w:rsidRPr="005A7A8E" w:rsidDel="000C12A7">
          <w:rPr>
            <w:iCs/>
          </w:rPr>
          <w:delText xml:space="preserve">interdorsal </w:delText>
        </w:r>
      </w:del>
      <w:ins w:id="18" w:author="Deniz Ergüden" w:date="2024-08-08T17:48:00Z">
        <w:r w:rsidR="000C12A7">
          <w:rPr>
            <w:iCs/>
          </w:rPr>
          <w:t>inter dorsal</w:t>
        </w:r>
        <w:r w:rsidR="000C12A7" w:rsidRPr="005A7A8E">
          <w:rPr>
            <w:iCs/>
          </w:rPr>
          <w:t xml:space="preserve"> </w:t>
        </w:r>
      </w:ins>
      <w:r w:rsidR="005A7A8E" w:rsidRPr="005A7A8E">
        <w:rPr>
          <w:iCs/>
        </w:rPr>
        <w:t>spine, and larger individuals display a row of strongly hooked spines near the tail. The ventral disc is smooth. The pelvic fins are moderately large and not deeply split. The dorsal fins have rounded edges and are well spaced at the base. There are 95</w:t>
      </w:r>
      <w:r w:rsidR="001846D5">
        <w:rPr>
          <w:iCs/>
        </w:rPr>
        <w:t>-</w:t>
      </w:r>
      <w:r w:rsidR="005A7A8E" w:rsidRPr="005A7A8E">
        <w:rPr>
          <w:iCs/>
        </w:rPr>
        <w:t>100 pectoral fin radials and 53</w:t>
      </w:r>
      <w:r w:rsidR="001846D5">
        <w:rPr>
          <w:iCs/>
        </w:rPr>
        <w:t>-</w:t>
      </w:r>
      <w:r w:rsidR="005A7A8E" w:rsidRPr="005A7A8E">
        <w:rPr>
          <w:iCs/>
        </w:rPr>
        <w:t>58 pre</w:t>
      </w:r>
      <w:ins w:id="19" w:author="Deniz Ergüden" w:date="2024-08-08T17:48:00Z">
        <w:r w:rsidR="000C12A7">
          <w:rPr>
            <w:iCs/>
          </w:rPr>
          <w:t>-</w:t>
        </w:r>
      </w:ins>
      <w:r w:rsidR="005A7A8E" w:rsidRPr="005A7A8E">
        <w:rPr>
          <w:iCs/>
        </w:rPr>
        <w:t>dorsal tail vertebrae.</w:t>
      </w:r>
      <w:r w:rsidR="000F1478">
        <w:rPr>
          <w:iCs/>
        </w:rPr>
        <w:t xml:space="preserve"> </w:t>
      </w:r>
      <w:r w:rsidR="000F1478" w:rsidRPr="000F1478">
        <w:rPr>
          <w:iCs/>
        </w:rPr>
        <w:t xml:space="preserve">The upper surface of the disc is yellowish to pale </w:t>
      </w:r>
      <w:r w:rsidR="00D93BC8" w:rsidRPr="000F1478">
        <w:rPr>
          <w:iCs/>
        </w:rPr>
        <w:t>greyish brown</w:t>
      </w:r>
      <w:r w:rsidR="000F1478" w:rsidRPr="000F1478">
        <w:rPr>
          <w:iCs/>
        </w:rPr>
        <w:t>, with numerous small dark spots reaching the margins and several larger, circular pale spots symmetrically paired on both wings, encircled by closely spaced dark spots. The undersurface is white, with posterior pectoral and pelvic margins in pale greyish, devoid of dark-bordered pores</w:t>
      </w:r>
      <w:r w:rsidR="00804E13">
        <w:rPr>
          <w:iCs/>
        </w:rPr>
        <w:t xml:space="preserve"> (Figure </w:t>
      </w:r>
      <w:r w:rsidR="00A5609A">
        <w:rPr>
          <w:iCs/>
        </w:rPr>
        <w:t>2</w:t>
      </w:r>
      <w:r w:rsidR="00804E13">
        <w:rPr>
          <w:iCs/>
        </w:rPr>
        <w:t>)</w:t>
      </w:r>
      <w:r w:rsidR="000F1478" w:rsidRPr="000F1478">
        <w:rPr>
          <w:iCs/>
        </w:rPr>
        <w:t>.</w:t>
      </w:r>
      <w:r w:rsidR="002758E1" w:rsidRPr="002758E1">
        <w:t xml:space="preserve"> </w:t>
      </w:r>
      <w:r w:rsidR="002758E1">
        <w:t xml:space="preserve">According to </w:t>
      </w:r>
      <w:r w:rsidR="002758E1" w:rsidRPr="007E3703">
        <w:t xml:space="preserve">morphometric </w:t>
      </w:r>
      <w:r w:rsidR="002758E1" w:rsidRPr="00293986">
        <w:t xml:space="preserve">descriptions </w:t>
      </w:r>
      <w:r w:rsidR="002758E1">
        <w:t>defined by</w:t>
      </w:r>
      <w:r w:rsidR="002758E1" w:rsidRPr="00293986">
        <w:t xml:space="preserve"> </w:t>
      </w:r>
      <w:r w:rsidR="002758E1">
        <w:t>Clark (1926)</w:t>
      </w:r>
      <w:r w:rsidR="00377650">
        <w:t xml:space="preserve">, and </w:t>
      </w:r>
      <w:proofErr w:type="spellStart"/>
      <w:r w:rsidR="002758E1" w:rsidRPr="00B42F2C">
        <w:rPr>
          <w:iCs/>
        </w:rPr>
        <w:t>Stehmann</w:t>
      </w:r>
      <w:proofErr w:type="spellEnd"/>
      <w:r w:rsidR="002758E1" w:rsidRPr="00B42F2C">
        <w:rPr>
          <w:iCs/>
        </w:rPr>
        <w:t xml:space="preserve"> and </w:t>
      </w:r>
      <w:proofErr w:type="spellStart"/>
      <w:r w:rsidR="002758E1" w:rsidRPr="00B42F2C">
        <w:rPr>
          <w:iCs/>
        </w:rPr>
        <w:t>Bürkel</w:t>
      </w:r>
      <w:proofErr w:type="spellEnd"/>
      <w:r w:rsidR="002758E1" w:rsidRPr="00B42F2C">
        <w:rPr>
          <w:iCs/>
        </w:rPr>
        <w:t xml:space="preserve"> </w:t>
      </w:r>
      <w:r w:rsidR="002758E1">
        <w:rPr>
          <w:iCs/>
        </w:rPr>
        <w:t>(</w:t>
      </w:r>
      <w:r w:rsidR="002758E1" w:rsidRPr="00B42F2C">
        <w:rPr>
          <w:iCs/>
        </w:rPr>
        <w:t>1984</w:t>
      </w:r>
      <w:r w:rsidR="002758E1">
        <w:rPr>
          <w:iCs/>
        </w:rPr>
        <w:t>)</w:t>
      </w:r>
      <w:r w:rsidR="002758E1" w:rsidRPr="00293986">
        <w:t xml:space="preserve">, </w:t>
      </w:r>
      <w:r w:rsidR="002758E1">
        <w:t>t</w:t>
      </w:r>
      <w:r w:rsidR="002758E1" w:rsidRPr="007E3703">
        <w:t xml:space="preserve">he captured </w:t>
      </w:r>
      <w:r w:rsidR="00377650" w:rsidRPr="005A7A8E">
        <w:rPr>
          <w:i/>
        </w:rPr>
        <w:t xml:space="preserve">R. </w:t>
      </w:r>
      <w:proofErr w:type="spellStart"/>
      <w:r w:rsidR="00377650" w:rsidRPr="005A7A8E">
        <w:rPr>
          <w:i/>
        </w:rPr>
        <w:t>brachyura</w:t>
      </w:r>
      <w:proofErr w:type="spellEnd"/>
      <w:r w:rsidR="00377650" w:rsidRPr="005A7A8E">
        <w:rPr>
          <w:iCs/>
        </w:rPr>
        <w:t xml:space="preserve"> </w:t>
      </w:r>
      <w:r w:rsidR="002758E1" w:rsidRPr="007E3703">
        <w:t xml:space="preserve">was observed to </w:t>
      </w:r>
      <w:r w:rsidR="002758E1">
        <w:t>mirror</w:t>
      </w:r>
      <w:r w:rsidR="002758E1" w:rsidRPr="007E3703">
        <w:t xml:space="preserve"> general </w:t>
      </w:r>
      <w:r w:rsidR="002758E1">
        <w:t xml:space="preserve">morphological </w:t>
      </w:r>
      <w:r w:rsidR="002758E1" w:rsidRPr="007E3703">
        <w:t>characteristics</w:t>
      </w:r>
      <w:r w:rsidR="002758E1">
        <w:t xml:space="preserve"> and colorations</w:t>
      </w:r>
      <w:r w:rsidR="00377650">
        <w:t>.</w:t>
      </w:r>
    </w:p>
    <w:p w14:paraId="4BFC5842" w14:textId="1895809A" w:rsidR="003D4827" w:rsidRPr="003D4827" w:rsidRDefault="003D4827" w:rsidP="00383AA2">
      <w:pPr>
        <w:spacing w:after="0" w:line="240" w:lineRule="auto"/>
        <w:rPr>
          <w:lang w:val="tr-TR"/>
        </w:rPr>
      </w:pPr>
      <w:r w:rsidRPr="003D4827">
        <w:rPr>
          <w:noProof/>
          <w:lang w:val="tr-TR" w:eastAsia="tr-TR"/>
        </w:rPr>
        <w:drawing>
          <wp:inline distT="0" distB="0" distL="0" distR="0" wp14:anchorId="52BD874C" wp14:editId="18A8EA0E">
            <wp:extent cx="3712163" cy="2019631"/>
            <wp:effectExtent l="0" t="0" r="3175" b="0"/>
            <wp:docPr id="1979295561" name="Resim 2" descr="balık, ışın, vatoz, vatozlar ve keler balıkları, paten kaymak içeren bir re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295561" name="Resim 2" descr="balık, ışın, vatoz, vatozlar ve keler balıkları, paten kaymak içeren bir resim"/>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8129" t="9936" r="7428" b="3374"/>
                    <a:stretch/>
                  </pic:blipFill>
                  <pic:spPr bwMode="auto">
                    <a:xfrm>
                      <a:off x="0" y="0"/>
                      <a:ext cx="3810656" cy="2073217"/>
                    </a:xfrm>
                    <a:prstGeom prst="rect">
                      <a:avLst/>
                    </a:prstGeom>
                    <a:noFill/>
                    <a:ln>
                      <a:noFill/>
                    </a:ln>
                    <a:extLst>
                      <a:ext uri="{53640926-AAD7-44D8-BBD7-CCE9431645EC}">
                        <a14:shadowObscured xmlns:a14="http://schemas.microsoft.com/office/drawing/2010/main"/>
                      </a:ext>
                    </a:extLst>
                  </pic:spPr>
                </pic:pic>
              </a:graphicData>
            </a:graphic>
          </wp:inline>
        </w:drawing>
      </w:r>
    </w:p>
    <w:p w14:paraId="1AA12737" w14:textId="17BA7068" w:rsidR="001F5BAC" w:rsidRDefault="00A5609A" w:rsidP="008925F0">
      <w:pPr>
        <w:spacing w:line="240" w:lineRule="auto"/>
      </w:pPr>
      <w:r w:rsidRPr="00A5609A">
        <w:t>Fig</w:t>
      </w:r>
      <w:r>
        <w:t>ure</w:t>
      </w:r>
      <w:r w:rsidRPr="00A5609A">
        <w:t xml:space="preserve"> </w:t>
      </w:r>
      <w:r>
        <w:t>2</w:t>
      </w:r>
      <w:r w:rsidRPr="00A5609A">
        <w:t>. Dorsal view</w:t>
      </w:r>
      <w:r w:rsidR="00383AA2">
        <w:t xml:space="preserve"> of</w:t>
      </w:r>
      <w:r w:rsidRPr="00A5609A">
        <w:t xml:space="preserve"> </w:t>
      </w:r>
      <w:r w:rsidR="003D5145" w:rsidRPr="00A5609A">
        <w:rPr>
          <w:i/>
          <w:iCs/>
        </w:rPr>
        <w:t xml:space="preserve">Raja </w:t>
      </w:r>
      <w:proofErr w:type="spellStart"/>
      <w:r w:rsidR="003D5145" w:rsidRPr="00A5609A">
        <w:rPr>
          <w:i/>
          <w:iCs/>
        </w:rPr>
        <w:t>brachyura</w:t>
      </w:r>
      <w:proofErr w:type="spellEnd"/>
      <w:r w:rsidR="003D5145" w:rsidRPr="00A5609A">
        <w:t xml:space="preserve"> </w:t>
      </w:r>
      <w:ins w:id="20" w:author="Deniz Ergüden" w:date="2024-08-08T17:36:00Z">
        <w:r w:rsidR="00727C33">
          <w:t xml:space="preserve">female </w:t>
        </w:r>
      </w:ins>
      <w:r w:rsidR="003D5145" w:rsidRPr="003D5145">
        <w:t xml:space="preserve">specimen caught from </w:t>
      </w:r>
      <w:r w:rsidR="00383AA2">
        <w:t>Antalya</w:t>
      </w:r>
      <w:r w:rsidR="003D5145" w:rsidRPr="003D5145">
        <w:t xml:space="preserve"> Bay (</w:t>
      </w:r>
      <w:r w:rsidR="00383AA2">
        <w:t>northeastern Mediterranean</w:t>
      </w:r>
      <w:r w:rsidR="003D5145" w:rsidRPr="003D5145">
        <w:t>)</w:t>
      </w:r>
    </w:p>
    <w:p w14:paraId="585D3EC1" w14:textId="64FEA059" w:rsidR="003704E6" w:rsidRDefault="003704E6" w:rsidP="009032DA">
      <w:pPr>
        <w:spacing w:after="120" w:line="240" w:lineRule="auto"/>
        <w:rPr>
          <w:iCs/>
        </w:rPr>
      </w:pPr>
      <w:r>
        <w:lastRenderedPageBreak/>
        <w:t>Table 1.</w:t>
      </w:r>
      <w:r w:rsidR="00996CD5" w:rsidRPr="00996CD5">
        <w:t xml:space="preserve"> </w:t>
      </w:r>
      <w:r w:rsidR="00996CD5" w:rsidRPr="00861ED8">
        <w:t xml:space="preserve">Morphometric and meristic </w:t>
      </w:r>
      <w:r w:rsidR="00996CD5">
        <w:t>data</w:t>
      </w:r>
      <w:r w:rsidR="00996CD5" w:rsidRPr="00861ED8">
        <w:t xml:space="preserve"> of </w:t>
      </w:r>
      <w:r w:rsidR="00996CD5">
        <w:t>female and male specimen of</w:t>
      </w:r>
      <w:r w:rsidR="00996CD5" w:rsidRPr="00861ED8">
        <w:t xml:space="preserve"> </w:t>
      </w:r>
      <w:r w:rsidR="00996CD5">
        <w:rPr>
          <w:i/>
        </w:rPr>
        <w:t xml:space="preserve">Raja </w:t>
      </w:r>
      <w:proofErr w:type="spellStart"/>
      <w:r w:rsidR="00996CD5">
        <w:rPr>
          <w:i/>
        </w:rPr>
        <w:t>brachyura</w:t>
      </w:r>
      <w:proofErr w:type="spellEnd"/>
      <w:r w:rsidR="0036585A" w:rsidRPr="0036585A">
        <w:t xml:space="preserve"> </w:t>
      </w:r>
      <w:r w:rsidR="0036585A">
        <w:t>obtain</w:t>
      </w:r>
      <w:r w:rsidR="0036585A" w:rsidRPr="00861ED8">
        <w:t>ed</w:t>
      </w:r>
    </w:p>
    <w:tbl>
      <w:tblPr>
        <w:tblStyle w:val="TabloKlavuzu"/>
        <w:tblW w:w="9069"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850"/>
        <w:gridCol w:w="850"/>
        <w:gridCol w:w="850"/>
        <w:gridCol w:w="850"/>
        <w:gridCol w:w="850"/>
        <w:gridCol w:w="850"/>
      </w:tblGrid>
      <w:tr w:rsidR="00156B3B" w:rsidRPr="00C946C3" w14:paraId="28C966C8" w14:textId="6B073D33" w:rsidTr="00312B60">
        <w:tc>
          <w:tcPr>
            <w:tcW w:w="3969" w:type="dxa"/>
            <w:tcBorders>
              <w:top w:val="single" w:sz="4" w:space="0" w:color="auto"/>
              <w:bottom w:val="single" w:sz="4" w:space="0" w:color="auto"/>
            </w:tcBorders>
          </w:tcPr>
          <w:p w14:paraId="04ECD7D6" w14:textId="6374DEE2" w:rsidR="00B12E6C" w:rsidRPr="00C946C3" w:rsidRDefault="00B12E6C" w:rsidP="003F6C72">
            <w:pPr>
              <w:spacing w:after="60" w:line="240" w:lineRule="auto"/>
              <w:ind w:hanging="107"/>
              <w:rPr>
                <w:b/>
                <w:bCs/>
                <w:iCs/>
                <w:sz w:val="20"/>
                <w:szCs w:val="20"/>
              </w:rPr>
            </w:pPr>
            <w:r w:rsidRPr="00C946C3">
              <w:rPr>
                <w:b/>
                <w:bCs/>
                <w:iCs/>
                <w:sz w:val="20"/>
                <w:szCs w:val="20"/>
              </w:rPr>
              <w:t>Specimen</w:t>
            </w:r>
          </w:p>
        </w:tc>
        <w:tc>
          <w:tcPr>
            <w:tcW w:w="2550" w:type="dxa"/>
            <w:gridSpan w:val="3"/>
            <w:tcBorders>
              <w:top w:val="single" w:sz="4" w:space="0" w:color="auto"/>
              <w:bottom w:val="single" w:sz="4" w:space="0" w:color="auto"/>
            </w:tcBorders>
          </w:tcPr>
          <w:p w14:paraId="01FE5259" w14:textId="296A3C10" w:rsidR="00B12E6C" w:rsidRPr="00C946C3" w:rsidRDefault="00B12E6C" w:rsidP="00156B3B">
            <w:pPr>
              <w:spacing w:after="60" w:line="240" w:lineRule="auto"/>
              <w:jc w:val="center"/>
              <w:rPr>
                <w:b/>
                <w:bCs/>
                <w:iCs/>
                <w:sz w:val="20"/>
                <w:szCs w:val="20"/>
              </w:rPr>
            </w:pPr>
            <w:r w:rsidRPr="00C946C3">
              <w:rPr>
                <w:b/>
                <w:bCs/>
                <w:iCs/>
                <w:sz w:val="20"/>
                <w:szCs w:val="20"/>
              </w:rPr>
              <w:t>Female</w:t>
            </w:r>
          </w:p>
        </w:tc>
        <w:tc>
          <w:tcPr>
            <w:tcW w:w="2550" w:type="dxa"/>
            <w:gridSpan w:val="3"/>
            <w:tcBorders>
              <w:top w:val="single" w:sz="4" w:space="0" w:color="auto"/>
              <w:bottom w:val="single" w:sz="4" w:space="0" w:color="auto"/>
            </w:tcBorders>
          </w:tcPr>
          <w:p w14:paraId="0FC3AE1D" w14:textId="200948D9" w:rsidR="00B12E6C" w:rsidRPr="009A1105" w:rsidRDefault="00B12E6C" w:rsidP="00156B3B">
            <w:pPr>
              <w:spacing w:after="60" w:line="240" w:lineRule="auto"/>
              <w:jc w:val="center"/>
              <w:rPr>
                <w:rFonts w:cs="Times New Roman"/>
                <w:b/>
                <w:bCs/>
                <w:iCs/>
                <w:sz w:val="20"/>
                <w:szCs w:val="20"/>
              </w:rPr>
            </w:pPr>
            <w:r w:rsidRPr="009A1105">
              <w:rPr>
                <w:rFonts w:cs="Times New Roman"/>
                <w:b/>
                <w:bCs/>
                <w:iCs/>
                <w:sz w:val="20"/>
                <w:szCs w:val="20"/>
              </w:rPr>
              <w:t>Male</w:t>
            </w:r>
          </w:p>
        </w:tc>
      </w:tr>
      <w:tr w:rsidR="009B6AB3" w:rsidRPr="00C946C3" w14:paraId="7398960F" w14:textId="77777777" w:rsidTr="00312B60">
        <w:tc>
          <w:tcPr>
            <w:tcW w:w="3969" w:type="dxa"/>
            <w:tcBorders>
              <w:top w:val="single" w:sz="4" w:space="0" w:color="auto"/>
              <w:bottom w:val="single" w:sz="4" w:space="0" w:color="auto"/>
            </w:tcBorders>
          </w:tcPr>
          <w:p w14:paraId="6A67AD26" w14:textId="63908E7C" w:rsidR="00B12E6C" w:rsidRPr="00C946C3" w:rsidRDefault="00B12E6C" w:rsidP="003F6C72">
            <w:pPr>
              <w:spacing w:after="60" w:line="240" w:lineRule="auto"/>
              <w:ind w:hanging="107"/>
              <w:rPr>
                <w:b/>
                <w:bCs/>
                <w:iCs/>
                <w:sz w:val="20"/>
                <w:szCs w:val="20"/>
              </w:rPr>
            </w:pPr>
            <w:r w:rsidRPr="00C946C3">
              <w:rPr>
                <w:b/>
                <w:bCs/>
                <w:iCs/>
                <w:sz w:val="20"/>
                <w:szCs w:val="20"/>
              </w:rPr>
              <w:t>Morph</w:t>
            </w:r>
            <w:r w:rsidR="00412588">
              <w:rPr>
                <w:b/>
                <w:bCs/>
                <w:iCs/>
                <w:sz w:val="20"/>
                <w:szCs w:val="20"/>
              </w:rPr>
              <w:t>ological</w:t>
            </w:r>
            <w:r w:rsidRPr="00C946C3">
              <w:rPr>
                <w:b/>
                <w:bCs/>
                <w:iCs/>
                <w:sz w:val="20"/>
                <w:szCs w:val="20"/>
              </w:rPr>
              <w:t xml:space="preserve"> characters </w:t>
            </w:r>
          </w:p>
        </w:tc>
        <w:tc>
          <w:tcPr>
            <w:tcW w:w="850" w:type="dxa"/>
            <w:tcBorders>
              <w:top w:val="single" w:sz="4" w:space="0" w:color="auto"/>
              <w:bottom w:val="single" w:sz="4" w:space="0" w:color="auto"/>
            </w:tcBorders>
          </w:tcPr>
          <w:p w14:paraId="266A78E0" w14:textId="524A7AD4" w:rsidR="00B12E6C" w:rsidRPr="00C946C3" w:rsidRDefault="00B12E6C" w:rsidP="00156B3B">
            <w:pPr>
              <w:spacing w:after="60" w:line="240" w:lineRule="auto"/>
              <w:jc w:val="center"/>
              <w:rPr>
                <w:b/>
                <w:bCs/>
                <w:iCs/>
                <w:sz w:val="20"/>
                <w:szCs w:val="20"/>
              </w:rPr>
            </w:pPr>
            <w:r w:rsidRPr="00C946C3">
              <w:rPr>
                <w:b/>
                <w:bCs/>
                <w:iCs/>
                <w:sz w:val="20"/>
                <w:szCs w:val="20"/>
              </w:rPr>
              <w:t>mm</w:t>
            </w:r>
          </w:p>
        </w:tc>
        <w:tc>
          <w:tcPr>
            <w:tcW w:w="850" w:type="dxa"/>
            <w:tcBorders>
              <w:top w:val="single" w:sz="4" w:space="0" w:color="auto"/>
              <w:bottom w:val="single" w:sz="4" w:space="0" w:color="auto"/>
            </w:tcBorders>
          </w:tcPr>
          <w:p w14:paraId="5DABFCB2" w14:textId="0E56EEFC" w:rsidR="00B12E6C" w:rsidRPr="00C946C3" w:rsidRDefault="00B12E6C" w:rsidP="00156B3B">
            <w:pPr>
              <w:spacing w:after="60" w:line="240" w:lineRule="auto"/>
              <w:jc w:val="center"/>
              <w:rPr>
                <w:b/>
                <w:bCs/>
                <w:iCs/>
                <w:sz w:val="20"/>
                <w:szCs w:val="20"/>
              </w:rPr>
            </w:pPr>
            <w:r w:rsidRPr="00C946C3">
              <w:rPr>
                <w:b/>
                <w:bCs/>
                <w:iCs/>
                <w:sz w:val="20"/>
                <w:szCs w:val="20"/>
              </w:rPr>
              <w:t>N</w:t>
            </w:r>
            <w:r>
              <w:rPr>
                <w:b/>
                <w:bCs/>
                <w:iCs/>
                <w:sz w:val="20"/>
                <w:szCs w:val="20"/>
              </w:rPr>
              <w:t>o.</w:t>
            </w:r>
          </w:p>
        </w:tc>
        <w:tc>
          <w:tcPr>
            <w:tcW w:w="850" w:type="dxa"/>
            <w:tcBorders>
              <w:top w:val="single" w:sz="4" w:space="0" w:color="auto"/>
              <w:bottom w:val="single" w:sz="4" w:space="0" w:color="auto"/>
            </w:tcBorders>
          </w:tcPr>
          <w:p w14:paraId="2A0A11E8" w14:textId="381AF677" w:rsidR="00B12E6C" w:rsidRPr="00C946C3" w:rsidRDefault="00B12E6C" w:rsidP="00156B3B">
            <w:pPr>
              <w:spacing w:after="60" w:line="240" w:lineRule="auto"/>
              <w:ind w:hanging="161"/>
              <w:jc w:val="center"/>
              <w:rPr>
                <w:b/>
                <w:bCs/>
                <w:iCs/>
                <w:sz w:val="20"/>
                <w:szCs w:val="20"/>
              </w:rPr>
            </w:pPr>
            <w:r w:rsidRPr="00C946C3">
              <w:rPr>
                <w:b/>
                <w:bCs/>
                <w:iCs/>
                <w:sz w:val="20"/>
                <w:szCs w:val="20"/>
              </w:rPr>
              <w:t>%TL</w:t>
            </w:r>
          </w:p>
        </w:tc>
        <w:tc>
          <w:tcPr>
            <w:tcW w:w="850" w:type="dxa"/>
            <w:tcBorders>
              <w:top w:val="single" w:sz="4" w:space="0" w:color="auto"/>
              <w:bottom w:val="single" w:sz="4" w:space="0" w:color="auto"/>
            </w:tcBorders>
          </w:tcPr>
          <w:p w14:paraId="5F5DB191" w14:textId="7D6E008E" w:rsidR="00B12E6C" w:rsidRPr="009A1105" w:rsidRDefault="00B12E6C" w:rsidP="00156B3B">
            <w:pPr>
              <w:spacing w:after="60" w:line="240" w:lineRule="auto"/>
              <w:jc w:val="center"/>
              <w:rPr>
                <w:rFonts w:cs="Times New Roman"/>
                <w:b/>
                <w:bCs/>
                <w:iCs/>
                <w:sz w:val="20"/>
                <w:szCs w:val="20"/>
              </w:rPr>
            </w:pPr>
            <w:r w:rsidRPr="009A1105">
              <w:rPr>
                <w:rFonts w:cs="Times New Roman"/>
                <w:b/>
                <w:bCs/>
                <w:iCs/>
                <w:sz w:val="20"/>
                <w:szCs w:val="20"/>
              </w:rPr>
              <w:t>mm</w:t>
            </w:r>
          </w:p>
        </w:tc>
        <w:tc>
          <w:tcPr>
            <w:tcW w:w="850" w:type="dxa"/>
            <w:tcBorders>
              <w:top w:val="single" w:sz="4" w:space="0" w:color="auto"/>
              <w:bottom w:val="single" w:sz="4" w:space="0" w:color="auto"/>
            </w:tcBorders>
          </w:tcPr>
          <w:p w14:paraId="28720209" w14:textId="001832D0" w:rsidR="00B12E6C" w:rsidRPr="009A1105" w:rsidRDefault="00B12E6C" w:rsidP="00156B3B">
            <w:pPr>
              <w:spacing w:after="60" w:line="240" w:lineRule="auto"/>
              <w:jc w:val="center"/>
              <w:rPr>
                <w:rFonts w:cs="Times New Roman"/>
                <w:b/>
                <w:bCs/>
                <w:iCs/>
                <w:sz w:val="20"/>
                <w:szCs w:val="20"/>
              </w:rPr>
            </w:pPr>
            <w:r w:rsidRPr="009A1105">
              <w:rPr>
                <w:rFonts w:cs="Times New Roman"/>
                <w:b/>
                <w:bCs/>
                <w:iCs/>
                <w:sz w:val="20"/>
                <w:szCs w:val="20"/>
              </w:rPr>
              <w:t>No.</w:t>
            </w:r>
          </w:p>
        </w:tc>
        <w:tc>
          <w:tcPr>
            <w:tcW w:w="850" w:type="dxa"/>
            <w:tcBorders>
              <w:top w:val="single" w:sz="4" w:space="0" w:color="auto"/>
              <w:bottom w:val="single" w:sz="4" w:space="0" w:color="auto"/>
            </w:tcBorders>
          </w:tcPr>
          <w:p w14:paraId="38C4DE80" w14:textId="3B620657" w:rsidR="00B12E6C" w:rsidRPr="009A1105" w:rsidRDefault="00B12E6C" w:rsidP="00156B3B">
            <w:pPr>
              <w:spacing w:after="60" w:line="240" w:lineRule="auto"/>
              <w:ind w:hanging="76"/>
              <w:jc w:val="center"/>
              <w:rPr>
                <w:rFonts w:cs="Times New Roman"/>
                <w:b/>
                <w:bCs/>
                <w:iCs/>
                <w:sz w:val="20"/>
                <w:szCs w:val="20"/>
              </w:rPr>
            </w:pPr>
            <w:r w:rsidRPr="009A1105">
              <w:rPr>
                <w:rFonts w:cs="Times New Roman"/>
                <w:b/>
                <w:bCs/>
                <w:iCs/>
                <w:sz w:val="20"/>
                <w:szCs w:val="20"/>
              </w:rPr>
              <w:t>%TL</w:t>
            </w:r>
          </w:p>
        </w:tc>
      </w:tr>
      <w:tr w:rsidR="008925F0" w:rsidRPr="00C946C3" w14:paraId="2140F754" w14:textId="60FB4741" w:rsidTr="00312B60">
        <w:tc>
          <w:tcPr>
            <w:tcW w:w="3969" w:type="dxa"/>
            <w:tcBorders>
              <w:top w:val="single" w:sz="4" w:space="0" w:color="auto"/>
            </w:tcBorders>
          </w:tcPr>
          <w:p w14:paraId="5178DFE5" w14:textId="5DE1294C" w:rsidR="009A1105" w:rsidRPr="00C946C3" w:rsidRDefault="009A1105" w:rsidP="003F6C72">
            <w:pPr>
              <w:spacing w:after="60" w:line="240" w:lineRule="auto"/>
              <w:ind w:hanging="107"/>
              <w:rPr>
                <w:iCs/>
                <w:sz w:val="20"/>
                <w:szCs w:val="20"/>
              </w:rPr>
            </w:pPr>
            <w:r w:rsidRPr="00C946C3">
              <w:rPr>
                <w:iCs/>
                <w:sz w:val="20"/>
                <w:szCs w:val="20"/>
              </w:rPr>
              <w:t>Total length</w:t>
            </w:r>
          </w:p>
        </w:tc>
        <w:tc>
          <w:tcPr>
            <w:tcW w:w="850" w:type="dxa"/>
            <w:tcBorders>
              <w:top w:val="single" w:sz="4" w:space="0" w:color="auto"/>
            </w:tcBorders>
          </w:tcPr>
          <w:p w14:paraId="25323AD8" w14:textId="0E0CA52A" w:rsidR="009A1105" w:rsidRPr="00C946C3" w:rsidRDefault="009A1105" w:rsidP="00156B3B">
            <w:pPr>
              <w:spacing w:after="60" w:line="240" w:lineRule="auto"/>
              <w:jc w:val="center"/>
              <w:rPr>
                <w:iCs/>
                <w:sz w:val="20"/>
                <w:szCs w:val="20"/>
              </w:rPr>
            </w:pPr>
            <w:r>
              <w:rPr>
                <w:iCs/>
                <w:sz w:val="20"/>
                <w:szCs w:val="20"/>
              </w:rPr>
              <w:t>278.2</w:t>
            </w:r>
          </w:p>
        </w:tc>
        <w:tc>
          <w:tcPr>
            <w:tcW w:w="850" w:type="dxa"/>
            <w:tcBorders>
              <w:top w:val="single" w:sz="4" w:space="0" w:color="auto"/>
            </w:tcBorders>
          </w:tcPr>
          <w:p w14:paraId="13084477" w14:textId="77777777" w:rsidR="009A1105" w:rsidRPr="00C946C3" w:rsidRDefault="009A1105" w:rsidP="00156B3B">
            <w:pPr>
              <w:spacing w:after="60" w:line="240" w:lineRule="auto"/>
              <w:jc w:val="center"/>
              <w:rPr>
                <w:iCs/>
                <w:sz w:val="20"/>
                <w:szCs w:val="20"/>
              </w:rPr>
            </w:pPr>
          </w:p>
        </w:tc>
        <w:tc>
          <w:tcPr>
            <w:tcW w:w="850" w:type="dxa"/>
            <w:tcBorders>
              <w:top w:val="single" w:sz="4" w:space="0" w:color="auto"/>
            </w:tcBorders>
            <w:shd w:val="clear" w:color="auto" w:fill="auto"/>
            <w:vAlign w:val="bottom"/>
          </w:tcPr>
          <w:p w14:paraId="52D9163E" w14:textId="737B2856" w:rsidR="009A1105" w:rsidRPr="002D2895" w:rsidRDefault="009A1105" w:rsidP="00156B3B">
            <w:pPr>
              <w:spacing w:after="60" w:line="240" w:lineRule="auto"/>
              <w:jc w:val="center"/>
              <w:rPr>
                <w:rFonts w:cs="Times New Roman"/>
                <w:iCs/>
                <w:sz w:val="20"/>
                <w:szCs w:val="20"/>
              </w:rPr>
            </w:pPr>
            <w:r w:rsidRPr="002D2895">
              <w:rPr>
                <w:rFonts w:cs="Times New Roman"/>
                <w:iCs/>
                <w:color w:val="000000"/>
                <w:sz w:val="20"/>
                <w:szCs w:val="20"/>
              </w:rPr>
              <w:t>100.0</w:t>
            </w:r>
          </w:p>
        </w:tc>
        <w:tc>
          <w:tcPr>
            <w:tcW w:w="850" w:type="dxa"/>
            <w:tcBorders>
              <w:top w:val="single" w:sz="4" w:space="0" w:color="auto"/>
            </w:tcBorders>
          </w:tcPr>
          <w:p w14:paraId="3F375475" w14:textId="74E0E682" w:rsidR="009A1105" w:rsidRPr="009A1105" w:rsidRDefault="009A1105" w:rsidP="00156B3B">
            <w:pPr>
              <w:spacing w:after="60" w:line="240" w:lineRule="auto"/>
              <w:jc w:val="center"/>
              <w:rPr>
                <w:rFonts w:cs="Times New Roman"/>
                <w:iCs/>
                <w:sz w:val="20"/>
                <w:szCs w:val="20"/>
              </w:rPr>
            </w:pPr>
            <w:r w:rsidRPr="009A1105">
              <w:rPr>
                <w:rFonts w:cs="Times New Roman"/>
                <w:iCs/>
                <w:sz w:val="20"/>
                <w:szCs w:val="20"/>
              </w:rPr>
              <w:t>399.3</w:t>
            </w:r>
          </w:p>
        </w:tc>
        <w:tc>
          <w:tcPr>
            <w:tcW w:w="850" w:type="dxa"/>
            <w:tcBorders>
              <w:top w:val="single" w:sz="4" w:space="0" w:color="auto"/>
            </w:tcBorders>
          </w:tcPr>
          <w:p w14:paraId="48AFF46E" w14:textId="77777777" w:rsidR="009A1105" w:rsidRPr="009A1105" w:rsidRDefault="009A1105" w:rsidP="00156B3B">
            <w:pPr>
              <w:spacing w:after="60" w:line="240" w:lineRule="auto"/>
              <w:jc w:val="center"/>
              <w:rPr>
                <w:rFonts w:cs="Times New Roman"/>
                <w:iCs/>
                <w:sz w:val="20"/>
                <w:szCs w:val="20"/>
              </w:rPr>
            </w:pPr>
          </w:p>
        </w:tc>
        <w:tc>
          <w:tcPr>
            <w:tcW w:w="850" w:type="dxa"/>
            <w:tcBorders>
              <w:top w:val="single" w:sz="4" w:space="0" w:color="auto"/>
            </w:tcBorders>
            <w:shd w:val="clear" w:color="auto" w:fill="auto"/>
            <w:vAlign w:val="bottom"/>
          </w:tcPr>
          <w:p w14:paraId="22E975B6" w14:textId="29BF0A02" w:rsidR="009A1105" w:rsidRPr="009A1105" w:rsidRDefault="009A1105" w:rsidP="00156B3B">
            <w:pPr>
              <w:spacing w:after="60" w:line="240" w:lineRule="auto"/>
              <w:jc w:val="center"/>
              <w:rPr>
                <w:rFonts w:cs="Times New Roman"/>
                <w:iCs/>
                <w:sz w:val="20"/>
                <w:szCs w:val="20"/>
              </w:rPr>
            </w:pPr>
            <w:r w:rsidRPr="009A1105">
              <w:rPr>
                <w:rFonts w:cs="Times New Roman"/>
                <w:iCs/>
                <w:color w:val="000000"/>
                <w:sz w:val="20"/>
                <w:szCs w:val="20"/>
              </w:rPr>
              <w:t>100</w:t>
            </w:r>
            <w:r>
              <w:rPr>
                <w:rFonts w:cs="Times New Roman"/>
                <w:iCs/>
                <w:color w:val="000000"/>
                <w:sz w:val="20"/>
                <w:szCs w:val="20"/>
              </w:rPr>
              <w:t>.</w:t>
            </w:r>
            <w:r w:rsidRPr="009A1105">
              <w:rPr>
                <w:rFonts w:cs="Times New Roman"/>
                <w:iCs/>
                <w:color w:val="000000"/>
                <w:sz w:val="20"/>
                <w:szCs w:val="20"/>
              </w:rPr>
              <w:t>0</w:t>
            </w:r>
          </w:p>
        </w:tc>
      </w:tr>
      <w:tr w:rsidR="008925F0" w:rsidRPr="00C946C3" w14:paraId="7BF6382A" w14:textId="71558C93" w:rsidTr="00312B60">
        <w:tc>
          <w:tcPr>
            <w:tcW w:w="3969" w:type="dxa"/>
          </w:tcPr>
          <w:p w14:paraId="545D2369" w14:textId="7DE80CEA" w:rsidR="009A1105" w:rsidRPr="00C946C3" w:rsidRDefault="009A1105" w:rsidP="003F6C72">
            <w:pPr>
              <w:spacing w:after="60" w:line="240" w:lineRule="auto"/>
              <w:ind w:hanging="107"/>
              <w:rPr>
                <w:iCs/>
                <w:sz w:val="20"/>
                <w:szCs w:val="20"/>
              </w:rPr>
            </w:pPr>
            <w:r w:rsidRPr="00C946C3">
              <w:rPr>
                <w:iCs/>
                <w:sz w:val="20"/>
                <w:szCs w:val="20"/>
              </w:rPr>
              <w:t>Disc width</w:t>
            </w:r>
          </w:p>
        </w:tc>
        <w:tc>
          <w:tcPr>
            <w:tcW w:w="850" w:type="dxa"/>
          </w:tcPr>
          <w:p w14:paraId="14246171" w14:textId="23A4A732" w:rsidR="009A1105" w:rsidRPr="00C946C3" w:rsidRDefault="009A1105" w:rsidP="00156B3B">
            <w:pPr>
              <w:spacing w:after="60" w:line="240" w:lineRule="auto"/>
              <w:jc w:val="center"/>
              <w:rPr>
                <w:iCs/>
                <w:sz w:val="20"/>
                <w:szCs w:val="20"/>
              </w:rPr>
            </w:pPr>
            <w:r>
              <w:rPr>
                <w:iCs/>
                <w:sz w:val="20"/>
                <w:szCs w:val="20"/>
              </w:rPr>
              <w:t>172.5</w:t>
            </w:r>
          </w:p>
        </w:tc>
        <w:tc>
          <w:tcPr>
            <w:tcW w:w="850" w:type="dxa"/>
          </w:tcPr>
          <w:p w14:paraId="52BAEDE9" w14:textId="77777777" w:rsidR="009A1105" w:rsidRPr="00C946C3" w:rsidRDefault="009A1105" w:rsidP="00156B3B">
            <w:pPr>
              <w:spacing w:after="60" w:line="240" w:lineRule="auto"/>
              <w:jc w:val="center"/>
              <w:rPr>
                <w:iCs/>
                <w:sz w:val="20"/>
                <w:szCs w:val="20"/>
              </w:rPr>
            </w:pPr>
          </w:p>
        </w:tc>
        <w:tc>
          <w:tcPr>
            <w:tcW w:w="850" w:type="dxa"/>
            <w:shd w:val="clear" w:color="auto" w:fill="auto"/>
            <w:vAlign w:val="bottom"/>
          </w:tcPr>
          <w:p w14:paraId="789E0AE6" w14:textId="3ADC4CE3" w:rsidR="009A1105" w:rsidRPr="002D2895" w:rsidRDefault="009A1105" w:rsidP="00156B3B">
            <w:pPr>
              <w:spacing w:after="60" w:line="240" w:lineRule="auto"/>
              <w:jc w:val="center"/>
              <w:rPr>
                <w:rFonts w:cs="Times New Roman"/>
                <w:iCs/>
                <w:sz w:val="20"/>
                <w:szCs w:val="20"/>
              </w:rPr>
            </w:pPr>
            <w:r w:rsidRPr="002D2895">
              <w:rPr>
                <w:rFonts w:cs="Times New Roman"/>
                <w:iCs/>
                <w:color w:val="000000"/>
                <w:sz w:val="20"/>
                <w:szCs w:val="20"/>
              </w:rPr>
              <w:t>62.0</w:t>
            </w:r>
          </w:p>
        </w:tc>
        <w:tc>
          <w:tcPr>
            <w:tcW w:w="850" w:type="dxa"/>
          </w:tcPr>
          <w:p w14:paraId="6845F6E2" w14:textId="5CAEB03A" w:rsidR="009A1105" w:rsidRPr="009A1105" w:rsidRDefault="009A1105" w:rsidP="00156B3B">
            <w:pPr>
              <w:spacing w:after="60" w:line="240" w:lineRule="auto"/>
              <w:jc w:val="center"/>
              <w:rPr>
                <w:rFonts w:cs="Times New Roman"/>
                <w:iCs/>
                <w:sz w:val="20"/>
                <w:szCs w:val="20"/>
              </w:rPr>
            </w:pPr>
            <w:r w:rsidRPr="009A1105">
              <w:rPr>
                <w:rFonts w:cs="Times New Roman"/>
                <w:iCs/>
                <w:sz w:val="20"/>
                <w:szCs w:val="20"/>
              </w:rPr>
              <w:t>270.5</w:t>
            </w:r>
          </w:p>
        </w:tc>
        <w:tc>
          <w:tcPr>
            <w:tcW w:w="850" w:type="dxa"/>
          </w:tcPr>
          <w:p w14:paraId="5F1D23E0" w14:textId="77777777" w:rsidR="009A1105" w:rsidRPr="009A1105" w:rsidRDefault="009A1105" w:rsidP="00156B3B">
            <w:pPr>
              <w:spacing w:after="60" w:line="240" w:lineRule="auto"/>
              <w:jc w:val="center"/>
              <w:rPr>
                <w:rFonts w:cs="Times New Roman"/>
                <w:iCs/>
                <w:sz w:val="20"/>
                <w:szCs w:val="20"/>
              </w:rPr>
            </w:pPr>
          </w:p>
        </w:tc>
        <w:tc>
          <w:tcPr>
            <w:tcW w:w="850" w:type="dxa"/>
            <w:shd w:val="clear" w:color="auto" w:fill="auto"/>
            <w:vAlign w:val="bottom"/>
          </w:tcPr>
          <w:p w14:paraId="79FECBD9" w14:textId="257347F3" w:rsidR="009A1105" w:rsidRPr="009A1105" w:rsidRDefault="009A1105" w:rsidP="00156B3B">
            <w:pPr>
              <w:spacing w:after="60" w:line="240" w:lineRule="auto"/>
              <w:jc w:val="center"/>
              <w:rPr>
                <w:rFonts w:cs="Times New Roman"/>
                <w:iCs/>
                <w:sz w:val="20"/>
                <w:szCs w:val="20"/>
              </w:rPr>
            </w:pPr>
            <w:r w:rsidRPr="009A1105">
              <w:rPr>
                <w:rFonts w:cs="Times New Roman"/>
                <w:iCs/>
                <w:color w:val="000000"/>
                <w:sz w:val="20"/>
                <w:szCs w:val="20"/>
              </w:rPr>
              <w:t>67</w:t>
            </w:r>
            <w:r>
              <w:rPr>
                <w:rFonts w:cs="Times New Roman"/>
                <w:iCs/>
                <w:color w:val="000000"/>
                <w:sz w:val="20"/>
                <w:szCs w:val="20"/>
              </w:rPr>
              <w:t>.</w:t>
            </w:r>
            <w:r w:rsidRPr="009A1105">
              <w:rPr>
                <w:rFonts w:cs="Times New Roman"/>
                <w:iCs/>
                <w:color w:val="000000"/>
                <w:sz w:val="20"/>
                <w:szCs w:val="20"/>
              </w:rPr>
              <w:t>7</w:t>
            </w:r>
          </w:p>
        </w:tc>
      </w:tr>
      <w:tr w:rsidR="008925F0" w:rsidRPr="00C946C3" w14:paraId="429CD43E" w14:textId="3EDF4C21" w:rsidTr="00312B60">
        <w:tc>
          <w:tcPr>
            <w:tcW w:w="3969" w:type="dxa"/>
          </w:tcPr>
          <w:p w14:paraId="2FD5A3C3" w14:textId="4C0D4559" w:rsidR="009A1105" w:rsidRPr="00C946C3" w:rsidRDefault="009A1105" w:rsidP="003F6C72">
            <w:pPr>
              <w:spacing w:after="60" w:line="240" w:lineRule="auto"/>
              <w:ind w:hanging="107"/>
              <w:rPr>
                <w:iCs/>
                <w:sz w:val="20"/>
                <w:szCs w:val="20"/>
              </w:rPr>
            </w:pPr>
            <w:r w:rsidRPr="00C946C3">
              <w:rPr>
                <w:iCs/>
                <w:sz w:val="20"/>
                <w:szCs w:val="20"/>
              </w:rPr>
              <w:t>Disc length</w:t>
            </w:r>
          </w:p>
        </w:tc>
        <w:tc>
          <w:tcPr>
            <w:tcW w:w="850" w:type="dxa"/>
          </w:tcPr>
          <w:p w14:paraId="31F83719" w14:textId="6DD73081" w:rsidR="009A1105" w:rsidRPr="00C946C3" w:rsidRDefault="009A1105" w:rsidP="00156B3B">
            <w:pPr>
              <w:spacing w:after="60" w:line="240" w:lineRule="auto"/>
              <w:jc w:val="center"/>
              <w:rPr>
                <w:iCs/>
                <w:sz w:val="20"/>
                <w:szCs w:val="20"/>
              </w:rPr>
            </w:pPr>
            <w:r>
              <w:rPr>
                <w:iCs/>
                <w:sz w:val="20"/>
                <w:szCs w:val="20"/>
              </w:rPr>
              <w:t>133.6</w:t>
            </w:r>
          </w:p>
        </w:tc>
        <w:tc>
          <w:tcPr>
            <w:tcW w:w="850" w:type="dxa"/>
          </w:tcPr>
          <w:p w14:paraId="1A6689F5" w14:textId="77777777" w:rsidR="009A1105" w:rsidRPr="00C946C3" w:rsidRDefault="009A1105" w:rsidP="00156B3B">
            <w:pPr>
              <w:spacing w:after="60" w:line="240" w:lineRule="auto"/>
              <w:jc w:val="center"/>
              <w:rPr>
                <w:iCs/>
                <w:sz w:val="20"/>
                <w:szCs w:val="20"/>
              </w:rPr>
            </w:pPr>
          </w:p>
        </w:tc>
        <w:tc>
          <w:tcPr>
            <w:tcW w:w="850" w:type="dxa"/>
            <w:shd w:val="clear" w:color="auto" w:fill="auto"/>
            <w:vAlign w:val="bottom"/>
          </w:tcPr>
          <w:p w14:paraId="5FEE692F" w14:textId="7DBF842C" w:rsidR="009A1105" w:rsidRPr="002D2895" w:rsidRDefault="009A1105" w:rsidP="00156B3B">
            <w:pPr>
              <w:spacing w:after="60" w:line="240" w:lineRule="auto"/>
              <w:jc w:val="center"/>
              <w:rPr>
                <w:rFonts w:cs="Times New Roman"/>
                <w:iCs/>
                <w:sz w:val="20"/>
                <w:szCs w:val="20"/>
              </w:rPr>
            </w:pPr>
            <w:r w:rsidRPr="002D2895">
              <w:rPr>
                <w:rFonts w:cs="Times New Roman"/>
                <w:iCs/>
                <w:color w:val="000000"/>
                <w:sz w:val="20"/>
                <w:szCs w:val="20"/>
              </w:rPr>
              <w:t>48.0</w:t>
            </w:r>
          </w:p>
        </w:tc>
        <w:tc>
          <w:tcPr>
            <w:tcW w:w="850" w:type="dxa"/>
          </w:tcPr>
          <w:p w14:paraId="6AC7479B" w14:textId="4E9771F6" w:rsidR="009A1105" w:rsidRPr="009A1105" w:rsidRDefault="009A1105" w:rsidP="00156B3B">
            <w:pPr>
              <w:spacing w:after="60" w:line="240" w:lineRule="auto"/>
              <w:jc w:val="center"/>
              <w:rPr>
                <w:rFonts w:cs="Times New Roman"/>
                <w:iCs/>
                <w:sz w:val="20"/>
                <w:szCs w:val="20"/>
              </w:rPr>
            </w:pPr>
            <w:r w:rsidRPr="009A1105">
              <w:rPr>
                <w:rFonts w:cs="Times New Roman"/>
                <w:iCs/>
                <w:sz w:val="20"/>
                <w:szCs w:val="20"/>
              </w:rPr>
              <w:t>215.3</w:t>
            </w:r>
          </w:p>
        </w:tc>
        <w:tc>
          <w:tcPr>
            <w:tcW w:w="850" w:type="dxa"/>
          </w:tcPr>
          <w:p w14:paraId="7A12E9B6" w14:textId="77777777" w:rsidR="009A1105" w:rsidRPr="009A1105" w:rsidRDefault="009A1105" w:rsidP="00156B3B">
            <w:pPr>
              <w:spacing w:after="60" w:line="240" w:lineRule="auto"/>
              <w:jc w:val="center"/>
              <w:rPr>
                <w:rFonts w:cs="Times New Roman"/>
                <w:iCs/>
                <w:sz w:val="20"/>
                <w:szCs w:val="20"/>
              </w:rPr>
            </w:pPr>
          </w:p>
        </w:tc>
        <w:tc>
          <w:tcPr>
            <w:tcW w:w="850" w:type="dxa"/>
            <w:shd w:val="clear" w:color="auto" w:fill="auto"/>
            <w:vAlign w:val="bottom"/>
          </w:tcPr>
          <w:p w14:paraId="1778510D" w14:textId="471F6D87" w:rsidR="009A1105" w:rsidRPr="009A1105" w:rsidRDefault="009A1105" w:rsidP="00156B3B">
            <w:pPr>
              <w:spacing w:after="60" w:line="240" w:lineRule="auto"/>
              <w:jc w:val="center"/>
              <w:rPr>
                <w:rFonts w:cs="Times New Roman"/>
                <w:iCs/>
                <w:sz w:val="20"/>
                <w:szCs w:val="20"/>
              </w:rPr>
            </w:pPr>
            <w:r w:rsidRPr="009A1105">
              <w:rPr>
                <w:rFonts w:cs="Times New Roman"/>
                <w:iCs/>
                <w:color w:val="000000"/>
                <w:sz w:val="20"/>
                <w:szCs w:val="20"/>
              </w:rPr>
              <w:t>53</w:t>
            </w:r>
            <w:r>
              <w:rPr>
                <w:rFonts w:cs="Times New Roman"/>
                <w:iCs/>
                <w:color w:val="000000"/>
                <w:sz w:val="20"/>
                <w:szCs w:val="20"/>
              </w:rPr>
              <w:t>.</w:t>
            </w:r>
            <w:r w:rsidRPr="009A1105">
              <w:rPr>
                <w:rFonts w:cs="Times New Roman"/>
                <w:iCs/>
                <w:color w:val="000000"/>
                <w:sz w:val="20"/>
                <w:szCs w:val="20"/>
              </w:rPr>
              <w:t>9</w:t>
            </w:r>
          </w:p>
        </w:tc>
      </w:tr>
      <w:tr w:rsidR="008925F0" w:rsidRPr="00C946C3" w14:paraId="67AB006C" w14:textId="7DCA2900" w:rsidTr="00312B60">
        <w:tc>
          <w:tcPr>
            <w:tcW w:w="3969" w:type="dxa"/>
          </w:tcPr>
          <w:p w14:paraId="1587225F" w14:textId="359840BF" w:rsidR="009A1105" w:rsidRPr="00C946C3" w:rsidRDefault="009A1105" w:rsidP="003F6C72">
            <w:pPr>
              <w:spacing w:after="60" w:line="240" w:lineRule="auto"/>
              <w:ind w:hanging="107"/>
              <w:rPr>
                <w:iCs/>
                <w:sz w:val="20"/>
                <w:szCs w:val="20"/>
              </w:rPr>
            </w:pPr>
            <w:r w:rsidRPr="00C946C3">
              <w:rPr>
                <w:iCs/>
                <w:sz w:val="20"/>
                <w:szCs w:val="20"/>
              </w:rPr>
              <w:t>Snout tip to maximum disc length</w:t>
            </w:r>
          </w:p>
        </w:tc>
        <w:tc>
          <w:tcPr>
            <w:tcW w:w="850" w:type="dxa"/>
          </w:tcPr>
          <w:p w14:paraId="7C3E53CD" w14:textId="5D6F2C2F" w:rsidR="009A1105" w:rsidRPr="00C946C3" w:rsidRDefault="009A1105" w:rsidP="00156B3B">
            <w:pPr>
              <w:spacing w:after="60" w:line="240" w:lineRule="auto"/>
              <w:jc w:val="center"/>
              <w:rPr>
                <w:iCs/>
                <w:sz w:val="20"/>
                <w:szCs w:val="20"/>
              </w:rPr>
            </w:pPr>
            <w:r>
              <w:rPr>
                <w:iCs/>
                <w:sz w:val="20"/>
                <w:szCs w:val="20"/>
              </w:rPr>
              <w:t>119.4</w:t>
            </w:r>
          </w:p>
        </w:tc>
        <w:tc>
          <w:tcPr>
            <w:tcW w:w="850" w:type="dxa"/>
          </w:tcPr>
          <w:p w14:paraId="7E21CFA3" w14:textId="77777777" w:rsidR="009A1105" w:rsidRPr="00C946C3" w:rsidRDefault="009A1105" w:rsidP="00156B3B">
            <w:pPr>
              <w:spacing w:after="60" w:line="240" w:lineRule="auto"/>
              <w:jc w:val="center"/>
              <w:rPr>
                <w:iCs/>
                <w:sz w:val="20"/>
                <w:szCs w:val="20"/>
              </w:rPr>
            </w:pPr>
          </w:p>
        </w:tc>
        <w:tc>
          <w:tcPr>
            <w:tcW w:w="850" w:type="dxa"/>
            <w:shd w:val="clear" w:color="auto" w:fill="auto"/>
            <w:vAlign w:val="bottom"/>
          </w:tcPr>
          <w:p w14:paraId="16D98F6D" w14:textId="723965C6" w:rsidR="009A1105" w:rsidRPr="002D2895" w:rsidRDefault="009A1105" w:rsidP="00156B3B">
            <w:pPr>
              <w:spacing w:after="60" w:line="240" w:lineRule="auto"/>
              <w:jc w:val="center"/>
              <w:rPr>
                <w:rFonts w:cs="Times New Roman"/>
                <w:iCs/>
                <w:sz w:val="20"/>
                <w:szCs w:val="20"/>
              </w:rPr>
            </w:pPr>
            <w:r w:rsidRPr="002D2895">
              <w:rPr>
                <w:rFonts w:cs="Times New Roman"/>
                <w:iCs/>
                <w:color w:val="000000"/>
                <w:sz w:val="20"/>
                <w:szCs w:val="20"/>
              </w:rPr>
              <w:t>42.9</w:t>
            </w:r>
          </w:p>
        </w:tc>
        <w:tc>
          <w:tcPr>
            <w:tcW w:w="850" w:type="dxa"/>
          </w:tcPr>
          <w:p w14:paraId="72279D44" w14:textId="5B0C6C41" w:rsidR="009A1105" w:rsidRPr="009A1105" w:rsidRDefault="009A1105" w:rsidP="00156B3B">
            <w:pPr>
              <w:spacing w:after="60" w:line="240" w:lineRule="auto"/>
              <w:jc w:val="center"/>
              <w:rPr>
                <w:rFonts w:cs="Times New Roman"/>
                <w:iCs/>
                <w:sz w:val="20"/>
                <w:szCs w:val="20"/>
              </w:rPr>
            </w:pPr>
            <w:r w:rsidRPr="009A1105">
              <w:rPr>
                <w:rFonts w:cs="Times New Roman"/>
                <w:iCs/>
                <w:sz w:val="20"/>
                <w:szCs w:val="20"/>
              </w:rPr>
              <w:t>185.7</w:t>
            </w:r>
          </w:p>
        </w:tc>
        <w:tc>
          <w:tcPr>
            <w:tcW w:w="850" w:type="dxa"/>
          </w:tcPr>
          <w:p w14:paraId="74C9400C" w14:textId="77777777" w:rsidR="009A1105" w:rsidRPr="009A1105" w:rsidRDefault="009A1105" w:rsidP="00156B3B">
            <w:pPr>
              <w:spacing w:after="60" w:line="240" w:lineRule="auto"/>
              <w:jc w:val="center"/>
              <w:rPr>
                <w:rFonts w:cs="Times New Roman"/>
                <w:iCs/>
                <w:sz w:val="20"/>
                <w:szCs w:val="20"/>
              </w:rPr>
            </w:pPr>
          </w:p>
        </w:tc>
        <w:tc>
          <w:tcPr>
            <w:tcW w:w="850" w:type="dxa"/>
            <w:shd w:val="clear" w:color="auto" w:fill="auto"/>
            <w:vAlign w:val="bottom"/>
          </w:tcPr>
          <w:p w14:paraId="4F93D791" w14:textId="3ECED793" w:rsidR="009A1105" w:rsidRPr="009A1105" w:rsidRDefault="009A1105" w:rsidP="00156B3B">
            <w:pPr>
              <w:spacing w:after="60" w:line="240" w:lineRule="auto"/>
              <w:jc w:val="center"/>
              <w:rPr>
                <w:rFonts w:cs="Times New Roman"/>
                <w:iCs/>
                <w:sz w:val="20"/>
                <w:szCs w:val="20"/>
              </w:rPr>
            </w:pPr>
            <w:r w:rsidRPr="009A1105">
              <w:rPr>
                <w:rFonts w:cs="Times New Roman"/>
                <w:iCs/>
                <w:color w:val="000000"/>
                <w:sz w:val="20"/>
                <w:szCs w:val="20"/>
              </w:rPr>
              <w:t>46</w:t>
            </w:r>
            <w:r>
              <w:rPr>
                <w:rFonts w:cs="Times New Roman"/>
                <w:iCs/>
                <w:color w:val="000000"/>
                <w:sz w:val="20"/>
                <w:szCs w:val="20"/>
              </w:rPr>
              <w:t>.</w:t>
            </w:r>
            <w:r w:rsidRPr="009A1105">
              <w:rPr>
                <w:rFonts w:cs="Times New Roman"/>
                <w:iCs/>
                <w:color w:val="000000"/>
                <w:sz w:val="20"/>
                <w:szCs w:val="20"/>
              </w:rPr>
              <w:t>5</w:t>
            </w:r>
          </w:p>
        </w:tc>
      </w:tr>
      <w:tr w:rsidR="008925F0" w:rsidRPr="00C946C3" w14:paraId="71D6ABEE" w14:textId="75C1A52C" w:rsidTr="00312B60">
        <w:tc>
          <w:tcPr>
            <w:tcW w:w="3969" w:type="dxa"/>
          </w:tcPr>
          <w:p w14:paraId="263C1703" w14:textId="1D14A8A5" w:rsidR="009A1105" w:rsidRPr="00C946C3" w:rsidRDefault="009A1105" w:rsidP="003F6C72">
            <w:pPr>
              <w:spacing w:after="60" w:line="240" w:lineRule="auto"/>
              <w:ind w:hanging="107"/>
              <w:rPr>
                <w:iCs/>
                <w:sz w:val="20"/>
                <w:szCs w:val="20"/>
              </w:rPr>
            </w:pPr>
            <w:r>
              <w:rPr>
                <w:iCs/>
                <w:sz w:val="20"/>
                <w:szCs w:val="20"/>
              </w:rPr>
              <w:t>Preorbital snout length</w:t>
            </w:r>
          </w:p>
        </w:tc>
        <w:tc>
          <w:tcPr>
            <w:tcW w:w="850" w:type="dxa"/>
          </w:tcPr>
          <w:p w14:paraId="6A4B9784" w14:textId="214F3857" w:rsidR="009A1105" w:rsidRPr="00C946C3" w:rsidRDefault="009A1105" w:rsidP="00156B3B">
            <w:pPr>
              <w:spacing w:after="60" w:line="240" w:lineRule="auto"/>
              <w:jc w:val="center"/>
              <w:rPr>
                <w:iCs/>
                <w:sz w:val="20"/>
                <w:szCs w:val="20"/>
              </w:rPr>
            </w:pPr>
            <w:r>
              <w:rPr>
                <w:iCs/>
                <w:sz w:val="20"/>
                <w:szCs w:val="20"/>
              </w:rPr>
              <w:t>35.2</w:t>
            </w:r>
          </w:p>
        </w:tc>
        <w:tc>
          <w:tcPr>
            <w:tcW w:w="850" w:type="dxa"/>
          </w:tcPr>
          <w:p w14:paraId="7100A374" w14:textId="77777777" w:rsidR="009A1105" w:rsidRPr="00C946C3" w:rsidRDefault="009A1105" w:rsidP="00156B3B">
            <w:pPr>
              <w:spacing w:after="60" w:line="240" w:lineRule="auto"/>
              <w:jc w:val="center"/>
              <w:rPr>
                <w:iCs/>
                <w:sz w:val="20"/>
                <w:szCs w:val="20"/>
              </w:rPr>
            </w:pPr>
          </w:p>
        </w:tc>
        <w:tc>
          <w:tcPr>
            <w:tcW w:w="850" w:type="dxa"/>
            <w:shd w:val="clear" w:color="auto" w:fill="auto"/>
            <w:vAlign w:val="bottom"/>
          </w:tcPr>
          <w:p w14:paraId="05D48561" w14:textId="3959CC10" w:rsidR="009A1105" w:rsidRPr="002D2895" w:rsidRDefault="009A1105" w:rsidP="00156B3B">
            <w:pPr>
              <w:spacing w:after="60" w:line="240" w:lineRule="auto"/>
              <w:jc w:val="center"/>
              <w:rPr>
                <w:rFonts w:cs="Times New Roman"/>
                <w:iCs/>
                <w:sz w:val="20"/>
                <w:szCs w:val="20"/>
              </w:rPr>
            </w:pPr>
            <w:r w:rsidRPr="002D2895">
              <w:rPr>
                <w:rFonts w:cs="Times New Roman"/>
                <w:iCs/>
                <w:color w:val="000000"/>
                <w:sz w:val="20"/>
                <w:szCs w:val="20"/>
              </w:rPr>
              <w:t>12.7</w:t>
            </w:r>
          </w:p>
        </w:tc>
        <w:tc>
          <w:tcPr>
            <w:tcW w:w="850" w:type="dxa"/>
          </w:tcPr>
          <w:p w14:paraId="408B86B0" w14:textId="36470EAC" w:rsidR="009A1105" w:rsidRPr="009A1105" w:rsidRDefault="009A1105" w:rsidP="00156B3B">
            <w:pPr>
              <w:spacing w:after="60" w:line="240" w:lineRule="auto"/>
              <w:jc w:val="center"/>
              <w:rPr>
                <w:rFonts w:cs="Times New Roman"/>
                <w:iCs/>
                <w:sz w:val="20"/>
                <w:szCs w:val="20"/>
              </w:rPr>
            </w:pPr>
            <w:r w:rsidRPr="009A1105">
              <w:rPr>
                <w:rFonts w:cs="Times New Roman"/>
                <w:iCs/>
                <w:sz w:val="20"/>
                <w:szCs w:val="20"/>
              </w:rPr>
              <w:t>46.9</w:t>
            </w:r>
          </w:p>
        </w:tc>
        <w:tc>
          <w:tcPr>
            <w:tcW w:w="850" w:type="dxa"/>
          </w:tcPr>
          <w:p w14:paraId="43BAD6FE" w14:textId="77777777" w:rsidR="009A1105" w:rsidRPr="009A1105" w:rsidRDefault="009A1105" w:rsidP="00156B3B">
            <w:pPr>
              <w:spacing w:after="60" w:line="240" w:lineRule="auto"/>
              <w:jc w:val="center"/>
              <w:rPr>
                <w:rFonts w:cs="Times New Roman"/>
                <w:iCs/>
                <w:sz w:val="20"/>
                <w:szCs w:val="20"/>
              </w:rPr>
            </w:pPr>
          </w:p>
        </w:tc>
        <w:tc>
          <w:tcPr>
            <w:tcW w:w="850" w:type="dxa"/>
            <w:shd w:val="clear" w:color="auto" w:fill="auto"/>
            <w:vAlign w:val="bottom"/>
          </w:tcPr>
          <w:p w14:paraId="20EA7E79" w14:textId="1091DBFC" w:rsidR="009A1105" w:rsidRPr="009A1105" w:rsidRDefault="009A1105" w:rsidP="00156B3B">
            <w:pPr>
              <w:spacing w:after="60" w:line="240" w:lineRule="auto"/>
              <w:jc w:val="center"/>
              <w:rPr>
                <w:rFonts w:cs="Times New Roman"/>
                <w:iCs/>
                <w:sz w:val="20"/>
                <w:szCs w:val="20"/>
              </w:rPr>
            </w:pPr>
            <w:r w:rsidRPr="009A1105">
              <w:rPr>
                <w:rFonts w:cs="Times New Roman"/>
                <w:iCs/>
                <w:color w:val="000000"/>
                <w:sz w:val="20"/>
                <w:szCs w:val="20"/>
              </w:rPr>
              <w:t>11</w:t>
            </w:r>
            <w:r>
              <w:rPr>
                <w:rFonts w:cs="Times New Roman"/>
                <w:iCs/>
                <w:color w:val="000000"/>
                <w:sz w:val="20"/>
                <w:szCs w:val="20"/>
              </w:rPr>
              <w:t>.</w:t>
            </w:r>
            <w:r w:rsidRPr="009A1105">
              <w:rPr>
                <w:rFonts w:cs="Times New Roman"/>
                <w:iCs/>
                <w:color w:val="000000"/>
                <w:sz w:val="20"/>
                <w:szCs w:val="20"/>
              </w:rPr>
              <w:t>7</w:t>
            </w:r>
          </w:p>
        </w:tc>
      </w:tr>
      <w:tr w:rsidR="008925F0" w:rsidRPr="00C946C3" w14:paraId="6712DCC3" w14:textId="77777777" w:rsidTr="00312B60">
        <w:tc>
          <w:tcPr>
            <w:tcW w:w="3969" w:type="dxa"/>
          </w:tcPr>
          <w:p w14:paraId="5BABDDE4" w14:textId="703E232C" w:rsidR="009A1105" w:rsidRDefault="009A1105" w:rsidP="003F6C72">
            <w:pPr>
              <w:spacing w:after="60" w:line="240" w:lineRule="auto"/>
              <w:ind w:hanging="107"/>
              <w:rPr>
                <w:iCs/>
                <w:sz w:val="20"/>
                <w:szCs w:val="20"/>
              </w:rPr>
            </w:pPr>
            <w:r>
              <w:rPr>
                <w:iCs/>
                <w:sz w:val="20"/>
                <w:szCs w:val="20"/>
              </w:rPr>
              <w:t>Orbit diameter</w:t>
            </w:r>
          </w:p>
        </w:tc>
        <w:tc>
          <w:tcPr>
            <w:tcW w:w="850" w:type="dxa"/>
          </w:tcPr>
          <w:p w14:paraId="6B6C6890" w14:textId="1B17805F" w:rsidR="009A1105" w:rsidRPr="00C946C3" w:rsidRDefault="009A1105" w:rsidP="00156B3B">
            <w:pPr>
              <w:spacing w:after="60" w:line="240" w:lineRule="auto"/>
              <w:jc w:val="center"/>
              <w:rPr>
                <w:iCs/>
                <w:sz w:val="20"/>
                <w:szCs w:val="20"/>
              </w:rPr>
            </w:pPr>
            <w:r>
              <w:rPr>
                <w:iCs/>
                <w:sz w:val="20"/>
                <w:szCs w:val="20"/>
              </w:rPr>
              <w:t>9.2</w:t>
            </w:r>
          </w:p>
        </w:tc>
        <w:tc>
          <w:tcPr>
            <w:tcW w:w="850" w:type="dxa"/>
          </w:tcPr>
          <w:p w14:paraId="38F45C5E" w14:textId="77777777" w:rsidR="009A1105" w:rsidRPr="00C946C3" w:rsidRDefault="009A1105" w:rsidP="00156B3B">
            <w:pPr>
              <w:spacing w:after="60" w:line="240" w:lineRule="auto"/>
              <w:jc w:val="center"/>
              <w:rPr>
                <w:iCs/>
                <w:sz w:val="20"/>
                <w:szCs w:val="20"/>
              </w:rPr>
            </w:pPr>
          </w:p>
        </w:tc>
        <w:tc>
          <w:tcPr>
            <w:tcW w:w="850" w:type="dxa"/>
            <w:shd w:val="clear" w:color="auto" w:fill="auto"/>
            <w:vAlign w:val="bottom"/>
          </w:tcPr>
          <w:p w14:paraId="118845F6" w14:textId="36F3AC33" w:rsidR="009A1105" w:rsidRPr="002D2895" w:rsidRDefault="009A1105" w:rsidP="00156B3B">
            <w:pPr>
              <w:spacing w:after="60" w:line="240" w:lineRule="auto"/>
              <w:jc w:val="center"/>
              <w:rPr>
                <w:rFonts w:cs="Times New Roman"/>
                <w:iCs/>
                <w:sz w:val="20"/>
                <w:szCs w:val="20"/>
              </w:rPr>
            </w:pPr>
            <w:r w:rsidRPr="002D2895">
              <w:rPr>
                <w:rFonts w:cs="Times New Roman"/>
                <w:iCs/>
                <w:color w:val="000000"/>
                <w:sz w:val="20"/>
                <w:szCs w:val="20"/>
              </w:rPr>
              <w:t>3.3</w:t>
            </w:r>
          </w:p>
        </w:tc>
        <w:tc>
          <w:tcPr>
            <w:tcW w:w="850" w:type="dxa"/>
          </w:tcPr>
          <w:p w14:paraId="33F0B09B" w14:textId="1D2E094F" w:rsidR="009A1105" w:rsidRPr="009A1105" w:rsidRDefault="009A1105" w:rsidP="00156B3B">
            <w:pPr>
              <w:spacing w:after="60" w:line="240" w:lineRule="auto"/>
              <w:jc w:val="center"/>
              <w:rPr>
                <w:rFonts w:cs="Times New Roman"/>
                <w:iCs/>
                <w:sz w:val="20"/>
                <w:szCs w:val="20"/>
              </w:rPr>
            </w:pPr>
            <w:r w:rsidRPr="009A1105">
              <w:rPr>
                <w:rFonts w:cs="Times New Roman"/>
                <w:iCs/>
                <w:sz w:val="20"/>
                <w:szCs w:val="20"/>
              </w:rPr>
              <w:t>10.8</w:t>
            </w:r>
          </w:p>
        </w:tc>
        <w:tc>
          <w:tcPr>
            <w:tcW w:w="850" w:type="dxa"/>
          </w:tcPr>
          <w:p w14:paraId="33B3F3AA" w14:textId="77777777" w:rsidR="009A1105" w:rsidRPr="009A1105" w:rsidRDefault="009A1105" w:rsidP="00156B3B">
            <w:pPr>
              <w:spacing w:after="60" w:line="240" w:lineRule="auto"/>
              <w:jc w:val="center"/>
              <w:rPr>
                <w:rFonts w:cs="Times New Roman"/>
                <w:iCs/>
                <w:sz w:val="20"/>
                <w:szCs w:val="20"/>
              </w:rPr>
            </w:pPr>
          </w:p>
        </w:tc>
        <w:tc>
          <w:tcPr>
            <w:tcW w:w="850" w:type="dxa"/>
            <w:shd w:val="clear" w:color="auto" w:fill="auto"/>
            <w:vAlign w:val="bottom"/>
          </w:tcPr>
          <w:p w14:paraId="199793EE" w14:textId="12B0A9CA" w:rsidR="009A1105" w:rsidRPr="009A1105" w:rsidRDefault="009A1105" w:rsidP="00156B3B">
            <w:pPr>
              <w:spacing w:after="60" w:line="240" w:lineRule="auto"/>
              <w:jc w:val="center"/>
              <w:rPr>
                <w:rFonts w:cs="Times New Roman"/>
                <w:iCs/>
                <w:sz w:val="20"/>
                <w:szCs w:val="20"/>
              </w:rPr>
            </w:pPr>
            <w:r w:rsidRPr="009A1105">
              <w:rPr>
                <w:rFonts w:cs="Times New Roman"/>
                <w:iCs/>
                <w:color w:val="000000"/>
                <w:sz w:val="20"/>
                <w:szCs w:val="20"/>
              </w:rPr>
              <w:t>2</w:t>
            </w:r>
            <w:r>
              <w:rPr>
                <w:rFonts w:cs="Times New Roman"/>
                <w:iCs/>
                <w:color w:val="000000"/>
                <w:sz w:val="20"/>
                <w:szCs w:val="20"/>
              </w:rPr>
              <w:t>.</w:t>
            </w:r>
            <w:r w:rsidRPr="009A1105">
              <w:rPr>
                <w:rFonts w:cs="Times New Roman"/>
                <w:iCs/>
                <w:color w:val="000000"/>
                <w:sz w:val="20"/>
                <w:szCs w:val="20"/>
              </w:rPr>
              <w:t>7</w:t>
            </w:r>
          </w:p>
        </w:tc>
      </w:tr>
      <w:tr w:rsidR="008925F0" w:rsidRPr="00C946C3" w14:paraId="0DF93FE9" w14:textId="77777777" w:rsidTr="00312B60">
        <w:tc>
          <w:tcPr>
            <w:tcW w:w="3969" w:type="dxa"/>
          </w:tcPr>
          <w:p w14:paraId="40211E06" w14:textId="6D21CA10" w:rsidR="009A1105" w:rsidRDefault="009A1105" w:rsidP="003F6C72">
            <w:pPr>
              <w:spacing w:after="60" w:line="240" w:lineRule="auto"/>
              <w:ind w:hanging="107"/>
              <w:rPr>
                <w:iCs/>
                <w:sz w:val="20"/>
                <w:szCs w:val="20"/>
              </w:rPr>
            </w:pPr>
            <w:r>
              <w:rPr>
                <w:iCs/>
                <w:sz w:val="20"/>
                <w:szCs w:val="20"/>
              </w:rPr>
              <w:t>Orbit + spiracle length</w:t>
            </w:r>
          </w:p>
        </w:tc>
        <w:tc>
          <w:tcPr>
            <w:tcW w:w="850" w:type="dxa"/>
          </w:tcPr>
          <w:p w14:paraId="51899ED3" w14:textId="1FCBA6D4" w:rsidR="009A1105" w:rsidRPr="00C946C3" w:rsidRDefault="009A1105" w:rsidP="00156B3B">
            <w:pPr>
              <w:spacing w:after="60" w:line="240" w:lineRule="auto"/>
              <w:jc w:val="center"/>
              <w:rPr>
                <w:iCs/>
                <w:sz w:val="20"/>
                <w:szCs w:val="20"/>
              </w:rPr>
            </w:pPr>
            <w:r>
              <w:rPr>
                <w:iCs/>
                <w:sz w:val="20"/>
                <w:szCs w:val="20"/>
              </w:rPr>
              <w:t>16</w:t>
            </w:r>
          </w:p>
        </w:tc>
        <w:tc>
          <w:tcPr>
            <w:tcW w:w="850" w:type="dxa"/>
          </w:tcPr>
          <w:p w14:paraId="279EEBE8" w14:textId="77777777" w:rsidR="009A1105" w:rsidRPr="00C946C3" w:rsidRDefault="009A1105" w:rsidP="00156B3B">
            <w:pPr>
              <w:spacing w:after="60" w:line="240" w:lineRule="auto"/>
              <w:jc w:val="center"/>
              <w:rPr>
                <w:iCs/>
                <w:sz w:val="20"/>
                <w:szCs w:val="20"/>
              </w:rPr>
            </w:pPr>
          </w:p>
        </w:tc>
        <w:tc>
          <w:tcPr>
            <w:tcW w:w="850" w:type="dxa"/>
            <w:shd w:val="clear" w:color="auto" w:fill="auto"/>
            <w:vAlign w:val="bottom"/>
          </w:tcPr>
          <w:p w14:paraId="16CCE24C" w14:textId="59473412" w:rsidR="009A1105" w:rsidRPr="002D2895" w:rsidRDefault="009A1105" w:rsidP="00156B3B">
            <w:pPr>
              <w:spacing w:after="60" w:line="240" w:lineRule="auto"/>
              <w:jc w:val="center"/>
              <w:rPr>
                <w:rFonts w:cs="Times New Roman"/>
                <w:iCs/>
                <w:sz w:val="20"/>
                <w:szCs w:val="20"/>
              </w:rPr>
            </w:pPr>
            <w:r w:rsidRPr="002D2895">
              <w:rPr>
                <w:rFonts w:cs="Times New Roman"/>
                <w:iCs/>
                <w:color w:val="000000"/>
                <w:sz w:val="20"/>
                <w:szCs w:val="20"/>
              </w:rPr>
              <w:t>5.8</w:t>
            </w:r>
          </w:p>
        </w:tc>
        <w:tc>
          <w:tcPr>
            <w:tcW w:w="850" w:type="dxa"/>
          </w:tcPr>
          <w:p w14:paraId="4D124E3B" w14:textId="3B03A350" w:rsidR="009A1105" w:rsidRPr="009A1105" w:rsidRDefault="009A1105" w:rsidP="00156B3B">
            <w:pPr>
              <w:spacing w:after="60" w:line="240" w:lineRule="auto"/>
              <w:jc w:val="center"/>
              <w:rPr>
                <w:rFonts w:cs="Times New Roman"/>
                <w:iCs/>
                <w:sz w:val="20"/>
                <w:szCs w:val="20"/>
              </w:rPr>
            </w:pPr>
            <w:r w:rsidRPr="009A1105">
              <w:rPr>
                <w:rFonts w:cs="Times New Roman"/>
                <w:iCs/>
                <w:sz w:val="20"/>
                <w:szCs w:val="20"/>
              </w:rPr>
              <w:t>22.1</w:t>
            </w:r>
          </w:p>
        </w:tc>
        <w:tc>
          <w:tcPr>
            <w:tcW w:w="850" w:type="dxa"/>
          </w:tcPr>
          <w:p w14:paraId="5250185B" w14:textId="77777777" w:rsidR="009A1105" w:rsidRPr="009A1105" w:rsidRDefault="009A1105" w:rsidP="00156B3B">
            <w:pPr>
              <w:spacing w:after="60" w:line="240" w:lineRule="auto"/>
              <w:jc w:val="center"/>
              <w:rPr>
                <w:rFonts w:cs="Times New Roman"/>
                <w:iCs/>
                <w:sz w:val="20"/>
                <w:szCs w:val="20"/>
              </w:rPr>
            </w:pPr>
          </w:p>
        </w:tc>
        <w:tc>
          <w:tcPr>
            <w:tcW w:w="850" w:type="dxa"/>
            <w:shd w:val="clear" w:color="auto" w:fill="auto"/>
            <w:vAlign w:val="bottom"/>
          </w:tcPr>
          <w:p w14:paraId="65C33C9D" w14:textId="0EF905B9" w:rsidR="009A1105" w:rsidRPr="009A1105" w:rsidRDefault="009A1105" w:rsidP="00156B3B">
            <w:pPr>
              <w:spacing w:after="60" w:line="240" w:lineRule="auto"/>
              <w:jc w:val="center"/>
              <w:rPr>
                <w:rFonts w:cs="Times New Roman"/>
                <w:iCs/>
                <w:sz w:val="20"/>
                <w:szCs w:val="20"/>
              </w:rPr>
            </w:pPr>
            <w:r w:rsidRPr="009A1105">
              <w:rPr>
                <w:rFonts w:cs="Times New Roman"/>
                <w:iCs/>
                <w:color w:val="000000"/>
                <w:sz w:val="20"/>
                <w:szCs w:val="20"/>
              </w:rPr>
              <w:t>5</w:t>
            </w:r>
            <w:r>
              <w:rPr>
                <w:rFonts w:cs="Times New Roman"/>
                <w:iCs/>
                <w:color w:val="000000"/>
                <w:sz w:val="20"/>
                <w:szCs w:val="20"/>
              </w:rPr>
              <w:t>.</w:t>
            </w:r>
            <w:r w:rsidRPr="009A1105">
              <w:rPr>
                <w:rFonts w:cs="Times New Roman"/>
                <w:iCs/>
                <w:color w:val="000000"/>
                <w:sz w:val="20"/>
                <w:szCs w:val="20"/>
              </w:rPr>
              <w:t>5</w:t>
            </w:r>
          </w:p>
        </w:tc>
      </w:tr>
      <w:tr w:rsidR="008925F0" w:rsidRPr="00C946C3" w14:paraId="50DA34F1" w14:textId="77777777" w:rsidTr="00312B60">
        <w:tc>
          <w:tcPr>
            <w:tcW w:w="3969" w:type="dxa"/>
          </w:tcPr>
          <w:p w14:paraId="1FE38AA7" w14:textId="7E19ECFD" w:rsidR="009A1105" w:rsidRDefault="009A1105" w:rsidP="003F6C72">
            <w:pPr>
              <w:spacing w:after="60" w:line="240" w:lineRule="auto"/>
              <w:ind w:hanging="107"/>
              <w:rPr>
                <w:iCs/>
                <w:sz w:val="20"/>
                <w:szCs w:val="20"/>
              </w:rPr>
            </w:pPr>
            <w:r>
              <w:rPr>
                <w:iCs/>
                <w:sz w:val="20"/>
                <w:szCs w:val="20"/>
              </w:rPr>
              <w:t>Spiracle length</w:t>
            </w:r>
          </w:p>
        </w:tc>
        <w:tc>
          <w:tcPr>
            <w:tcW w:w="850" w:type="dxa"/>
          </w:tcPr>
          <w:p w14:paraId="774ADEEA" w14:textId="0AAC46E5" w:rsidR="009A1105" w:rsidRPr="00C946C3" w:rsidRDefault="009A1105" w:rsidP="00156B3B">
            <w:pPr>
              <w:spacing w:after="60" w:line="240" w:lineRule="auto"/>
              <w:jc w:val="center"/>
              <w:rPr>
                <w:iCs/>
                <w:sz w:val="20"/>
                <w:szCs w:val="20"/>
              </w:rPr>
            </w:pPr>
            <w:r>
              <w:rPr>
                <w:iCs/>
                <w:sz w:val="20"/>
                <w:szCs w:val="20"/>
              </w:rPr>
              <w:t>3.5</w:t>
            </w:r>
          </w:p>
        </w:tc>
        <w:tc>
          <w:tcPr>
            <w:tcW w:w="850" w:type="dxa"/>
          </w:tcPr>
          <w:p w14:paraId="0E56A455" w14:textId="77777777" w:rsidR="009A1105" w:rsidRPr="00C946C3" w:rsidRDefault="009A1105" w:rsidP="00156B3B">
            <w:pPr>
              <w:spacing w:after="60" w:line="240" w:lineRule="auto"/>
              <w:jc w:val="center"/>
              <w:rPr>
                <w:iCs/>
                <w:sz w:val="20"/>
                <w:szCs w:val="20"/>
              </w:rPr>
            </w:pPr>
          </w:p>
        </w:tc>
        <w:tc>
          <w:tcPr>
            <w:tcW w:w="850" w:type="dxa"/>
            <w:shd w:val="clear" w:color="auto" w:fill="auto"/>
            <w:vAlign w:val="bottom"/>
          </w:tcPr>
          <w:p w14:paraId="2CEB04F5" w14:textId="3966F646" w:rsidR="009A1105" w:rsidRPr="002D2895" w:rsidRDefault="009A1105" w:rsidP="00156B3B">
            <w:pPr>
              <w:spacing w:after="60" w:line="240" w:lineRule="auto"/>
              <w:jc w:val="center"/>
              <w:rPr>
                <w:rFonts w:cs="Times New Roman"/>
                <w:iCs/>
                <w:sz w:val="20"/>
                <w:szCs w:val="20"/>
              </w:rPr>
            </w:pPr>
            <w:r w:rsidRPr="002D2895">
              <w:rPr>
                <w:rFonts w:cs="Times New Roman"/>
                <w:iCs/>
                <w:color w:val="000000"/>
                <w:sz w:val="20"/>
                <w:szCs w:val="20"/>
              </w:rPr>
              <w:t>1.3</w:t>
            </w:r>
          </w:p>
        </w:tc>
        <w:tc>
          <w:tcPr>
            <w:tcW w:w="850" w:type="dxa"/>
          </w:tcPr>
          <w:p w14:paraId="4F29E7B2" w14:textId="2CBC4920" w:rsidR="009A1105" w:rsidRPr="009A1105" w:rsidRDefault="009A1105" w:rsidP="00156B3B">
            <w:pPr>
              <w:spacing w:after="60" w:line="240" w:lineRule="auto"/>
              <w:jc w:val="center"/>
              <w:rPr>
                <w:rFonts w:cs="Times New Roman"/>
                <w:iCs/>
                <w:sz w:val="20"/>
                <w:szCs w:val="20"/>
              </w:rPr>
            </w:pPr>
            <w:r w:rsidRPr="009A1105">
              <w:rPr>
                <w:rFonts w:cs="Times New Roman"/>
                <w:iCs/>
                <w:sz w:val="20"/>
                <w:szCs w:val="20"/>
              </w:rPr>
              <w:t>10.4</w:t>
            </w:r>
          </w:p>
        </w:tc>
        <w:tc>
          <w:tcPr>
            <w:tcW w:w="850" w:type="dxa"/>
          </w:tcPr>
          <w:p w14:paraId="15AA7674" w14:textId="77777777" w:rsidR="009A1105" w:rsidRPr="009A1105" w:rsidRDefault="009A1105" w:rsidP="00156B3B">
            <w:pPr>
              <w:spacing w:after="60" w:line="240" w:lineRule="auto"/>
              <w:jc w:val="center"/>
              <w:rPr>
                <w:rFonts w:cs="Times New Roman"/>
                <w:iCs/>
                <w:sz w:val="20"/>
                <w:szCs w:val="20"/>
              </w:rPr>
            </w:pPr>
          </w:p>
        </w:tc>
        <w:tc>
          <w:tcPr>
            <w:tcW w:w="850" w:type="dxa"/>
            <w:shd w:val="clear" w:color="auto" w:fill="auto"/>
            <w:vAlign w:val="bottom"/>
          </w:tcPr>
          <w:p w14:paraId="478EEB00" w14:textId="4C6DA742" w:rsidR="009A1105" w:rsidRPr="009A1105" w:rsidRDefault="009A1105" w:rsidP="00156B3B">
            <w:pPr>
              <w:spacing w:after="60" w:line="240" w:lineRule="auto"/>
              <w:jc w:val="center"/>
              <w:rPr>
                <w:rFonts w:cs="Times New Roman"/>
                <w:iCs/>
                <w:sz w:val="20"/>
                <w:szCs w:val="20"/>
              </w:rPr>
            </w:pPr>
            <w:r w:rsidRPr="009A1105">
              <w:rPr>
                <w:rFonts w:cs="Times New Roman"/>
                <w:iCs/>
                <w:color w:val="000000"/>
                <w:sz w:val="20"/>
                <w:szCs w:val="20"/>
              </w:rPr>
              <w:t>2</w:t>
            </w:r>
            <w:r>
              <w:rPr>
                <w:rFonts w:cs="Times New Roman"/>
                <w:iCs/>
                <w:color w:val="000000"/>
                <w:sz w:val="20"/>
                <w:szCs w:val="20"/>
              </w:rPr>
              <w:t>.</w:t>
            </w:r>
            <w:r w:rsidRPr="009A1105">
              <w:rPr>
                <w:rFonts w:cs="Times New Roman"/>
                <w:iCs/>
                <w:color w:val="000000"/>
                <w:sz w:val="20"/>
                <w:szCs w:val="20"/>
              </w:rPr>
              <w:t>6</w:t>
            </w:r>
          </w:p>
        </w:tc>
      </w:tr>
      <w:tr w:rsidR="008925F0" w:rsidRPr="00C946C3" w14:paraId="71E6C0DC" w14:textId="77777777" w:rsidTr="00312B60">
        <w:tc>
          <w:tcPr>
            <w:tcW w:w="3969" w:type="dxa"/>
          </w:tcPr>
          <w:p w14:paraId="2C11ECF0" w14:textId="7E684C71" w:rsidR="009A1105" w:rsidRDefault="009A1105" w:rsidP="003F6C72">
            <w:pPr>
              <w:spacing w:after="60" w:line="240" w:lineRule="auto"/>
              <w:ind w:hanging="107"/>
              <w:rPr>
                <w:iCs/>
                <w:sz w:val="20"/>
                <w:szCs w:val="20"/>
              </w:rPr>
            </w:pPr>
            <w:r>
              <w:rPr>
                <w:iCs/>
                <w:sz w:val="20"/>
                <w:szCs w:val="20"/>
              </w:rPr>
              <w:t>Interorbital width</w:t>
            </w:r>
          </w:p>
        </w:tc>
        <w:tc>
          <w:tcPr>
            <w:tcW w:w="850" w:type="dxa"/>
          </w:tcPr>
          <w:p w14:paraId="46BB8E73" w14:textId="7FD10638" w:rsidR="009A1105" w:rsidRPr="00C946C3" w:rsidRDefault="009A1105" w:rsidP="00156B3B">
            <w:pPr>
              <w:spacing w:after="60" w:line="240" w:lineRule="auto"/>
              <w:jc w:val="center"/>
              <w:rPr>
                <w:iCs/>
                <w:sz w:val="20"/>
                <w:szCs w:val="20"/>
              </w:rPr>
            </w:pPr>
            <w:r>
              <w:rPr>
                <w:iCs/>
                <w:sz w:val="20"/>
                <w:szCs w:val="20"/>
              </w:rPr>
              <w:t>12.5</w:t>
            </w:r>
          </w:p>
        </w:tc>
        <w:tc>
          <w:tcPr>
            <w:tcW w:w="850" w:type="dxa"/>
          </w:tcPr>
          <w:p w14:paraId="2454B4C2" w14:textId="77777777" w:rsidR="009A1105" w:rsidRPr="00C946C3" w:rsidRDefault="009A1105" w:rsidP="00156B3B">
            <w:pPr>
              <w:spacing w:after="60" w:line="240" w:lineRule="auto"/>
              <w:jc w:val="center"/>
              <w:rPr>
                <w:iCs/>
                <w:sz w:val="20"/>
                <w:szCs w:val="20"/>
              </w:rPr>
            </w:pPr>
          </w:p>
        </w:tc>
        <w:tc>
          <w:tcPr>
            <w:tcW w:w="850" w:type="dxa"/>
            <w:shd w:val="clear" w:color="auto" w:fill="auto"/>
            <w:vAlign w:val="bottom"/>
          </w:tcPr>
          <w:p w14:paraId="60A74E4A" w14:textId="0A7AB806" w:rsidR="009A1105" w:rsidRPr="002D2895" w:rsidRDefault="009A1105" w:rsidP="00156B3B">
            <w:pPr>
              <w:spacing w:after="60" w:line="240" w:lineRule="auto"/>
              <w:jc w:val="center"/>
              <w:rPr>
                <w:rFonts w:cs="Times New Roman"/>
                <w:iCs/>
                <w:sz w:val="20"/>
                <w:szCs w:val="20"/>
              </w:rPr>
            </w:pPr>
            <w:r w:rsidRPr="002D2895">
              <w:rPr>
                <w:rFonts w:cs="Times New Roman"/>
                <w:iCs/>
                <w:color w:val="000000"/>
                <w:sz w:val="20"/>
                <w:szCs w:val="20"/>
              </w:rPr>
              <w:t>4.5</w:t>
            </w:r>
          </w:p>
        </w:tc>
        <w:tc>
          <w:tcPr>
            <w:tcW w:w="850" w:type="dxa"/>
          </w:tcPr>
          <w:p w14:paraId="0D736898" w14:textId="070DC8B4" w:rsidR="009A1105" w:rsidRPr="009A1105" w:rsidRDefault="009A1105" w:rsidP="00156B3B">
            <w:pPr>
              <w:spacing w:after="60" w:line="240" w:lineRule="auto"/>
              <w:jc w:val="center"/>
              <w:rPr>
                <w:rFonts w:cs="Times New Roman"/>
                <w:iCs/>
                <w:sz w:val="20"/>
                <w:szCs w:val="20"/>
              </w:rPr>
            </w:pPr>
            <w:r w:rsidRPr="009A1105">
              <w:rPr>
                <w:rFonts w:cs="Times New Roman"/>
                <w:iCs/>
                <w:sz w:val="20"/>
                <w:szCs w:val="20"/>
              </w:rPr>
              <w:t>23.4</w:t>
            </w:r>
          </w:p>
        </w:tc>
        <w:tc>
          <w:tcPr>
            <w:tcW w:w="850" w:type="dxa"/>
          </w:tcPr>
          <w:p w14:paraId="1F803E6D" w14:textId="77777777" w:rsidR="009A1105" w:rsidRPr="009A1105" w:rsidRDefault="009A1105" w:rsidP="00156B3B">
            <w:pPr>
              <w:spacing w:after="60" w:line="240" w:lineRule="auto"/>
              <w:jc w:val="center"/>
              <w:rPr>
                <w:rFonts w:cs="Times New Roman"/>
                <w:iCs/>
                <w:sz w:val="20"/>
                <w:szCs w:val="20"/>
              </w:rPr>
            </w:pPr>
          </w:p>
        </w:tc>
        <w:tc>
          <w:tcPr>
            <w:tcW w:w="850" w:type="dxa"/>
            <w:shd w:val="clear" w:color="auto" w:fill="auto"/>
            <w:vAlign w:val="bottom"/>
          </w:tcPr>
          <w:p w14:paraId="15E79FB6" w14:textId="609B3136" w:rsidR="009A1105" w:rsidRPr="009A1105" w:rsidRDefault="009A1105" w:rsidP="00156B3B">
            <w:pPr>
              <w:spacing w:after="60" w:line="240" w:lineRule="auto"/>
              <w:jc w:val="center"/>
              <w:rPr>
                <w:rFonts w:cs="Times New Roman"/>
                <w:iCs/>
                <w:sz w:val="20"/>
                <w:szCs w:val="20"/>
              </w:rPr>
            </w:pPr>
            <w:r w:rsidRPr="009A1105">
              <w:rPr>
                <w:rFonts w:cs="Times New Roman"/>
                <w:iCs/>
                <w:color w:val="000000"/>
                <w:sz w:val="20"/>
                <w:szCs w:val="20"/>
              </w:rPr>
              <w:t>5</w:t>
            </w:r>
            <w:r>
              <w:rPr>
                <w:rFonts w:cs="Times New Roman"/>
                <w:iCs/>
                <w:color w:val="000000"/>
                <w:sz w:val="20"/>
                <w:szCs w:val="20"/>
              </w:rPr>
              <w:t>.</w:t>
            </w:r>
            <w:r w:rsidRPr="009A1105">
              <w:rPr>
                <w:rFonts w:cs="Times New Roman"/>
                <w:iCs/>
                <w:color w:val="000000"/>
                <w:sz w:val="20"/>
                <w:szCs w:val="20"/>
              </w:rPr>
              <w:t>9</w:t>
            </w:r>
          </w:p>
        </w:tc>
      </w:tr>
      <w:tr w:rsidR="008925F0" w:rsidRPr="00C946C3" w14:paraId="79D8D4BB" w14:textId="77777777" w:rsidTr="00312B60">
        <w:tc>
          <w:tcPr>
            <w:tcW w:w="3969" w:type="dxa"/>
          </w:tcPr>
          <w:p w14:paraId="59B4A16A" w14:textId="4958C11A" w:rsidR="009A1105" w:rsidRDefault="009A1105" w:rsidP="003F6C72">
            <w:pPr>
              <w:spacing w:after="60" w:line="240" w:lineRule="auto"/>
              <w:ind w:hanging="107"/>
              <w:rPr>
                <w:iCs/>
                <w:sz w:val="20"/>
                <w:szCs w:val="20"/>
              </w:rPr>
            </w:pPr>
            <w:r>
              <w:rPr>
                <w:iCs/>
                <w:sz w:val="20"/>
                <w:szCs w:val="20"/>
              </w:rPr>
              <w:t>Distance between spiracles</w:t>
            </w:r>
          </w:p>
        </w:tc>
        <w:tc>
          <w:tcPr>
            <w:tcW w:w="850" w:type="dxa"/>
          </w:tcPr>
          <w:p w14:paraId="01A139A7" w14:textId="1E398311" w:rsidR="009A1105" w:rsidRPr="00C946C3" w:rsidRDefault="009A1105" w:rsidP="00156B3B">
            <w:pPr>
              <w:spacing w:after="60" w:line="240" w:lineRule="auto"/>
              <w:jc w:val="center"/>
              <w:rPr>
                <w:iCs/>
                <w:sz w:val="20"/>
                <w:szCs w:val="20"/>
              </w:rPr>
            </w:pPr>
            <w:r>
              <w:rPr>
                <w:iCs/>
                <w:sz w:val="20"/>
                <w:szCs w:val="20"/>
              </w:rPr>
              <w:t>17.5</w:t>
            </w:r>
          </w:p>
        </w:tc>
        <w:tc>
          <w:tcPr>
            <w:tcW w:w="850" w:type="dxa"/>
          </w:tcPr>
          <w:p w14:paraId="212D5C7D" w14:textId="77777777" w:rsidR="009A1105" w:rsidRPr="00C946C3" w:rsidRDefault="009A1105" w:rsidP="00156B3B">
            <w:pPr>
              <w:spacing w:after="60" w:line="240" w:lineRule="auto"/>
              <w:jc w:val="center"/>
              <w:rPr>
                <w:iCs/>
                <w:sz w:val="20"/>
                <w:szCs w:val="20"/>
              </w:rPr>
            </w:pPr>
          </w:p>
        </w:tc>
        <w:tc>
          <w:tcPr>
            <w:tcW w:w="850" w:type="dxa"/>
            <w:shd w:val="clear" w:color="auto" w:fill="auto"/>
            <w:vAlign w:val="bottom"/>
          </w:tcPr>
          <w:p w14:paraId="6441F051" w14:textId="118E99BB" w:rsidR="009A1105" w:rsidRPr="002D2895" w:rsidRDefault="009A1105" w:rsidP="00156B3B">
            <w:pPr>
              <w:spacing w:after="60" w:line="240" w:lineRule="auto"/>
              <w:jc w:val="center"/>
              <w:rPr>
                <w:rFonts w:cs="Times New Roman"/>
                <w:iCs/>
                <w:sz w:val="20"/>
                <w:szCs w:val="20"/>
              </w:rPr>
            </w:pPr>
            <w:r w:rsidRPr="002D2895">
              <w:rPr>
                <w:rFonts w:cs="Times New Roman"/>
                <w:iCs/>
                <w:color w:val="000000"/>
                <w:sz w:val="20"/>
                <w:szCs w:val="20"/>
              </w:rPr>
              <w:t>6.3</w:t>
            </w:r>
          </w:p>
        </w:tc>
        <w:tc>
          <w:tcPr>
            <w:tcW w:w="850" w:type="dxa"/>
          </w:tcPr>
          <w:p w14:paraId="50AD2EA6" w14:textId="08865C03" w:rsidR="009A1105" w:rsidRPr="009A1105" w:rsidRDefault="009A1105" w:rsidP="00156B3B">
            <w:pPr>
              <w:spacing w:after="60" w:line="240" w:lineRule="auto"/>
              <w:jc w:val="center"/>
              <w:rPr>
                <w:rFonts w:cs="Times New Roman"/>
                <w:iCs/>
                <w:sz w:val="20"/>
                <w:szCs w:val="20"/>
              </w:rPr>
            </w:pPr>
            <w:r w:rsidRPr="009A1105">
              <w:rPr>
                <w:rFonts w:cs="Times New Roman"/>
                <w:iCs/>
                <w:sz w:val="20"/>
                <w:szCs w:val="20"/>
              </w:rPr>
              <w:t>28.7</w:t>
            </w:r>
          </w:p>
        </w:tc>
        <w:tc>
          <w:tcPr>
            <w:tcW w:w="850" w:type="dxa"/>
          </w:tcPr>
          <w:p w14:paraId="1EE388F3" w14:textId="77777777" w:rsidR="009A1105" w:rsidRPr="009A1105" w:rsidRDefault="009A1105" w:rsidP="00156B3B">
            <w:pPr>
              <w:spacing w:after="60" w:line="240" w:lineRule="auto"/>
              <w:jc w:val="center"/>
              <w:rPr>
                <w:rFonts w:cs="Times New Roman"/>
                <w:iCs/>
                <w:sz w:val="20"/>
                <w:szCs w:val="20"/>
              </w:rPr>
            </w:pPr>
          </w:p>
        </w:tc>
        <w:tc>
          <w:tcPr>
            <w:tcW w:w="850" w:type="dxa"/>
            <w:shd w:val="clear" w:color="auto" w:fill="auto"/>
            <w:vAlign w:val="bottom"/>
          </w:tcPr>
          <w:p w14:paraId="1A09824F" w14:textId="0EA52535" w:rsidR="009A1105" w:rsidRPr="009A1105" w:rsidRDefault="009A1105" w:rsidP="00156B3B">
            <w:pPr>
              <w:spacing w:after="60" w:line="240" w:lineRule="auto"/>
              <w:jc w:val="center"/>
              <w:rPr>
                <w:rFonts w:cs="Times New Roman"/>
                <w:iCs/>
                <w:sz w:val="20"/>
                <w:szCs w:val="20"/>
              </w:rPr>
            </w:pPr>
            <w:r w:rsidRPr="009A1105">
              <w:rPr>
                <w:rFonts w:cs="Times New Roman"/>
                <w:iCs/>
                <w:color w:val="000000"/>
                <w:sz w:val="20"/>
                <w:szCs w:val="20"/>
              </w:rPr>
              <w:t>7</w:t>
            </w:r>
            <w:r>
              <w:rPr>
                <w:rFonts w:cs="Times New Roman"/>
                <w:iCs/>
                <w:color w:val="000000"/>
                <w:sz w:val="20"/>
                <w:szCs w:val="20"/>
              </w:rPr>
              <w:t>.</w:t>
            </w:r>
            <w:r w:rsidRPr="009A1105">
              <w:rPr>
                <w:rFonts w:cs="Times New Roman"/>
                <w:iCs/>
                <w:color w:val="000000"/>
                <w:sz w:val="20"/>
                <w:szCs w:val="20"/>
              </w:rPr>
              <w:t>2</w:t>
            </w:r>
          </w:p>
        </w:tc>
      </w:tr>
      <w:tr w:rsidR="008925F0" w:rsidRPr="00C946C3" w14:paraId="1F7CEA55" w14:textId="77777777" w:rsidTr="00312B60">
        <w:tc>
          <w:tcPr>
            <w:tcW w:w="3969" w:type="dxa"/>
          </w:tcPr>
          <w:p w14:paraId="5CFDF846" w14:textId="2A54669D" w:rsidR="009A1105" w:rsidRDefault="009A1105" w:rsidP="003F6C72">
            <w:pPr>
              <w:spacing w:after="60" w:line="240" w:lineRule="auto"/>
              <w:ind w:hanging="107"/>
              <w:rPr>
                <w:iCs/>
                <w:sz w:val="20"/>
                <w:szCs w:val="20"/>
              </w:rPr>
            </w:pPr>
            <w:r>
              <w:rPr>
                <w:iCs/>
                <w:sz w:val="20"/>
                <w:szCs w:val="20"/>
              </w:rPr>
              <w:t>Distance between snout and cloaca</w:t>
            </w:r>
          </w:p>
        </w:tc>
        <w:tc>
          <w:tcPr>
            <w:tcW w:w="850" w:type="dxa"/>
          </w:tcPr>
          <w:p w14:paraId="162A80CE" w14:textId="5E948C5D" w:rsidR="009A1105" w:rsidRPr="00C946C3" w:rsidRDefault="009A1105" w:rsidP="00156B3B">
            <w:pPr>
              <w:spacing w:after="60" w:line="240" w:lineRule="auto"/>
              <w:jc w:val="center"/>
              <w:rPr>
                <w:iCs/>
                <w:sz w:val="20"/>
                <w:szCs w:val="20"/>
              </w:rPr>
            </w:pPr>
            <w:r>
              <w:rPr>
                <w:iCs/>
                <w:sz w:val="20"/>
                <w:szCs w:val="20"/>
              </w:rPr>
              <w:t>114.2</w:t>
            </w:r>
          </w:p>
        </w:tc>
        <w:tc>
          <w:tcPr>
            <w:tcW w:w="850" w:type="dxa"/>
          </w:tcPr>
          <w:p w14:paraId="779C1D79" w14:textId="77777777" w:rsidR="009A1105" w:rsidRPr="00C946C3" w:rsidRDefault="009A1105" w:rsidP="00156B3B">
            <w:pPr>
              <w:spacing w:after="60" w:line="240" w:lineRule="auto"/>
              <w:jc w:val="center"/>
              <w:rPr>
                <w:iCs/>
                <w:sz w:val="20"/>
                <w:szCs w:val="20"/>
              </w:rPr>
            </w:pPr>
          </w:p>
        </w:tc>
        <w:tc>
          <w:tcPr>
            <w:tcW w:w="850" w:type="dxa"/>
            <w:shd w:val="clear" w:color="auto" w:fill="auto"/>
            <w:vAlign w:val="bottom"/>
          </w:tcPr>
          <w:p w14:paraId="3B23A577" w14:textId="3B9C4011" w:rsidR="009A1105" w:rsidRPr="002D2895" w:rsidRDefault="009A1105" w:rsidP="00156B3B">
            <w:pPr>
              <w:spacing w:after="60" w:line="240" w:lineRule="auto"/>
              <w:jc w:val="center"/>
              <w:rPr>
                <w:rFonts w:cs="Times New Roman"/>
                <w:iCs/>
                <w:sz w:val="20"/>
                <w:szCs w:val="20"/>
              </w:rPr>
            </w:pPr>
            <w:r w:rsidRPr="002D2895">
              <w:rPr>
                <w:rFonts w:cs="Times New Roman"/>
                <w:iCs/>
                <w:color w:val="000000"/>
                <w:sz w:val="20"/>
                <w:szCs w:val="20"/>
              </w:rPr>
              <w:t>41.0</w:t>
            </w:r>
          </w:p>
        </w:tc>
        <w:tc>
          <w:tcPr>
            <w:tcW w:w="850" w:type="dxa"/>
          </w:tcPr>
          <w:p w14:paraId="618F9F78" w14:textId="74B367C4" w:rsidR="009A1105" w:rsidRPr="009A1105" w:rsidRDefault="009A1105" w:rsidP="00156B3B">
            <w:pPr>
              <w:spacing w:after="60" w:line="240" w:lineRule="auto"/>
              <w:jc w:val="center"/>
              <w:rPr>
                <w:rFonts w:cs="Times New Roman"/>
                <w:iCs/>
                <w:sz w:val="20"/>
                <w:szCs w:val="20"/>
              </w:rPr>
            </w:pPr>
            <w:r w:rsidRPr="009A1105">
              <w:rPr>
                <w:rFonts w:cs="Times New Roman"/>
                <w:iCs/>
                <w:sz w:val="20"/>
                <w:szCs w:val="20"/>
              </w:rPr>
              <w:t>238.8</w:t>
            </w:r>
          </w:p>
        </w:tc>
        <w:tc>
          <w:tcPr>
            <w:tcW w:w="850" w:type="dxa"/>
          </w:tcPr>
          <w:p w14:paraId="5DE5A53E" w14:textId="77777777" w:rsidR="009A1105" w:rsidRPr="009A1105" w:rsidRDefault="009A1105" w:rsidP="00156B3B">
            <w:pPr>
              <w:spacing w:after="60" w:line="240" w:lineRule="auto"/>
              <w:jc w:val="center"/>
              <w:rPr>
                <w:rFonts w:cs="Times New Roman"/>
                <w:iCs/>
                <w:sz w:val="20"/>
                <w:szCs w:val="20"/>
              </w:rPr>
            </w:pPr>
          </w:p>
        </w:tc>
        <w:tc>
          <w:tcPr>
            <w:tcW w:w="850" w:type="dxa"/>
            <w:shd w:val="clear" w:color="auto" w:fill="auto"/>
            <w:vAlign w:val="bottom"/>
          </w:tcPr>
          <w:p w14:paraId="4E0135E1" w14:textId="0901385A" w:rsidR="009A1105" w:rsidRPr="009A1105" w:rsidRDefault="009A1105" w:rsidP="00156B3B">
            <w:pPr>
              <w:spacing w:after="60" w:line="240" w:lineRule="auto"/>
              <w:jc w:val="center"/>
              <w:rPr>
                <w:rFonts w:cs="Times New Roman"/>
                <w:iCs/>
                <w:sz w:val="20"/>
                <w:szCs w:val="20"/>
              </w:rPr>
            </w:pPr>
            <w:r w:rsidRPr="009A1105">
              <w:rPr>
                <w:rFonts w:cs="Times New Roman"/>
                <w:iCs/>
                <w:color w:val="000000"/>
                <w:sz w:val="20"/>
                <w:szCs w:val="20"/>
              </w:rPr>
              <w:t>59</w:t>
            </w:r>
            <w:r>
              <w:rPr>
                <w:rFonts w:cs="Times New Roman"/>
                <w:iCs/>
                <w:color w:val="000000"/>
                <w:sz w:val="20"/>
                <w:szCs w:val="20"/>
              </w:rPr>
              <w:t>.</w:t>
            </w:r>
            <w:r w:rsidRPr="009A1105">
              <w:rPr>
                <w:rFonts w:cs="Times New Roman"/>
                <w:iCs/>
                <w:color w:val="000000"/>
                <w:sz w:val="20"/>
                <w:szCs w:val="20"/>
              </w:rPr>
              <w:t>8</w:t>
            </w:r>
          </w:p>
        </w:tc>
      </w:tr>
      <w:tr w:rsidR="008925F0" w:rsidRPr="00C946C3" w14:paraId="2E27EC87" w14:textId="77777777" w:rsidTr="00312B60">
        <w:tc>
          <w:tcPr>
            <w:tcW w:w="3969" w:type="dxa"/>
          </w:tcPr>
          <w:p w14:paraId="473E0DBC" w14:textId="452ABB34" w:rsidR="009A1105" w:rsidRDefault="009A1105" w:rsidP="003F6C72">
            <w:pPr>
              <w:spacing w:after="60" w:line="240" w:lineRule="auto"/>
              <w:ind w:hanging="107"/>
              <w:rPr>
                <w:iCs/>
                <w:sz w:val="20"/>
                <w:szCs w:val="20"/>
              </w:rPr>
            </w:pPr>
            <w:r>
              <w:rPr>
                <w:iCs/>
                <w:sz w:val="20"/>
                <w:szCs w:val="20"/>
              </w:rPr>
              <w:t>Tail length to first dorsal fin</w:t>
            </w:r>
          </w:p>
        </w:tc>
        <w:tc>
          <w:tcPr>
            <w:tcW w:w="850" w:type="dxa"/>
          </w:tcPr>
          <w:p w14:paraId="32A1CEA6" w14:textId="23869F50" w:rsidR="009A1105" w:rsidRPr="00C946C3" w:rsidRDefault="009A1105" w:rsidP="00156B3B">
            <w:pPr>
              <w:spacing w:after="60" w:line="240" w:lineRule="auto"/>
              <w:jc w:val="center"/>
              <w:rPr>
                <w:iCs/>
                <w:sz w:val="20"/>
                <w:szCs w:val="20"/>
              </w:rPr>
            </w:pPr>
            <w:r>
              <w:rPr>
                <w:iCs/>
                <w:sz w:val="20"/>
                <w:szCs w:val="20"/>
              </w:rPr>
              <w:t>111.8</w:t>
            </w:r>
          </w:p>
        </w:tc>
        <w:tc>
          <w:tcPr>
            <w:tcW w:w="850" w:type="dxa"/>
          </w:tcPr>
          <w:p w14:paraId="0481789F" w14:textId="77777777" w:rsidR="009A1105" w:rsidRPr="00C946C3" w:rsidRDefault="009A1105" w:rsidP="00156B3B">
            <w:pPr>
              <w:spacing w:after="60" w:line="240" w:lineRule="auto"/>
              <w:jc w:val="center"/>
              <w:rPr>
                <w:iCs/>
                <w:sz w:val="20"/>
                <w:szCs w:val="20"/>
              </w:rPr>
            </w:pPr>
          </w:p>
        </w:tc>
        <w:tc>
          <w:tcPr>
            <w:tcW w:w="850" w:type="dxa"/>
            <w:shd w:val="clear" w:color="auto" w:fill="auto"/>
            <w:vAlign w:val="bottom"/>
          </w:tcPr>
          <w:p w14:paraId="75FD15B8" w14:textId="20FCE189" w:rsidR="009A1105" w:rsidRPr="002D2895" w:rsidRDefault="009A1105" w:rsidP="00156B3B">
            <w:pPr>
              <w:spacing w:after="60" w:line="240" w:lineRule="auto"/>
              <w:jc w:val="center"/>
              <w:rPr>
                <w:rFonts w:cs="Times New Roman"/>
                <w:iCs/>
                <w:sz w:val="20"/>
                <w:szCs w:val="20"/>
              </w:rPr>
            </w:pPr>
            <w:r w:rsidRPr="002D2895">
              <w:rPr>
                <w:rFonts w:cs="Times New Roman"/>
                <w:iCs/>
                <w:color w:val="000000"/>
                <w:sz w:val="20"/>
                <w:szCs w:val="20"/>
              </w:rPr>
              <w:t>40.2</w:t>
            </w:r>
          </w:p>
        </w:tc>
        <w:tc>
          <w:tcPr>
            <w:tcW w:w="850" w:type="dxa"/>
          </w:tcPr>
          <w:p w14:paraId="09372943" w14:textId="0D9426FC" w:rsidR="009A1105" w:rsidRPr="009A1105" w:rsidRDefault="009A1105" w:rsidP="00156B3B">
            <w:pPr>
              <w:spacing w:after="60" w:line="240" w:lineRule="auto"/>
              <w:jc w:val="center"/>
              <w:rPr>
                <w:rFonts w:cs="Times New Roman"/>
                <w:iCs/>
                <w:sz w:val="20"/>
                <w:szCs w:val="20"/>
              </w:rPr>
            </w:pPr>
            <w:r w:rsidRPr="009A1105">
              <w:rPr>
                <w:rFonts w:cs="Times New Roman"/>
                <w:iCs/>
                <w:sz w:val="20"/>
                <w:szCs w:val="20"/>
              </w:rPr>
              <w:t>189.8</w:t>
            </w:r>
          </w:p>
        </w:tc>
        <w:tc>
          <w:tcPr>
            <w:tcW w:w="850" w:type="dxa"/>
          </w:tcPr>
          <w:p w14:paraId="243694BB" w14:textId="77777777" w:rsidR="009A1105" w:rsidRPr="009A1105" w:rsidRDefault="009A1105" w:rsidP="00156B3B">
            <w:pPr>
              <w:spacing w:after="60" w:line="240" w:lineRule="auto"/>
              <w:jc w:val="center"/>
              <w:rPr>
                <w:rFonts w:cs="Times New Roman"/>
                <w:iCs/>
                <w:sz w:val="20"/>
                <w:szCs w:val="20"/>
              </w:rPr>
            </w:pPr>
          </w:p>
        </w:tc>
        <w:tc>
          <w:tcPr>
            <w:tcW w:w="850" w:type="dxa"/>
            <w:shd w:val="clear" w:color="auto" w:fill="auto"/>
            <w:vAlign w:val="bottom"/>
          </w:tcPr>
          <w:p w14:paraId="5CF495E9" w14:textId="15B660A9" w:rsidR="009A1105" w:rsidRPr="009A1105" w:rsidRDefault="009A1105" w:rsidP="00156B3B">
            <w:pPr>
              <w:spacing w:after="60" w:line="240" w:lineRule="auto"/>
              <w:jc w:val="center"/>
              <w:rPr>
                <w:rFonts w:cs="Times New Roman"/>
                <w:iCs/>
                <w:sz w:val="20"/>
                <w:szCs w:val="20"/>
              </w:rPr>
            </w:pPr>
            <w:r w:rsidRPr="009A1105">
              <w:rPr>
                <w:rFonts w:cs="Times New Roman"/>
                <w:iCs/>
                <w:color w:val="000000"/>
                <w:sz w:val="20"/>
                <w:szCs w:val="20"/>
              </w:rPr>
              <w:t>47</w:t>
            </w:r>
            <w:r>
              <w:rPr>
                <w:rFonts w:cs="Times New Roman"/>
                <w:iCs/>
                <w:color w:val="000000"/>
                <w:sz w:val="20"/>
                <w:szCs w:val="20"/>
              </w:rPr>
              <w:t>.</w:t>
            </w:r>
            <w:r w:rsidRPr="009A1105">
              <w:rPr>
                <w:rFonts w:cs="Times New Roman"/>
                <w:iCs/>
                <w:color w:val="000000"/>
                <w:sz w:val="20"/>
                <w:szCs w:val="20"/>
              </w:rPr>
              <w:t>5</w:t>
            </w:r>
          </w:p>
        </w:tc>
      </w:tr>
      <w:tr w:rsidR="008925F0" w:rsidRPr="00C946C3" w14:paraId="1F98B0EA" w14:textId="77777777" w:rsidTr="00312B60">
        <w:tc>
          <w:tcPr>
            <w:tcW w:w="3969" w:type="dxa"/>
          </w:tcPr>
          <w:p w14:paraId="68AB226B" w14:textId="5E2DB763" w:rsidR="009A1105" w:rsidRDefault="009A1105" w:rsidP="003F6C72">
            <w:pPr>
              <w:spacing w:after="60" w:line="240" w:lineRule="auto"/>
              <w:ind w:hanging="107"/>
              <w:rPr>
                <w:iCs/>
                <w:sz w:val="20"/>
                <w:szCs w:val="20"/>
              </w:rPr>
            </w:pPr>
            <w:r>
              <w:rPr>
                <w:iCs/>
                <w:sz w:val="20"/>
                <w:szCs w:val="20"/>
              </w:rPr>
              <w:t>Tail length to second dorsal fin</w:t>
            </w:r>
          </w:p>
        </w:tc>
        <w:tc>
          <w:tcPr>
            <w:tcW w:w="850" w:type="dxa"/>
          </w:tcPr>
          <w:p w14:paraId="0854633A" w14:textId="4BEBD3C2" w:rsidR="009A1105" w:rsidRPr="00C946C3" w:rsidRDefault="009A1105" w:rsidP="00156B3B">
            <w:pPr>
              <w:spacing w:after="60" w:line="240" w:lineRule="auto"/>
              <w:jc w:val="center"/>
              <w:rPr>
                <w:iCs/>
                <w:sz w:val="20"/>
                <w:szCs w:val="20"/>
              </w:rPr>
            </w:pPr>
            <w:r>
              <w:rPr>
                <w:iCs/>
                <w:sz w:val="20"/>
                <w:szCs w:val="20"/>
              </w:rPr>
              <w:t>131.1</w:t>
            </w:r>
          </w:p>
        </w:tc>
        <w:tc>
          <w:tcPr>
            <w:tcW w:w="850" w:type="dxa"/>
          </w:tcPr>
          <w:p w14:paraId="286F6151" w14:textId="77777777" w:rsidR="009A1105" w:rsidRPr="00C946C3" w:rsidRDefault="009A1105" w:rsidP="00156B3B">
            <w:pPr>
              <w:spacing w:after="60" w:line="240" w:lineRule="auto"/>
              <w:jc w:val="center"/>
              <w:rPr>
                <w:iCs/>
                <w:sz w:val="20"/>
                <w:szCs w:val="20"/>
              </w:rPr>
            </w:pPr>
          </w:p>
        </w:tc>
        <w:tc>
          <w:tcPr>
            <w:tcW w:w="850" w:type="dxa"/>
            <w:shd w:val="clear" w:color="auto" w:fill="auto"/>
            <w:vAlign w:val="bottom"/>
          </w:tcPr>
          <w:p w14:paraId="53F53192" w14:textId="5C6C1C5E" w:rsidR="009A1105" w:rsidRPr="002D2895" w:rsidRDefault="009A1105" w:rsidP="00156B3B">
            <w:pPr>
              <w:spacing w:after="60" w:line="240" w:lineRule="auto"/>
              <w:jc w:val="center"/>
              <w:rPr>
                <w:rFonts w:cs="Times New Roman"/>
                <w:iCs/>
                <w:sz w:val="20"/>
                <w:szCs w:val="20"/>
              </w:rPr>
            </w:pPr>
            <w:r w:rsidRPr="002D2895">
              <w:rPr>
                <w:rFonts w:cs="Times New Roman"/>
                <w:iCs/>
                <w:color w:val="000000"/>
                <w:sz w:val="20"/>
                <w:szCs w:val="20"/>
              </w:rPr>
              <w:t>47.1</w:t>
            </w:r>
          </w:p>
        </w:tc>
        <w:tc>
          <w:tcPr>
            <w:tcW w:w="850" w:type="dxa"/>
          </w:tcPr>
          <w:p w14:paraId="007BA362" w14:textId="406ACE0B" w:rsidR="009A1105" w:rsidRPr="009A1105" w:rsidRDefault="009A1105" w:rsidP="00156B3B">
            <w:pPr>
              <w:spacing w:after="60" w:line="240" w:lineRule="auto"/>
              <w:jc w:val="center"/>
              <w:rPr>
                <w:rFonts w:cs="Times New Roman"/>
                <w:iCs/>
                <w:sz w:val="20"/>
                <w:szCs w:val="20"/>
              </w:rPr>
            </w:pPr>
            <w:r w:rsidRPr="009A1105">
              <w:rPr>
                <w:rFonts w:cs="Times New Roman"/>
                <w:iCs/>
                <w:sz w:val="20"/>
                <w:szCs w:val="20"/>
              </w:rPr>
              <w:t>215.3</w:t>
            </w:r>
          </w:p>
        </w:tc>
        <w:tc>
          <w:tcPr>
            <w:tcW w:w="850" w:type="dxa"/>
          </w:tcPr>
          <w:p w14:paraId="223784F3" w14:textId="77777777" w:rsidR="009A1105" w:rsidRPr="009A1105" w:rsidRDefault="009A1105" w:rsidP="00156B3B">
            <w:pPr>
              <w:spacing w:after="60" w:line="240" w:lineRule="auto"/>
              <w:jc w:val="center"/>
              <w:rPr>
                <w:rFonts w:cs="Times New Roman"/>
                <w:iCs/>
                <w:sz w:val="20"/>
                <w:szCs w:val="20"/>
              </w:rPr>
            </w:pPr>
          </w:p>
        </w:tc>
        <w:tc>
          <w:tcPr>
            <w:tcW w:w="850" w:type="dxa"/>
            <w:shd w:val="clear" w:color="auto" w:fill="auto"/>
            <w:vAlign w:val="bottom"/>
          </w:tcPr>
          <w:p w14:paraId="46F42769" w14:textId="7088ECF0" w:rsidR="009A1105" w:rsidRPr="009A1105" w:rsidRDefault="009A1105" w:rsidP="00156B3B">
            <w:pPr>
              <w:spacing w:after="60" w:line="240" w:lineRule="auto"/>
              <w:jc w:val="center"/>
              <w:rPr>
                <w:rFonts w:cs="Times New Roman"/>
                <w:iCs/>
                <w:sz w:val="20"/>
                <w:szCs w:val="20"/>
              </w:rPr>
            </w:pPr>
            <w:r w:rsidRPr="009A1105">
              <w:rPr>
                <w:rFonts w:cs="Times New Roman"/>
                <w:iCs/>
                <w:color w:val="000000"/>
                <w:sz w:val="20"/>
                <w:szCs w:val="20"/>
              </w:rPr>
              <w:t>53</w:t>
            </w:r>
            <w:r>
              <w:rPr>
                <w:rFonts w:cs="Times New Roman"/>
                <w:iCs/>
                <w:color w:val="000000"/>
                <w:sz w:val="20"/>
                <w:szCs w:val="20"/>
              </w:rPr>
              <w:t>.</w:t>
            </w:r>
            <w:r w:rsidRPr="009A1105">
              <w:rPr>
                <w:rFonts w:cs="Times New Roman"/>
                <w:iCs/>
                <w:color w:val="000000"/>
                <w:sz w:val="20"/>
                <w:szCs w:val="20"/>
              </w:rPr>
              <w:t>9</w:t>
            </w:r>
          </w:p>
        </w:tc>
      </w:tr>
      <w:tr w:rsidR="008925F0" w:rsidRPr="00C946C3" w14:paraId="12950A09" w14:textId="77777777" w:rsidTr="00312B60">
        <w:tc>
          <w:tcPr>
            <w:tcW w:w="3969" w:type="dxa"/>
          </w:tcPr>
          <w:p w14:paraId="49BAB160" w14:textId="06386340" w:rsidR="009A1105" w:rsidRDefault="009A1105" w:rsidP="003F6C72">
            <w:pPr>
              <w:spacing w:after="60" w:line="240" w:lineRule="auto"/>
              <w:ind w:hanging="107"/>
              <w:rPr>
                <w:iCs/>
                <w:sz w:val="20"/>
                <w:szCs w:val="20"/>
              </w:rPr>
            </w:pPr>
            <w:r>
              <w:rPr>
                <w:iCs/>
                <w:sz w:val="20"/>
                <w:szCs w:val="20"/>
              </w:rPr>
              <w:t>Tail length</w:t>
            </w:r>
          </w:p>
        </w:tc>
        <w:tc>
          <w:tcPr>
            <w:tcW w:w="850" w:type="dxa"/>
          </w:tcPr>
          <w:p w14:paraId="1A3379C2" w14:textId="2043FEB4" w:rsidR="009A1105" w:rsidRPr="00C946C3" w:rsidRDefault="009A1105" w:rsidP="00156B3B">
            <w:pPr>
              <w:spacing w:after="60" w:line="240" w:lineRule="auto"/>
              <w:jc w:val="center"/>
              <w:rPr>
                <w:iCs/>
                <w:sz w:val="20"/>
                <w:szCs w:val="20"/>
              </w:rPr>
            </w:pPr>
            <w:r>
              <w:rPr>
                <w:iCs/>
                <w:sz w:val="20"/>
                <w:szCs w:val="20"/>
              </w:rPr>
              <w:t>158.7</w:t>
            </w:r>
          </w:p>
        </w:tc>
        <w:tc>
          <w:tcPr>
            <w:tcW w:w="850" w:type="dxa"/>
          </w:tcPr>
          <w:p w14:paraId="43D2BEB3" w14:textId="77777777" w:rsidR="009A1105" w:rsidRPr="00C946C3" w:rsidRDefault="009A1105" w:rsidP="00156B3B">
            <w:pPr>
              <w:spacing w:after="60" w:line="240" w:lineRule="auto"/>
              <w:jc w:val="center"/>
              <w:rPr>
                <w:iCs/>
                <w:sz w:val="20"/>
                <w:szCs w:val="20"/>
              </w:rPr>
            </w:pPr>
          </w:p>
        </w:tc>
        <w:tc>
          <w:tcPr>
            <w:tcW w:w="850" w:type="dxa"/>
            <w:shd w:val="clear" w:color="auto" w:fill="auto"/>
            <w:vAlign w:val="bottom"/>
          </w:tcPr>
          <w:p w14:paraId="06EAADDA" w14:textId="3BD7E9FE" w:rsidR="009A1105" w:rsidRPr="002D2895" w:rsidRDefault="009A1105" w:rsidP="00156B3B">
            <w:pPr>
              <w:spacing w:after="60" w:line="240" w:lineRule="auto"/>
              <w:jc w:val="center"/>
              <w:rPr>
                <w:rFonts w:cs="Times New Roman"/>
                <w:iCs/>
                <w:sz w:val="20"/>
                <w:szCs w:val="20"/>
              </w:rPr>
            </w:pPr>
            <w:r w:rsidRPr="002D2895">
              <w:rPr>
                <w:rFonts w:cs="Times New Roman"/>
                <w:iCs/>
                <w:color w:val="000000"/>
                <w:sz w:val="20"/>
                <w:szCs w:val="20"/>
              </w:rPr>
              <w:t>57.0</w:t>
            </w:r>
          </w:p>
        </w:tc>
        <w:tc>
          <w:tcPr>
            <w:tcW w:w="850" w:type="dxa"/>
          </w:tcPr>
          <w:p w14:paraId="741C28FB" w14:textId="2B12A050" w:rsidR="009A1105" w:rsidRPr="009A1105" w:rsidRDefault="009A1105" w:rsidP="00156B3B">
            <w:pPr>
              <w:spacing w:after="60" w:line="240" w:lineRule="auto"/>
              <w:jc w:val="center"/>
              <w:rPr>
                <w:rFonts w:cs="Times New Roman"/>
                <w:iCs/>
                <w:sz w:val="20"/>
                <w:szCs w:val="20"/>
              </w:rPr>
            </w:pPr>
            <w:r w:rsidRPr="009A1105">
              <w:rPr>
                <w:rFonts w:cs="Times New Roman"/>
                <w:iCs/>
                <w:sz w:val="20"/>
                <w:szCs w:val="20"/>
              </w:rPr>
              <w:t>237.2</w:t>
            </w:r>
          </w:p>
        </w:tc>
        <w:tc>
          <w:tcPr>
            <w:tcW w:w="850" w:type="dxa"/>
          </w:tcPr>
          <w:p w14:paraId="775D2C80" w14:textId="77777777" w:rsidR="009A1105" w:rsidRPr="009A1105" w:rsidRDefault="009A1105" w:rsidP="00156B3B">
            <w:pPr>
              <w:spacing w:after="60" w:line="240" w:lineRule="auto"/>
              <w:jc w:val="center"/>
              <w:rPr>
                <w:rFonts w:cs="Times New Roman"/>
                <w:iCs/>
                <w:sz w:val="20"/>
                <w:szCs w:val="20"/>
              </w:rPr>
            </w:pPr>
          </w:p>
        </w:tc>
        <w:tc>
          <w:tcPr>
            <w:tcW w:w="850" w:type="dxa"/>
            <w:shd w:val="clear" w:color="auto" w:fill="auto"/>
            <w:vAlign w:val="bottom"/>
          </w:tcPr>
          <w:p w14:paraId="4C812C80" w14:textId="422B04AB" w:rsidR="009A1105" w:rsidRPr="009A1105" w:rsidRDefault="009A1105" w:rsidP="00156B3B">
            <w:pPr>
              <w:spacing w:after="60" w:line="240" w:lineRule="auto"/>
              <w:jc w:val="center"/>
              <w:rPr>
                <w:rFonts w:cs="Times New Roman"/>
                <w:iCs/>
                <w:sz w:val="20"/>
                <w:szCs w:val="20"/>
              </w:rPr>
            </w:pPr>
            <w:r w:rsidRPr="009A1105">
              <w:rPr>
                <w:rFonts w:cs="Times New Roman"/>
                <w:iCs/>
                <w:color w:val="000000"/>
                <w:sz w:val="20"/>
                <w:szCs w:val="20"/>
              </w:rPr>
              <w:t>59</w:t>
            </w:r>
            <w:r>
              <w:rPr>
                <w:rFonts w:cs="Times New Roman"/>
                <w:iCs/>
                <w:color w:val="000000"/>
                <w:sz w:val="20"/>
                <w:szCs w:val="20"/>
              </w:rPr>
              <w:t>.</w:t>
            </w:r>
            <w:r w:rsidRPr="009A1105">
              <w:rPr>
                <w:rFonts w:cs="Times New Roman"/>
                <w:iCs/>
                <w:color w:val="000000"/>
                <w:sz w:val="20"/>
                <w:szCs w:val="20"/>
              </w:rPr>
              <w:t>4</w:t>
            </w:r>
          </w:p>
        </w:tc>
      </w:tr>
      <w:tr w:rsidR="008925F0" w:rsidRPr="00C946C3" w14:paraId="3F42313C" w14:textId="77777777" w:rsidTr="00312B60">
        <w:tc>
          <w:tcPr>
            <w:tcW w:w="3969" w:type="dxa"/>
          </w:tcPr>
          <w:p w14:paraId="036817EB" w14:textId="07DE1235" w:rsidR="009A1105" w:rsidRDefault="009A1105" w:rsidP="003F6C72">
            <w:pPr>
              <w:spacing w:after="60" w:line="240" w:lineRule="auto"/>
              <w:ind w:hanging="107"/>
              <w:rPr>
                <w:iCs/>
                <w:sz w:val="20"/>
                <w:szCs w:val="20"/>
              </w:rPr>
            </w:pPr>
            <w:r>
              <w:rPr>
                <w:iCs/>
                <w:sz w:val="20"/>
                <w:szCs w:val="20"/>
              </w:rPr>
              <w:t>Pre</w:t>
            </w:r>
            <w:ins w:id="21" w:author="Deniz Ergüden" w:date="2024-08-08T17:47:00Z">
              <w:r w:rsidR="000C12A7">
                <w:rPr>
                  <w:iCs/>
                  <w:sz w:val="20"/>
                  <w:szCs w:val="20"/>
                </w:rPr>
                <w:t>-</w:t>
              </w:r>
            </w:ins>
            <w:r>
              <w:rPr>
                <w:iCs/>
                <w:sz w:val="20"/>
                <w:szCs w:val="20"/>
              </w:rPr>
              <w:t>oral length</w:t>
            </w:r>
          </w:p>
        </w:tc>
        <w:tc>
          <w:tcPr>
            <w:tcW w:w="850" w:type="dxa"/>
          </w:tcPr>
          <w:p w14:paraId="4B6A4925" w14:textId="5461AD28" w:rsidR="009A1105" w:rsidRPr="00C946C3" w:rsidRDefault="009A1105" w:rsidP="00156B3B">
            <w:pPr>
              <w:spacing w:after="60" w:line="240" w:lineRule="auto"/>
              <w:jc w:val="center"/>
              <w:rPr>
                <w:iCs/>
                <w:sz w:val="20"/>
                <w:szCs w:val="20"/>
              </w:rPr>
            </w:pPr>
            <w:r>
              <w:rPr>
                <w:iCs/>
                <w:sz w:val="20"/>
                <w:szCs w:val="20"/>
              </w:rPr>
              <w:t>21.9</w:t>
            </w:r>
          </w:p>
        </w:tc>
        <w:tc>
          <w:tcPr>
            <w:tcW w:w="850" w:type="dxa"/>
          </w:tcPr>
          <w:p w14:paraId="4784E1D0" w14:textId="77777777" w:rsidR="009A1105" w:rsidRPr="00C946C3" w:rsidRDefault="009A1105" w:rsidP="00156B3B">
            <w:pPr>
              <w:spacing w:after="60" w:line="240" w:lineRule="auto"/>
              <w:jc w:val="center"/>
              <w:rPr>
                <w:iCs/>
                <w:sz w:val="20"/>
                <w:szCs w:val="20"/>
              </w:rPr>
            </w:pPr>
          </w:p>
        </w:tc>
        <w:tc>
          <w:tcPr>
            <w:tcW w:w="850" w:type="dxa"/>
            <w:shd w:val="clear" w:color="auto" w:fill="auto"/>
            <w:vAlign w:val="bottom"/>
          </w:tcPr>
          <w:p w14:paraId="4FD7CC71" w14:textId="455E62A4" w:rsidR="009A1105" w:rsidRPr="002D2895" w:rsidRDefault="009A1105" w:rsidP="00156B3B">
            <w:pPr>
              <w:spacing w:after="60" w:line="240" w:lineRule="auto"/>
              <w:jc w:val="center"/>
              <w:rPr>
                <w:rFonts w:cs="Times New Roman"/>
                <w:iCs/>
                <w:sz w:val="20"/>
                <w:szCs w:val="20"/>
              </w:rPr>
            </w:pPr>
            <w:r w:rsidRPr="002D2895">
              <w:rPr>
                <w:rFonts w:cs="Times New Roman"/>
                <w:iCs/>
                <w:color w:val="000000"/>
                <w:sz w:val="20"/>
                <w:szCs w:val="20"/>
              </w:rPr>
              <w:t>7.9</w:t>
            </w:r>
          </w:p>
        </w:tc>
        <w:tc>
          <w:tcPr>
            <w:tcW w:w="850" w:type="dxa"/>
          </w:tcPr>
          <w:p w14:paraId="24CAE9C3" w14:textId="7BD4D094" w:rsidR="009A1105" w:rsidRPr="009A1105" w:rsidRDefault="009A1105" w:rsidP="00156B3B">
            <w:pPr>
              <w:spacing w:after="60" w:line="240" w:lineRule="auto"/>
              <w:jc w:val="center"/>
              <w:rPr>
                <w:rFonts w:cs="Times New Roman"/>
                <w:iCs/>
                <w:sz w:val="20"/>
                <w:szCs w:val="20"/>
              </w:rPr>
            </w:pPr>
            <w:r w:rsidRPr="009A1105">
              <w:rPr>
                <w:rFonts w:cs="Times New Roman"/>
                <w:iCs/>
                <w:sz w:val="20"/>
                <w:szCs w:val="20"/>
              </w:rPr>
              <w:t>57.3</w:t>
            </w:r>
          </w:p>
        </w:tc>
        <w:tc>
          <w:tcPr>
            <w:tcW w:w="850" w:type="dxa"/>
          </w:tcPr>
          <w:p w14:paraId="1776A819" w14:textId="77777777" w:rsidR="009A1105" w:rsidRPr="009A1105" w:rsidRDefault="009A1105" w:rsidP="00156B3B">
            <w:pPr>
              <w:spacing w:after="60" w:line="240" w:lineRule="auto"/>
              <w:jc w:val="center"/>
              <w:rPr>
                <w:rFonts w:cs="Times New Roman"/>
                <w:iCs/>
                <w:sz w:val="20"/>
                <w:szCs w:val="20"/>
              </w:rPr>
            </w:pPr>
          </w:p>
        </w:tc>
        <w:tc>
          <w:tcPr>
            <w:tcW w:w="850" w:type="dxa"/>
            <w:shd w:val="clear" w:color="auto" w:fill="auto"/>
            <w:vAlign w:val="bottom"/>
          </w:tcPr>
          <w:p w14:paraId="3E1B7AC8" w14:textId="5E23FBD3" w:rsidR="009A1105" w:rsidRPr="009A1105" w:rsidRDefault="009A1105" w:rsidP="00156B3B">
            <w:pPr>
              <w:spacing w:after="60" w:line="240" w:lineRule="auto"/>
              <w:jc w:val="center"/>
              <w:rPr>
                <w:rFonts w:cs="Times New Roman"/>
                <w:iCs/>
                <w:sz w:val="20"/>
                <w:szCs w:val="20"/>
              </w:rPr>
            </w:pPr>
            <w:r w:rsidRPr="009A1105">
              <w:rPr>
                <w:rFonts w:cs="Times New Roman"/>
                <w:iCs/>
                <w:color w:val="000000"/>
                <w:sz w:val="20"/>
                <w:szCs w:val="20"/>
              </w:rPr>
              <w:t>14</w:t>
            </w:r>
            <w:r>
              <w:rPr>
                <w:rFonts w:cs="Times New Roman"/>
                <w:iCs/>
                <w:color w:val="000000"/>
                <w:sz w:val="20"/>
                <w:szCs w:val="20"/>
              </w:rPr>
              <w:t>.</w:t>
            </w:r>
            <w:r w:rsidRPr="009A1105">
              <w:rPr>
                <w:rFonts w:cs="Times New Roman"/>
                <w:iCs/>
                <w:color w:val="000000"/>
                <w:sz w:val="20"/>
                <w:szCs w:val="20"/>
              </w:rPr>
              <w:t>4</w:t>
            </w:r>
          </w:p>
        </w:tc>
      </w:tr>
      <w:tr w:rsidR="008925F0" w:rsidRPr="00C946C3" w14:paraId="7F8255AC" w14:textId="77777777" w:rsidTr="00312B60">
        <w:tc>
          <w:tcPr>
            <w:tcW w:w="3969" w:type="dxa"/>
          </w:tcPr>
          <w:p w14:paraId="3B77C3A9" w14:textId="6D6D31F3" w:rsidR="009A1105" w:rsidRDefault="009A1105" w:rsidP="003F6C72">
            <w:pPr>
              <w:spacing w:after="60" w:line="240" w:lineRule="auto"/>
              <w:ind w:hanging="107"/>
              <w:rPr>
                <w:iCs/>
                <w:sz w:val="20"/>
                <w:szCs w:val="20"/>
              </w:rPr>
            </w:pPr>
            <w:r>
              <w:rPr>
                <w:iCs/>
                <w:sz w:val="20"/>
                <w:szCs w:val="20"/>
              </w:rPr>
              <w:t>Pre</w:t>
            </w:r>
            <w:ins w:id="22" w:author="Deniz Ergüden" w:date="2024-08-08T17:47:00Z">
              <w:r w:rsidR="000C12A7">
                <w:rPr>
                  <w:iCs/>
                  <w:sz w:val="20"/>
                  <w:szCs w:val="20"/>
                </w:rPr>
                <w:t>-</w:t>
              </w:r>
            </w:ins>
            <w:r>
              <w:rPr>
                <w:iCs/>
                <w:sz w:val="20"/>
                <w:szCs w:val="20"/>
              </w:rPr>
              <w:t>nasal length</w:t>
            </w:r>
          </w:p>
        </w:tc>
        <w:tc>
          <w:tcPr>
            <w:tcW w:w="850" w:type="dxa"/>
          </w:tcPr>
          <w:p w14:paraId="7C9A0A26" w14:textId="363DA9B8" w:rsidR="009A1105" w:rsidRPr="00C946C3" w:rsidRDefault="009A1105" w:rsidP="00156B3B">
            <w:pPr>
              <w:spacing w:after="60" w:line="240" w:lineRule="auto"/>
              <w:jc w:val="center"/>
              <w:rPr>
                <w:iCs/>
                <w:sz w:val="20"/>
                <w:szCs w:val="20"/>
              </w:rPr>
            </w:pPr>
            <w:r>
              <w:rPr>
                <w:iCs/>
                <w:sz w:val="20"/>
                <w:szCs w:val="20"/>
              </w:rPr>
              <w:t>28.1</w:t>
            </w:r>
          </w:p>
        </w:tc>
        <w:tc>
          <w:tcPr>
            <w:tcW w:w="850" w:type="dxa"/>
          </w:tcPr>
          <w:p w14:paraId="3C845941" w14:textId="77777777" w:rsidR="009A1105" w:rsidRPr="00C946C3" w:rsidRDefault="009A1105" w:rsidP="00156B3B">
            <w:pPr>
              <w:spacing w:after="60" w:line="240" w:lineRule="auto"/>
              <w:jc w:val="center"/>
              <w:rPr>
                <w:iCs/>
                <w:sz w:val="20"/>
                <w:szCs w:val="20"/>
              </w:rPr>
            </w:pPr>
          </w:p>
        </w:tc>
        <w:tc>
          <w:tcPr>
            <w:tcW w:w="850" w:type="dxa"/>
            <w:shd w:val="clear" w:color="auto" w:fill="auto"/>
            <w:vAlign w:val="bottom"/>
          </w:tcPr>
          <w:p w14:paraId="3C60D96C" w14:textId="467886A6" w:rsidR="009A1105" w:rsidRPr="002D2895" w:rsidRDefault="009A1105" w:rsidP="00156B3B">
            <w:pPr>
              <w:spacing w:after="60" w:line="240" w:lineRule="auto"/>
              <w:jc w:val="center"/>
              <w:rPr>
                <w:rFonts w:cs="Times New Roman"/>
                <w:iCs/>
                <w:sz w:val="20"/>
                <w:szCs w:val="20"/>
              </w:rPr>
            </w:pPr>
            <w:r w:rsidRPr="002D2895">
              <w:rPr>
                <w:rFonts w:cs="Times New Roman"/>
                <w:iCs/>
                <w:color w:val="000000"/>
                <w:sz w:val="20"/>
                <w:szCs w:val="20"/>
              </w:rPr>
              <w:t>10.1</w:t>
            </w:r>
          </w:p>
        </w:tc>
        <w:tc>
          <w:tcPr>
            <w:tcW w:w="850" w:type="dxa"/>
          </w:tcPr>
          <w:p w14:paraId="6A81D0A9" w14:textId="343E89F5" w:rsidR="009A1105" w:rsidRPr="009A1105" w:rsidRDefault="009A1105" w:rsidP="00156B3B">
            <w:pPr>
              <w:spacing w:after="60" w:line="240" w:lineRule="auto"/>
              <w:jc w:val="center"/>
              <w:rPr>
                <w:rFonts w:cs="Times New Roman"/>
                <w:iCs/>
                <w:sz w:val="20"/>
                <w:szCs w:val="20"/>
              </w:rPr>
            </w:pPr>
            <w:r w:rsidRPr="009A1105">
              <w:rPr>
                <w:rFonts w:cs="Times New Roman"/>
                <w:iCs/>
                <w:sz w:val="20"/>
                <w:szCs w:val="20"/>
              </w:rPr>
              <w:t>45.7</w:t>
            </w:r>
          </w:p>
        </w:tc>
        <w:tc>
          <w:tcPr>
            <w:tcW w:w="850" w:type="dxa"/>
          </w:tcPr>
          <w:p w14:paraId="112EC7BA" w14:textId="77777777" w:rsidR="009A1105" w:rsidRPr="009A1105" w:rsidRDefault="009A1105" w:rsidP="00156B3B">
            <w:pPr>
              <w:spacing w:after="60" w:line="240" w:lineRule="auto"/>
              <w:jc w:val="center"/>
              <w:rPr>
                <w:rFonts w:cs="Times New Roman"/>
                <w:iCs/>
                <w:sz w:val="20"/>
                <w:szCs w:val="20"/>
              </w:rPr>
            </w:pPr>
          </w:p>
        </w:tc>
        <w:tc>
          <w:tcPr>
            <w:tcW w:w="850" w:type="dxa"/>
            <w:shd w:val="clear" w:color="auto" w:fill="auto"/>
            <w:vAlign w:val="bottom"/>
          </w:tcPr>
          <w:p w14:paraId="4AB0E65D" w14:textId="56162261" w:rsidR="009A1105" w:rsidRPr="009A1105" w:rsidRDefault="009A1105" w:rsidP="00156B3B">
            <w:pPr>
              <w:spacing w:after="60" w:line="240" w:lineRule="auto"/>
              <w:jc w:val="center"/>
              <w:rPr>
                <w:rFonts w:cs="Times New Roman"/>
                <w:iCs/>
                <w:sz w:val="20"/>
                <w:szCs w:val="20"/>
              </w:rPr>
            </w:pPr>
            <w:r w:rsidRPr="009A1105">
              <w:rPr>
                <w:rFonts w:cs="Times New Roman"/>
                <w:iCs/>
                <w:color w:val="000000"/>
                <w:sz w:val="20"/>
                <w:szCs w:val="20"/>
              </w:rPr>
              <w:t>11</w:t>
            </w:r>
            <w:r>
              <w:rPr>
                <w:rFonts w:cs="Times New Roman"/>
                <w:iCs/>
                <w:color w:val="000000"/>
                <w:sz w:val="20"/>
                <w:szCs w:val="20"/>
              </w:rPr>
              <w:t>.</w:t>
            </w:r>
            <w:r w:rsidRPr="009A1105">
              <w:rPr>
                <w:rFonts w:cs="Times New Roman"/>
                <w:iCs/>
                <w:color w:val="000000"/>
                <w:sz w:val="20"/>
                <w:szCs w:val="20"/>
              </w:rPr>
              <w:t>4</w:t>
            </w:r>
          </w:p>
        </w:tc>
      </w:tr>
      <w:tr w:rsidR="008925F0" w:rsidRPr="00C946C3" w14:paraId="2D2B8FAE" w14:textId="77777777" w:rsidTr="00312B60">
        <w:tc>
          <w:tcPr>
            <w:tcW w:w="3969" w:type="dxa"/>
          </w:tcPr>
          <w:p w14:paraId="59949355" w14:textId="2061BB4B" w:rsidR="009A1105" w:rsidRDefault="009A1105" w:rsidP="003F6C72">
            <w:pPr>
              <w:spacing w:after="60" w:line="240" w:lineRule="auto"/>
              <w:ind w:hanging="107"/>
              <w:rPr>
                <w:iCs/>
                <w:sz w:val="20"/>
                <w:szCs w:val="20"/>
              </w:rPr>
            </w:pPr>
            <w:r>
              <w:rPr>
                <w:iCs/>
                <w:sz w:val="20"/>
                <w:szCs w:val="20"/>
              </w:rPr>
              <w:t>Mouth width</w:t>
            </w:r>
          </w:p>
        </w:tc>
        <w:tc>
          <w:tcPr>
            <w:tcW w:w="850" w:type="dxa"/>
          </w:tcPr>
          <w:p w14:paraId="33E4FDF2" w14:textId="65478AF2" w:rsidR="009A1105" w:rsidRPr="00C946C3" w:rsidRDefault="009A1105" w:rsidP="00156B3B">
            <w:pPr>
              <w:spacing w:after="60" w:line="240" w:lineRule="auto"/>
              <w:jc w:val="center"/>
              <w:rPr>
                <w:iCs/>
                <w:sz w:val="20"/>
                <w:szCs w:val="20"/>
              </w:rPr>
            </w:pPr>
            <w:r>
              <w:rPr>
                <w:iCs/>
                <w:sz w:val="20"/>
                <w:szCs w:val="20"/>
              </w:rPr>
              <w:t>20.4</w:t>
            </w:r>
          </w:p>
        </w:tc>
        <w:tc>
          <w:tcPr>
            <w:tcW w:w="850" w:type="dxa"/>
          </w:tcPr>
          <w:p w14:paraId="72EEED20" w14:textId="77777777" w:rsidR="009A1105" w:rsidRPr="00C946C3" w:rsidRDefault="009A1105" w:rsidP="00156B3B">
            <w:pPr>
              <w:spacing w:after="60" w:line="240" w:lineRule="auto"/>
              <w:jc w:val="center"/>
              <w:rPr>
                <w:iCs/>
                <w:sz w:val="20"/>
                <w:szCs w:val="20"/>
              </w:rPr>
            </w:pPr>
          </w:p>
        </w:tc>
        <w:tc>
          <w:tcPr>
            <w:tcW w:w="850" w:type="dxa"/>
            <w:shd w:val="clear" w:color="auto" w:fill="auto"/>
            <w:vAlign w:val="bottom"/>
          </w:tcPr>
          <w:p w14:paraId="530BD804" w14:textId="5DC0C4C8" w:rsidR="009A1105" w:rsidRPr="002D2895" w:rsidRDefault="009A1105" w:rsidP="00156B3B">
            <w:pPr>
              <w:spacing w:after="60" w:line="240" w:lineRule="auto"/>
              <w:jc w:val="center"/>
              <w:rPr>
                <w:rFonts w:cs="Times New Roman"/>
                <w:iCs/>
                <w:sz w:val="20"/>
                <w:szCs w:val="20"/>
              </w:rPr>
            </w:pPr>
            <w:r w:rsidRPr="002D2895">
              <w:rPr>
                <w:rFonts w:cs="Times New Roman"/>
                <w:iCs/>
                <w:color w:val="000000"/>
                <w:sz w:val="20"/>
                <w:szCs w:val="20"/>
              </w:rPr>
              <w:t>7.3</w:t>
            </w:r>
          </w:p>
        </w:tc>
        <w:tc>
          <w:tcPr>
            <w:tcW w:w="850" w:type="dxa"/>
          </w:tcPr>
          <w:p w14:paraId="086AE0CE" w14:textId="2EC0C449" w:rsidR="009A1105" w:rsidRPr="009A1105" w:rsidRDefault="009A1105" w:rsidP="00156B3B">
            <w:pPr>
              <w:spacing w:after="60" w:line="240" w:lineRule="auto"/>
              <w:jc w:val="center"/>
              <w:rPr>
                <w:rFonts w:cs="Times New Roman"/>
                <w:iCs/>
                <w:sz w:val="20"/>
                <w:szCs w:val="20"/>
              </w:rPr>
            </w:pPr>
            <w:r w:rsidRPr="009A1105">
              <w:rPr>
                <w:rFonts w:cs="Times New Roman"/>
                <w:iCs/>
                <w:sz w:val="20"/>
                <w:szCs w:val="20"/>
              </w:rPr>
              <w:t>39.9</w:t>
            </w:r>
          </w:p>
        </w:tc>
        <w:tc>
          <w:tcPr>
            <w:tcW w:w="850" w:type="dxa"/>
          </w:tcPr>
          <w:p w14:paraId="073F0007" w14:textId="77777777" w:rsidR="009A1105" w:rsidRPr="009A1105" w:rsidRDefault="009A1105" w:rsidP="00156B3B">
            <w:pPr>
              <w:spacing w:after="60" w:line="240" w:lineRule="auto"/>
              <w:jc w:val="center"/>
              <w:rPr>
                <w:rFonts w:cs="Times New Roman"/>
                <w:iCs/>
                <w:sz w:val="20"/>
                <w:szCs w:val="20"/>
              </w:rPr>
            </w:pPr>
          </w:p>
        </w:tc>
        <w:tc>
          <w:tcPr>
            <w:tcW w:w="850" w:type="dxa"/>
            <w:shd w:val="clear" w:color="auto" w:fill="auto"/>
            <w:vAlign w:val="bottom"/>
          </w:tcPr>
          <w:p w14:paraId="16F0C112" w14:textId="5514ED0F" w:rsidR="009A1105" w:rsidRPr="009A1105" w:rsidRDefault="009A1105" w:rsidP="00156B3B">
            <w:pPr>
              <w:spacing w:after="60" w:line="240" w:lineRule="auto"/>
              <w:jc w:val="center"/>
              <w:rPr>
                <w:rFonts w:cs="Times New Roman"/>
                <w:iCs/>
                <w:sz w:val="20"/>
                <w:szCs w:val="20"/>
              </w:rPr>
            </w:pPr>
            <w:r w:rsidRPr="009A1105">
              <w:rPr>
                <w:rFonts w:cs="Times New Roman"/>
                <w:iCs/>
                <w:color w:val="000000"/>
                <w:sz w:val="20"/>
                <w:szCs w:val="20"/>
              </w:rPr>
              <w:t>10</w:t>
            </w:r>
            <w:r>
              <w:rPr>
                <w:rFonts w:cs="Times New Roman"/>
                <w:iCs/>
                <w:color w:val="000000"/>
                <w:sz w:val="20"/>
                <w:szCs w:val="20"/>
              </w:rPr>
              <w:t>.</w:t>
            </w:r>
            <w:r w:rsidRPr="009A1105">
              <w:rPr>
                <w:rFonts w:cs="Times New Roman"/>
                <w:iCs/>
                <w:color w:val="000000"/>
                <w:sz w:val="20"/>
                <w:szCs w:val="20"/>
              </w:rPr>
              <w:t>0</w:t>
            </w:r>
          </w:p>
        </w:tc>
      </w:tr>
      <w:tr w:rsidR="008925F0" w:rsidRPr="00C946C3" w14:paraId="7F03496A" w14:textId="77777777" w:rsidTr="00312B60">
        <w:tc>
          <w:tcPr>
            <w:tcW w:w="3969" w:type="dxa"/>
          </w:tcPr>
          <w:p w14:paraId="458588A3" w14:textId="05564BBE" w:rsidR="009A1105" w:rsidRDefault="009A1105" w:rsidP="003F6C72">
            <w:pPr>
              <w:spacing w:after="60" w:line="240" w:lineRule="auto"/>
              <w:ind w:hanging="107"/>
              <w:rPr>
                <w:iCs/>
                <w:sz w:val="20"/>
                <w:szCs w:val="20"/>
              </w:rPr>
            </w:pPr>
            <w:r>
              <w:rPr>
                <w:iCs/>
                <w:sz w:val="20"/>
                <w:szCs w:val="20"/>
              </w:rPr>
              <w:t>Distance between nostrils</w:t>
            </w:r>
          </w:p>
        </w:tc>
        <w:tc>
          <w:tcPr>
            <w:tcW w:w="850" w:type="dxa"/>
          </w:tcPr>
          <w:p w14:paraId="2ED7B353" w14:textId="353833E2" w:rsidR="009A1105" w:rsidRPr="00C946C3" w:rsidRDefault="009A1105" w:rsidP="00156B3B">
            <w:pPr>
              <w:spacing w:after="60" w:line="240" w:lineRule="auto"/>
              <w:jc w:val="center"/>
              <w:rPr>
                <w:iCs/>
                <w:sz w:val="20"/>
                <w:szCs w:val="20"/>
              </w:rPr>
            </w:pPr>
            <w:r>
              <w:rPr>
                <w:iCs/>
                <w:sz w:val="20"/>
                <w:szCs w:val="20"/>
              </w:rPr>
              <w:t>27.1</w:t>
            </w:r>
          </w:p>
        </w:tc>
        <w:tc>
          <w:tcPr>
            <w:tcW w:w="850" w:type="dxa"/>
          </w:tcPr>
          <w:p w14:paraId="24075663" w14:textId="77777777" w:rsidR="009A1105" w:rsidRPr="00C946C3" w:rsidRDefault="009A1105" w:rsidP="00156B3B">
            <w:pPr>
              <w:spacing w:after="60" w:line="240" w:lineRule="auto"/>
              <w:jc w:val="center"/>
              <w:rPr>
                <w:iCs/>
                <w:sz w:val="20"/>
                <w:szCs w:val="20"/>
              </w:rPr>
            </w:pPr>
          </w:p>
        </w:tc>
        <w:tc>
          <w:tcPr>
            <w:tcW w:w="850" w:type="dxa"/>
            <w:shd w:val="clear" w:color="auto" w:fill="auto"/>
            <w:vAlign w:val="bottom"/>
          </w:tcPr>
          <w:p w14:paraId="4889E8A2" w14:textId="7EAB7F03" w:rsidR="009A1105" w:rsidRPr="002D2895" w:rsidRDefault="009A1105" w:rsidP="00156B3B">
            <w:pPr>
              <w:spacing w:after="60" w:line="240" w:lineRule="auto"/>
              <w:jc w:val="center"/>
              <w:rPr>
                <w:rFonts w:cs="Times New Roman"/>
                <w:iCs/>
                <w:sz w:val="20"/>
                <w:szCs w:val="20"/>
              </w:rPr>
            </w:pPr>
            <w:r w:rsidRPr="002D2895">
              <w:rPr>
                <w:rFonts w:cs="Times New Roman"/>
                <w:iCs/>
                <w:color w:val="000000"/>
                <w:sz w:val="20"/>
                <w:szCs w:val="20"/>
              </w:rPr>
              <w:t>9.7</w:t>
            </w:r>
          </w:p>
        </w:tc>
        <w:tc>
          <w:tcPr>
            <w:tcW w:w="850" w:type="dxa"/>
          </w:tcPr>
          <w:p w14:paraId="6DAE726E" w14:textId="09ED901F" w:rsidR="009A1105" w:rsidRPr="009A1105" w:rsidRDefault="009A1105" w:rsidP="00156B3B">
            <w:pPr>
              <w:spacing w:after="60" w:line="240" w:lineRule="auto"/>
              <w:jc w:val="center"/>
              <w:rPr>
                <w:rFonts w:cs="Times New Roman"/>
                <w:iCs/>
                <w:sz w:val="20"/>
                <w:szCs w:val="20"/>
              </w:rPr>
            </w:pPr>
            <w:r w:rsidRPr="009A1105">
              <w:rPr>
                <w:rFonts w:cs="Times New Roman"/>
                <w:iCs/>
                <w:sz w:val="20"/>
                <w:szCs w:val="20"/>
              </w:rPr>
              <w:t>37.8</w:t>
            </w:r>
          </w:p>
        </w:tc>
        <w:tc>
          <w:tcPr>
            <w:tcW w:w="850" w:type="dxa"/>
          </w:tcPr>
          <w:p w14:paraId="5868CF29" w14:textId="77777777" w:rsidR="009A1105" w:rsidRPr="009A1105" w:rsidRDefault="009A1105" w:rsidP="00156B3B">
            <w:pPr>
              <w:spacing w:after="60" w:line="240" w:lineRule="auto"/>
              <w:jc w:val="center"/>
              <w:rPr>
                <w:rFonts w:cs="Times New Roman"/>
                <w:iCs/>
                <w:sz w:val="20"/>
                <w:szCs w:val="20"/>
              </w:rPr>
            </w:pPr>
          </w:p>
        </w:tc>
        <w:tc>
          <w:tcPr>
            <w:tcW w:w="850" w:type="dxa"/>
            <w:shd w:val="clear" w:color="auto" w:fill="auto"/>
            <w:vAlign w:val="bottom"/>
          </w:tcPr>
          <w:p w14:paraId="47E032A2" w14:textId="44CA435A" w:rsidR="009A1105" w:rsidRPr="009A1105" w:rsidRDefault="009A1105" w:rsidP="00156B3B">
            <w:pPr>
              <w:spacing w:after="60" w:line="240" w:lineRule="auto"/>
              <w:jc w:val="center"/>
              <w:rPr>
                <w:rFonts w:cs="Times New Roman"/>
                <w:iCs/>
                <w:sz w:val="20"/>
                <w:szCs w:val="20"/>
              </w:rPr>
            </w:pPr>
            <w:r w:rsidRPr="009A1105">
              <w:rPr>
                <w:rFonts w:cs="Times New Roman"/>
                <w:iCs/>
                <w:color w:val="000000"/>
                <w:sz w:val="20"/>
                <w:szCs w:val="20"/>
              </w:rPr>
              <w:t>9</w:t>
            </w:r>
            <w:r>
              <w:rPr>
                <w:rFonts w:cs="Times New Roman"/>
                <w:iCs/>
                <w:color w:val="000000"/>
                <w:sz w:val="20"/>
                <w:szCs w:val="20"/>
              </w:rPr>
              <w:t>.</w:t>
            </w:r>
            <w:r w:rsidRPr="009A1105">
              <w:rPr>
                <w:rFonts w:cs="Times New Roman"/>
                <w:iCs/>
                <w:color w:val="000000"/>
                <w:sz w:val="20"/>
                <w:szCs w:val="20"/>
              </w:rPr>
              <w:t>5</w:t>
            </w:r>
          </w:p>
        </w:tc>
      </w:tr>
      <w:tr w:rsidR="008925F0" w:rsidRPr="00C946C3" w14:paraId="64B06FED" w14:textId="77777777" w:rsidTr="00312B60">
        <w:tc>
          <w:tcPr>
            <w:tcW w:w="3969" w:type="dxa"/>
          </w:tcPr>
          <w:p w14:paraId="60BD4F03" w14:textId="538747E6" w:rsidR="009A1105" w:rsidRDefault="009A1105" w:rsidP="000C12A7">
            <w:pPr>
              <w:spacing w:after="60" w:line="240" w:lineRule="auto"/>
              <w:ind w:hanging="107"/>
              <w:rPr>
                <w:iCs/>
                <w:sz w:val="20"/>
                <w:szCs w:val="20"/>
              </w:rPr>
            </w:pPr>
            <w:r>
              <w:rPr>
                <w:iCs/>
                <w:sz w:val="20"/>
                <w:szCs w:val="20"/>
              </w:rPr>
              <w:t xml:space="preserve">Distance between </w:t>
            </w:r>
            <w:del w:id="23" w:author="Deniz Ergüden" w:date="2024-08-08T17:47:00Z">
              <w:r w:rsidDel="000C12A7">
                <w:rPr>
                  <w:iCs/>
                  <w:sz w:val="20"/>
                  <w:szCs w:val="20"/>
                </w:rPr>
                <w:delText>first gill</w:delText>
              </w:r>
            </w:del>
            <w:ins w:id="24" w:author="Deniz Ergüden" w:date="2024-08-08T17:47:00Z">
              <w:r w:rsidR="000C12A7">
                <w:rPr>
                  <w:iCs/>
                  <w:sz w:val="20"/>
                  <w:szCs w:val="20"/>
                </w:rPr>
                <w:t>first-gill</w:t>
              </w:r>
            </w:ins>
            <w:r>
              <w:rPr>
                <w:iCs/>
                <w:sz w:val="20"/>
                <w:szCs w:val="20"/>
              </w:rPr>
              <w:t xml:space="preserve"> slit</w:t>
            </w:r>
          </w:p>
        </w:tc>
        <w:tc>
          <w:tcPr>
            <w:tcW w:w="850" w:type="dxa"/>
          </w:tcPr>
          <w:p w14:paraId="598D1DF9" w14:textId="6DB18253" w:rsidR="009A1105" w:rsidRPr="00C946C3" w:rsidRDefault="009A1105" w:rsidP="00156B3B">
            <w:pPr>
              <w:spacing w:after="60" w:line="240" w:lineRule="auto"/>
              <w:jc w:val="center"/>
              <w:rPr>
                <w:iCs/>
                <w:sz w:val="20"/>
                <w:szCs w:val="20"/>
              </w:rPr>
            </w:pPr>
            <w:r>
              <w:rPr>
                <w:iCs/>
                <w:sz w:val="20"/>
                <w:szCs w:val="20"/>
              </w:rPr>
              <w:t>36.6</w:t>
            </w:r>
          </w:p>
        </w:tc>
        <w:tc>
          <w:tcPr>
            <w:tcW w:w="850" w:type="dxa"/>
          </w:tcPr>
          <w:p w14:paraId="15C3CB47" w14:textId="77777777" w:rsidR="009A1105" w:rsidRPr="00C946C3" w:rsidRDefault="009A1105" w:rsidP="00156B3B">
            <w:pPr>
              <w:spacing w:after="60" w:line="240" w:lineRule="auto"/>
              <w:jc w:val="center"/>
              <w:rPr>
                <w:iCs/>
                <w:sz w:val="20"/>
                <w:szCs w:val="20"/>
              </w:rPr>
            </w:pPr>
          </w:p>
        </w:tc>
        <w:tc>
          <w:tcPr>
            <w:tcW w:w="850" w:type="dxa"/>
            <w:shd w:val="clear" w:color="auto" w:fill="auto"/>
            <w:vAlign w:val="bottom"/>
          </w:tcPr>
          <w:p w14:paraId="135A12E6" w14:textId="3EA4E1F2" w:rsidR="009A1105" w:rsidRPr="002D2895" w:rsidRDefault="009A1105" w:rsidP="00156B3B">
            <w:pPr>
              <w:spacing w:after="60" w:line="240" w:lineRule="auto"/>
              <w:jc w:val="center"/>
              <w:rPr>
                <w:rFonts w:cs="Times New Roman"/>
                <w:iCs/>
                <w:sz w:val="20"/>
                <w:szCs w:val="20"/>
              </w:rPr>
            </w:pPr>
            <w:r w:rsidRPr="002D2895">
              <w:rPr>
                <w:rFonts w:cs="Times New Roman"/>
                <w:iCs/>
                <w:color w:val="000000"/>
                <w:sz w:val="20"/>
                <w:szCs w:val="20"/>
              </w:rPr>
              <w:t>13.2</w:t>
            </w:r>
          </w:p>
        </w:tc>
        <w:tc>
          <w:tcPr>
            <w:tcW w:w="850" w:type="dxa"/>
          </w:tcPr>
          <w:p w14:paraId="0193CC90" w14:textId="0049E656" w:rsidR="009A1105" w:rsidRPr="009A1105" w:rsidRDefault="009A1105" w:rsidP="00156B3B">
            <w:pPr>
              <w:spacing w:after="60" w:line="240" w:lineRule="auto"/>
              <w:jc w:val="center"/>
              <w:rPr>
                <w:rFonts w:cs="Times New Roman"/>
                <w:iCs/>
                <w:sz w:val="20"/>
                <w:szCs w:val="20"/>
              </w:rPr>
            </w:pPr>
            <w:r w:rsidRPr="009A1105">
              <w:rPr>
                <w:rFonts w:cs="Times New Roman"/>
                <w:iCs/>
                <w:sz w:val="20"/>
                <w:szCs w:val="20"/>
              </w:rPr>
              <w:t>73.1</w:t>
            </w:r>
          </w:p>
        </w:tc>
        <w:tc>
          <w:tcPr>
            <w:tcW w:w="850" w:type="dxa"/>
          </w:tcPr>
          <w:p w14:paraId="1E1B5CF9" w14:textId="77777777" w:rsidR="009A1105" w:rsidRPr="009A1105" w:rsidRDefault="009A1105" w:rsidP="00156B3B">
            <w:pPr>
              <w:spacing w:after="60" w:line="240" w:lineRule="auto"/>
              <w:jc w:val="center"/>
              <w:rPr>
                <w:rFonts w:cs="Times New Roman"/>
                <w:iCs/>
                <w:sz w:val="20"/>
                <w:szCs w:val="20"/>
              </w:rPr>
            </w:pPr>
          </w:p>
        </w:tc>
        <w:tc>
          <w:tcPr>
            <w:tcW w:w="850" w:type="dxa"/>
            <w:shd w:val="clear" w:color="auto" w:fill="auto"/>
            <w:vAlign w:val="bottom"/>
          </w:tcPr>
          <w:p w14:paraId="1ACA79D4" w14:textId="2E77610E" w:rsidR="009A1105" w:rsidRPr="009A1105" w:rsidRDefault="009A1105" w:rsidP="00156B3B">
            <w:pPr>
              <w:spacing w:after="60" w:line="240" w:lineRule="auto"/>
              <w:jc w:val="center"/>
              <w:rPr>
                <w:rFonts w:cs="Times New Roman"/>
                <w:iCs/>
                <w:sz w:val="20"/>
                <w:szCs w:val="20"/>
              </w:rPr>
            </w:pPr>
            <w:r w:rsidRPr="009A1105">
              <w:rPr>
                <w:rFonts w:cs="Times New Roman"/>
                <w:iCs/>
                <w:color w:val="000000"/>
                <w:sz w:val="20"/>
                <w:szCs w:val="20"/>
              </w:rPr>
              <w:t>18</w:t>
            </w:r>
            <w:r>
              <w:rPr>
                <w:rFonts w:cs="Times New Roman"/>
                <w:iCs/>
                <w:color w:val="000000"/>
                <w:sz w:val="20"/>
                <w:szCs w:val="20"/>
              </w:rPr>
              <w:t>.</w:t>
            </w:r>
            <w:r w:rsidRPr="009A1105">
              <w:rPr>
                <w:rFonts w:cs="Times New Roman"/>
                <w:iCs/>
                <w:color w:val="000000"/>
                <w:sz w:val="20"/>
                <w:szCs w:val="20"/>
              </w:rPr>
              <w:t>3</w:t>
            </w:r>
          </w:p>
        </w:tc>
      </w:tr>
      <w:tr w:rsidR="008925F0" w:rsidRPr="00C946C3" w14:paraId="39181351" w14:textId="77777777" w:rsidTr="00312B60">
        <w:tc>
          <w:tcPr>
            <w:tcW w:w="3969" w:type="dxa"/>
          </w:tcPr>
          <w:p w14:paraId="42A6F8DF" w14:textId="25E36D9D" w:rsidR="009A1105" w:rsidRDefault="009A1105" w:rsidP="000C12A7">
            <w:pPr>
              <w:spacing w:after="60" w:line="240" w:lineRule="auto"/>
              <w:ind w:hanging="107"/>
              <w:rPr>
                <w:iCs/>
                <w:sz w:val="20"/>
                <w:szCs w:val="20"/>
              </w:rPr>
            </w:pPr>
            <w:r>
              <w:rPr>
                <w:iCs/>
                <w:sz w:val="20"/>
                <w:szCs w:val="20"/>
              </w:rPr>
              <w:t xml:space="preserve">Distance between </w:t>
            </w:r>
            <w:del w:id="25" w:author="Deniz Ergüden" w:date="2024-08-08T17:47:00Z">
              <w:r w:rsidDel="000C12A7">
                <w:rPr>
                  <w:iCs/>
                  <w:sz w:val="20"/>
                  <w:szCs w:val="20"/>
                </w:rPr>
                <w:delText>fifth gill</w:delText>
              </w:r>
            </w:del>
            <w:ins w:id="26" w:author="Deniz Ergüden" w:date="2024-08-08T17:47:00Z">
              <w:r w:rsidR="000C12A7">
                <w:rPr>
                  <w:iCs/>
                  <w:sz w:val="20"/>
                  <w:szCs w:val="20"/>
                </w:rPr>
                <w:t>fifth-gill</w:t>
              </w:r>
            </w:ins>
            <w:r>
              <w:rPr>
                <w:iCs/>
                <w:sz w:val="20"/>
                <w:szCs w:val="20"/>
              </w:rPr>
              <w:t xml:space="preserve"> slit</w:t>
            </w:r>
          </w:p>
        </w:tc>
        <w:tc>
          <w:tcPr>
            <w:tcW w:w="850" w:type="dxa"/>
          </w:tcPr>
          <w:p w14:paraId="1AA66180" w14:textId="273BE8AE" w:rsidR="009A1105" w:rsidRPr="00C946C3" w:rsidRDefault="009A1105" w:rsidP="00156B3B">
            <w:pPr>
              <w:spacing w:after="60" w:line="240" w:lineRule="auto"/>
              <w:jc w:val="center"/>
              <w:rPr>
                <w:iCs/>
                <w:sz w:val="20"/>
                <w:szCs w:val="20"/>
              </w:rPr>
            </w:pPr>
            <w:r>
              <w:rPr>
                <w:iCs/>
                <w:sz w:val="20"/>
                <w:szCs w:val="20"/>
              </w:rPr>
              <w:t>18.5</w:t>
            </w:r>
          </w:p>
        </w:tc>
        <w:tc>
          <w:tcPr>
            <w:tcW w:w="850" w:type="dxa"/>
          </w:tcPr>
          <w:p w14:paraId="7BF720D8" w14:textId="77777777" w:rsidR="009A1105" w:rsidRPr="00C946C3" w:rsidRDefault="009A1105" w:rsidP="00156B3B">
            <w:pPr>
              <w:spacing w:after="60" w:line="240" w:lineRule="auto"/>
              <w:jc w:val="center"/>
              <w:rPr>
                <w:iCs/>
                <w:sz w:val="20"/>
                <w:szCs w:val="20"/>
              </w:rPr>
            </w:pPr>
          </w:p>
        </w:tc>
        <w:tc>
          <w:tcPr>
            <w:tcW w:w="850" w:type="dxa"/>
            <w:shd w:val="clear" w:color="auto" w:fill="auto"/>
            <w:vAlign w:val="bottom"/>
          </w:tcPr>
          <w:p w14:paraId="52B40B42" w14:textId="0C6B6C1C" w:rsidR="009A1105" w:rsidRPr="002D2895" w:rsidRDefault="009A1105" w:rsidP="00156B3B">
            <w:pPr>
              <w:spacing w:after="60" w:line="240" w:lineRule="auto"/>
              <w:jc w:val="center"/>
              <w:rPr>
                <w:rFonts w:cs="Times New Roman"/>
                <w:iCs/>
                <w:sz w:val="20"/>
                <w:szCs w:val="20"/>
              </w:rPr>
            </w:pPr>
            <w:r w:rsidRPr="002D2895">
              <w:rPr>
                <w:rFonts w:cs="Times New Roman"/>
                <w:iCs/>
                <w:color w:val="000000"/>
                <w:sz w:val="20"/>
                <w:szCs w:val="20"/>
              </w:rPr>
              <w:t>6.6</w:t>
            </w:r>
          </w:p>
        </w:tc>
        <w:tc>
          <w:tcPr>
            <w:tcW w:w="850" w:type="dxa"/>
          </w:tcPr>
          <w:p w14:paraId="6020C881" w14:textId="51AB169E" w:rsidR="009A1105" w:rsidRPr="009A1105" w:rsidRDefault="009A1105" w:rsidP="00156B3B">
            <w:pPr>
              <w:spacing w:after="60" w:line="240" w:lineRule="auto"/>
              <w:jc w:val="center"/>
              <w:rPr>
                <w:rFonts w:cs="Times New Roman"/>
                <w:iCs/>
                <w:sz w:val="20"/>
                <w:szCs w:val="20"/>
              </w:rPr>
            </w:pPr>
            <w:r w:rsidRPr="009A1105">
              <w:rPr>
                <w:rFonts w:cs="Times New Roman"/>
                <w:iCs/>
                <w:sz w:val="20"/>
                <w:szCs w:val="20"/>
              </w:rPr>
              <w:t>38.4</w:t>
            </w:r>
          </w:p>
        </w:tc>
        <w:tc>
          <w:tcPr>
            <w:tcW w:w="850" w:type="dxa"/>
          </w:tcPr>
          <w:p w14:paraId="64B8DB6C" w14:textId="77777777" w:rsidR="009A1105" w:rsidRPr="009A1105" w:rsidRDefault="009A1105" w:rsidP="00156B3B">
            <w:pPr>
              <w:spacing w:after="60" w:line="240" w:lineRule="auto"/>
              <w:jc w:val="center"/>
              <w:rPr>
                <w:rFonts w:cs="Times New Roman"/>
                <w:iCs/>
                <w:sz w:val="20"/>
                <w:szCs w:val="20"/>
              </w:rPr>
            </w:pPr>
          </w:p>
        </w:tc>
        <w:tc>
          <w:tcPr>
            <w:tcW w:w="850" w:type="dxa"/>
            <w:shd w:val="clear" w:color="auto" w:fill="auto"/>
            <w:vAlign w:val="bottom"/>
          </w:tcPr>
          <w:p w14:paraId="22C6A0EB" w14:textId="259D405E" w:rsidR="009A1105" w:rsidRPr="009A1105" w:rsidRDefault="009A1105" w:rsidP="00156B3B">
            <w:pPr>
              <w:spacing w:after="60" w:line="240" w:lineRule="auto"/>
              <w:jc w:val="center"/>
              <w:rPr>
                <w:rFonts w:cs="Times New Roman"/>
                <w:iCs/>
                <w:sz w:val="20"/>
                <w:szCs w:val="20"/>
              </w:rPr>
            </w:pPr>
            <w:r w:rsidRPr="009A1105">
              <w:rPr>
                <w:rFonts w:cs="Times New Roman"/>
                <w:iCs/>
                <w:color w:val="000000"/>
                <w:sz w:val="20"/>
                <w:szCs w:val="20"/>
              </w:rPr>
              <w:t>9</w:t>
            </w:r>
            <w:r>
              <w:rPr>
                <w:rFonts w:cs="Times New Roman"/>
                <w:iCs/>
                <w:color w:val="000000"/>
                <w:sz w:val="20"/>
                <w:szCs w:val="20"/>
              </w:rPr>
              <w:t>.</w:t>
            </w:r>
            <w:r w:rsidRPr="009A1105">
              <w:rPr>
                <w:rFonts w:cs="Times New Roman"/>
                <w:iCs/>
                <w:color w:val="000000"/>
                <w:sz w:val="20"/>
                <w:szCs w:val="20"/>
              </w:rPr>
              <w:t>6</w:t>
            </w:r>
          </w:p>
        </w:tc>
      </w:tr>
      <w:tr w:rsidR="008925F0" w:rsidRPr="00C946C3" w14:paraId="79ACB49E" w14:textId="77777777" w:rsidTr="00312B60">
        <w:tc>
          <w:tcPr>
            <w:tcW w:w="3969" w:type="dxa"/>
          </w:tcPr>
          <w:p w14:paraId="60E2E52A" w14:textId="3B9C58C0" w:rsidR="009A1105" w:rsidRDefault="009A1105" w:rsidP="003F6C72">
            <w:pPr>
              <w:spacing w:after="60" w:line="240" w:lineRule="auto"/>
              <w:ind w:hanging="107"/>
              <w:rPr>
                <w:iCs/>
                <w:sz w:val="20"/>
                <w:szCs w:val="20"/>
              </w:rPr>
            </w:pPr>
            <w:r>
              <w:rPr>
                <w:iCs/>
                <w:sz w:val="20"/>
                <w:szCs w:val="20"/>
              </w:rPr>
              <w:t>Tail width at axil of pelvic fins</w:t>
            </w:r>
          </w:p>
        </w:tc>
        <w:tc>
          <w:tcPr>
            <w:tcW w:w="850" w:type="dxa"/>
          </w:tcPr>
          <w:p w14:paraId="7B7E77A9" w14:textId="24AE298E" w:rsidR="009A1105" w:rsidRPr="00C946C3" w:rsidRDefault="009A1105" w:rsidP="00156B3B">
            <w:pPr>
              <w:spacing w:after="60" w:line="240" w:lineRule="auto"/>
              <w:jc w:val="center"/>
              <w:rPr>
                <w:iCs/>
                <w:sz w:val="20"/>
                <w:szCs w:val="20"/>
              </w:rPr>
            </w:pPr>
            <w:r>
              <w:rPr>
                <w:iCs/>
                <w:sz w:val="20"/>
                <w:szCs w:val="20"/>
              </w:rPr>
              <w:t>13.8</w:t>
            </w:r>
          </w:p>
        </w:tc>
        <w:tc>
          <w:tcPr>
            <w:tcW w:w="850" w:type="dxa"/>
          </w:tcPr>
          <w:p w14:paraId="3DC194D1" w14:textId="77777777" w:rsidR="009A1105" w:rsidRPr="00C946C3" w:rsidRDefault="009A1105" w:rsidP="00156B3B">
            <w:pPr>
              <w:spacing w:after="60" w:line="240" w:lineRule="auto"/>
              <w:jc w:val="center"/>
              <w:rPr>
                <w:iCs/>
                <w:sz w:val="20"/>
                <w:szCs w:val="20"/>
              </w:rPr>
            </w:pPr>
          </w:p>
        </w:tc>
        <w:tc>
          <w:tcPr>
            <w:tcW w:w="850" w:type="dxa"/>
            <w:shd w:val="clear" w:color="auto" w:fill="auto"/>
            <w:vAlign w:val="bottom"/>
          </w:tcPr>
          <w:p w14:paraId="4676EAAB" w14:textId="184EACF7" w:rsidR="009A1105" w:rsidRPr="002D2895" w:rsidRDefault="009A1105" w:rsidP="00156B3B">
            <w:pPr>
              <w:spacing w:after="60" w:line="240" w:lineRule="auto"/>
              <w:jc w:val="center"/>
              <w:rPr>
                <w:rFonts w:cs="Times New Roman"/>
                <w:iCs/>
                <w:sz w:val="20"/>
                <w:szCs w:val="20"/>
              </w:rPr>
            </w:pPr>
            <w:r w:rsidRPr="002D2895">
              <w:rPr>
                <w:rFonts w:cs="Times New Roman"/>
                <w:iCs/>
                <w:color w:val="000000"/>
                <w:sz w:val="20"/>
                <w:szCs w:val="20"/>
              </w:rPr>
              <w:t>5.0</w:t>
            </w:r>
          </w:p>
        </w:tc>
        <w:tc>
          <w:tcPr>
            <w:tcW w:w="850" w:type="dxa"/>
          </w:tcPr>
          <w:p w14:paraId="5B158CAB" w14:textId="1B084F9E" w:rsidR="009A1105" w:rsidRPr="009A1105" w:rsidRDefault="009A1105" w:rsidP="00156B3B">
            <w:pPr>
              <w:spacing w:after="60" w:line="240" w:lineRule="auto"/>
              <w:jc w:val="center"/>
              <w:rPr>
                <w:rFonts w:cs="Times New Roman"/>
                <w:iCs/>
                <w:sz w:val="20"/>
                <w:szCs w:val="20"/>
              </w:rPr>
            </w:pPr>
            <w:r w:rsidRPr="009A1105">
              <w:rPr>
                <w:rFonts w:cs="Times New Roman"/>
                <w:iCs/>
                <w:sz w:val="20"/>
                <w:szCs w:val="20"/>
              </w:rPr>
              <w:t>28.4</w:t>
            </w:r>
          </w:p>
        </w:tc>
        <w:tc>
          <w:tcPr>
            <w:tcW w:w="850" w:type="dxa"/>
          </w:tcPr>
          <w:p w14:paraId="64C26133" w14:textId="77777777" w:rsidR="009A1105" w:rsidRPr="009A1105" w:rsidRDefault="009A1105" w:rsidP="00156B3B">
            <w:pPr>
              <w:spacing w:after="60" w:line="240" w:lineRule="auto"/>
              <w:jc w:val="center"/>
              <w:rPr>
                <w:rFonts w:cs="Times New Roman"/>
                <w:iCs/>
                <w:sz w:val="20"/>
                <w:szCs w:val="20"/>
              </w:rPr>
            </w:pPr>
          </w:p>
        </w:tc>
        <w:tc>
          <w:tcPr>
            <w:tcW w:w="850" w:type="dxa"/>
            <w:shd w:val="clear" w:color="auto" w:fill="auto"/>
            <w:vAlign w:val="bottom"/>
          </w:tcPr>
          <w:p w14:paraId="1017BCA5" w14:textId="4E75B069" w:rsidR="009A1105" w:rsidRPr="009A1105" w:rsidRDefault="009A1105" w:rsidP="00156B3B">
            <w:pPr>
              <w:spacing w:after="60" w:line="240" w:lineRule="auto"/>
              <w:jc w:val="center"/>
              <w:rPr>
                <w:rFonts w:cs="Times New Roman"/>
                <w:iCs/>
                <w:sz w:val="20"/>
                <w:szCs w:val="20"/>
              </w:rPr>
            </w:pPr>
            <w:r w:rsidRPr="009A1105">
              <w:rPr>
                <w:rFonts w:cs="Times New Roman"/>
                <w:iCs/>
                <w:color w:val="000000"/>
                <w:sz w:val="20"/>
                <w:szCs w:val="20"/>
              </w:rPr>
              <w:t>7</w:t>
            </w:r>
            <w:r>
              <w:rPr>
                <w:rFonts w:cs="Times New Roman"/>
                <w:iCs/>
                <w:color w:val="000000"/>
                <w:sz w:val="20"/>
                <w:szCs w:val="20"/>
              </w:rPr>
              <w:t>.</w:t>
            </w:r>
            <w:r w:rsidRPr="009A1105">
              <w:rPr>
                <w:rFonts w:cs="Times New Roman"/>
                <w:iCs/>
                <w:color w:val="000000"/>
                <w:sz w:val="20"/>
                <w:szCs w:val="20"/>
              </w:rPr>
              <w:t>1</w:t>
            </w:r>
          </w:p>
        </w:tc>
      </w:tr>
      <w:tr w:rsidR="008925F0" w:rsidRPr="00C946C3" w14:paraId="06699CA9" w14:textId="77777777" w:rsidTr="00312B60">
        <w:tc>
          <w:tcPr>
            <w:tcW w:w="3969" w:type="dxa"/>
          </w:tcPr>
          <w:p w14:paraId="170437C7" w14:textId="1947C298" w:rsidR="009A1105" w:rsidRDefault="009A1105" w:rsidP="003F6C72">
            <w:pPr>
              <w:spacing w:after="60" w:line="240" w:lineRule="auto"/>
              <w:ind w:hanging="107"/>
              <w:rPr>
                <w:iCs/>
                <w:sz w:val="20"/>
                <w:szCs w:val="20"/>
              </w:rPr>
            </w:pPr>
            <w:r>
              <w:rPr>
                <w:iCs/>
                <w:sz w:val="20"/>
                <w:szCs w:val="20"/>
              </w:rPr>
              <w:t>Tail height at axil of pelvic fins</w:t>
            </w:r>
          </w:p>
        </w:tc>
        <w:tc>
          <w:tcPr>
            <w:tcW w:w="850" w:type="dxa"/>
          </w:tcPr>
          <w:p w14:paraId="17DC8B56" w14:textId="2537E7D5" w:rsidR="009A1105" w:rsidRPr="00C946C3" w:rsidRDefault="009A1105" w:rsidP="00156B3B">
            <w:pPr>
              <w:spacing w:after="60" w:line="240" w:lineRule="auto"/>
              <w:jc w:val="center"/>
              <w:rPr>
                <w:iCs/>
                <w:sz w:val="20"/>
                <w:szCs w:val="20"/>
              </w:rPr>
            </w:pPr>
            <w:r>
              <w:rPr>
                <w:iCs/>
                <w:sz w:val="20"/>
                <w:szCs w:val="20"/>
              </w:rPr>
              <w:t>2.7</w:t>
            </w:r>
          </w:p>
        </w:tc>
        <w:tc>
          <w:tcPr>
            <w:tcW w:w="850" w:type="dxa"/>
          </w:tcPr>
          <w:p w14:paraId="02DA2502" w14:textId="77777777" w:rsidR="009A1105" w:rsidRPr="00C946C3" w:rsidRDefault="009A1105" w:rsidP="00156B3B">
            <w:pPr>
              <w:spacing w:after="60" w:line="240" w:lineRule="auto"/>
              <w:jc w:val="center"/>
              <w:rPr>
                <w:iCs/>
                <w:sz w:val="20"/>
                <w:szCs w:val="20"/>
              </w:rPr>
            </w:pPr>
          </w:p>
        </w:tc>
        <w:tc>
          <w:tcPr>
            <w:tcW w:w="850" w:type="dxa"/>
            <w:shd w:val="clear" w:color="auto" w:fill="auto"/>
            <w:vAlign w:val="bottom"/>
          </w:tcPr>
          <w:p w14:paraId="05CA6B23" w14:textId="604AF92B" w:rsidR="009A1105" w:rsidRPr="002D2895" w:rsidRDefault="009A1105" w:rsidP="00156B3B">
            <w:pPr>
              <w:spacing w:after="60" w:line="240" w:lineRule="auto"/>
              <w:jc w:val="center"/>
              <w:rPr>
                <w:rFonts w:cs="Times New Roman"/>
                <w:iCs/>
                <w:sz w:val="20"/>
                <w:szCs w:val="20"/>
              </w:rPr>
            </w:pPr>
            <w:r w:rsidRPr="002D2895">
              <w:rPr>
                <w:rFonts w:cs="Times New Roman"/>
                <w:iCs/>
                <w:color w:val="000000"/>
                <w:sz w:val="20"/>
                <w:szCs w:val="20"/>
              </w:rPr>
              <w:t>1.0</w:t>
            </w:r>
          </w:p>
        </w:tc>
        <w:tc>
          <w:tcPr>
            <w:tcW w:w="850" w:type="dxa"/>
          </w:tcPr>
          <w:p w14:paraId="417CD40A" w14:textId="412D52EC" w:rsidR="009A1105" w:rsidRPr="009A1105" w:rsidRDefault="009A1105" w:rsidP="00156B3B">
            <w:pPr>
              <w:spacing w:after="60" w:line="240" w:lineRule="auto"/>
              <w:jc w:val="center"/>
              <w:rPr>
                <w:rFonts w:cs="Times New Roman"/>
                <w:iCs/>
                <w:sz w:val="20"/>
                <w:szCs w:val="20"/>
              </w:rPr>
            </w:pPr>
            <w:r w:rsidRPr="009A1105">
              <w:rPr>
                <w:rFonts w:cs="Times New Roman"/>
                <w:iCs/>
                <w:sz w:val="20"/>
                <w:szCs w:val="20"/>
              </w:rPr>
              <w:t>16.1</w:t>
            </w:r>
          </w:p>
        </w:tc>
        <w:tc>
          <w:tcPr>
            <w:tcW w:w="850" w:type="dxa"/>
          </w:tcPr>
          <w:p w14:paraId="6CDF688D" w14:textId="77777777" w:rsidR="009A1105" w:rsidRPr="009A1105" w:rsidRDefault="009A1105" w:rsidP="00156B3B">
            <w:pPr>
              <w:spacing w:after="60" w:line="240" w:lineRule="auto"/>
              <w:jc w:val="center"/>
              <w:rPr>
                <w:rFonts w:cs="Times New Roman"/>
                <w:iCs/>
                <w:sz w:val="20"/>
                <w:szCs w:val="20"/>
              </w:rPr>
            </w:pPr>
          </w:p>
        </w:tc>
        <w:tc>
          <w:tcPr>
            <w:tcW w:w="850" w:type="dxa"/>
            <w:shd w:val="clear" w:color="auto" w:fill="auto"/>
            <w:vAlign w:val="bottom"/>
          </w:tcPr>
          <w:p w14:paraId="51BACD7A" w14:textId="7E1E5C54" w:rsidR="009A1105" w:rsidRPr="009A1105" w:rsidRDefault="009A1105" w:rsidP="00156B3B">
            <w:pPr>
              <w:spacing w:after="60" w:line="240" w:lineRule="auto"/>
              <w:jc w:val="center"/>
              <w:rPr>
                <w:rFonts w:cs="Times New Roman"/>
                <w:iCs/>
                <w:sz w:val="20"/>
                <w:szCs w:val="20"/>
              </w:rPr>
            </w:pPr>
            <w:r w:rsidRPr="009A1105">
              <w:rPr>
                <w:rFonts w:cs="Times New Roman"/>
                <w:iCs/>
                <w:color w:val="000000"/>
                <w:sz w:val="20"/>
                <w:szCs w:val="20"/>
              </w:rPr>
              <w:t>4</w:t>
            </w:r>
            <w:r>
              <w:rPr>
                <w:rFonts w:cs="Times New Roman"/>
                <w:iCs/>
                <w:color w:val="000000"/>
                <w:sz w:val="20"/>
                <w:szCs w:val="20"/>
              </w:rPr>
              <w:t>.</w:t>
            </w:r>
            <w:r w:rsidRPr="009A1105">
              <w:rPr>
                <w:rFonts w:cs="Times New Roman"/>
                <w:iCs/>
                <w:color w:val="000000"/>
                <w:sz w:val="20"/>
                <w:szCs w:val="20"/>
              </w:rPr>
              <w:t>0</w:t>
            </w:r>
          </w:p>
        </w:tc>
      </w:tr>
      <w:tr w:rsidR="008925F0" w:rsidRPr="00C946C3" w14:paraId="4CCB4459" w14:textId="77777777" w:rsidTr="00312B60">
        <w:tc>
          <w:tcPr>
            <w:tcW w:w="3969" w:type="dxa"/>
          </w:tcPr>
          <w:p w14:paraId="2937AD4D" w14:textId="652817FD" w:rsidR="009A1105" w:rsidRDefault="009A1105" w:rsidP="003F6C72">
            <w:pPr>
              <w:spacing w:after="60" w:line="240" w:lineRule="auto"/>
              <w:ind w:hanging="107"/>
              <w:rPr>
                <w:iCs/>
                <w:sz w:val="20"/>
                <w:szCs w:val="20"/>
              </w:rPr>
            </w:pPr>
            <w:r>
              <w:rPr>
                <w:iCs/>
                <w:sz w:val="20"/>
                <w:szCs w:val="20"/>
              </w:rPr>
              <w:t>First dorsal fin base</w:t>
            </w:r>
          </w:p>
        </w:tc>
        <w:tc>
          <w:tcPr>
            <w:tcW w:w="850" w:type="dxa"/>
          </w:tcPr>
          <w:p w14:paraId="58003312" w14:textId="23A79AAB" w:rsidR="009A1105" w:rsidRPr="00C946C3" w:rsidRDefault="009A1105" w:rsidP="00156B3B">
            <w:pPr>
              <w:spacing w:after="60" w:line="240" w:lineRule="auto"/>
              <w:jc w:val="center"/>
              <w:rPr>
                <w:iCs/>
                <w:sz w:val="20"/>
                <w:szCs w:val="20"/>
              </w:rPr>
            </w:pPr>
            <w:r>
              <w:rPr>
                <w:iCs/>
                <w:sz w:val="20"/>
                <w:szCs w:val="20"/>
              </w:rPr>
              <w:t>10.9</w:t>
            </w:r>
          </w:p>
        </w:tc>
        <w:tc>
          <w:tcPr>
            <w:tcW w:w="850" w:type="dxa"/>
          </w:tcPr>
          <w:p w14:paraId="1AB41A0D" w14:textId="77777777" w:rsidR="009A1105" w:rsidRPr="00C946C3" w:rsidRDefault="009A1105" w:rsidP="00156B3B">
            <w:pPr>
              <w:spacing w:after="60" w:line="240" w:lineRule="auto"/>
              <w:jc w:val="center"/>
              <w:rPr>
                <w:iCs/>
                <w:sz w:val="20"/>
                <w:szCs w:val="20"/>
              </w:rPr>
            </w:pPr>
          </w:p>
        </w:tc>
        <w:tc>
          <w:tcPr>
            <w:tcW w:w="850" w:type="dxa"/>
            <w:shd w:val="clear" w:color="auto" w:fill="auto"/>
            <w:vAlign w:val="bottom"/>
          </w:tcPr>
          <w:p w14:paraId="0A581667" w14:textId="0CC6C015" w:rsidR="009A1105" w:rsidRPr="002D2895" w:rsidRDefault="009A1105" w:rsidP="00156B3B">
            <w:pPr>
              <w:spacing w:after="60" w:line="240" w:lineRule="auto"/>
              <w:jc w:val="center"/>
              <w:rPr>
                <w:rFonts w:cs="Times New Roman"/>
                <w:iCs/>
                <w:sz w:val="20"/>
                <w:szCs w:val="20"/>
              </w:rPr>
            </w:pPr>
            <w:r w:rsidRPr="002D2895">
              <w:rPr>
                <w:rFonts w:cs="Times New Roman"/>
                <w:iCs/>
                <w:color w:val="000000"/>
                <w:sz w:val="20"/>
                <w:szCs w:val="20"/>
              </w:rPr>
              <w:t>3.9</w:t>
            </w:r>
          </w:p>
        </w:tc>
        <w:tc>
          <w:tcPr>
            <w:tcW w:w="850" w:type="dxa"/>
          </w:tcPr>
          <w:p w14:paraId="7060314D" w14:textId="54DD78A3" w:rsidR="009A1105" w:rsidRPr="009A1105" w:rsidRDefault="009A1105" w:rsidP="00156B3B">
            <w:pPr>
              <w:spacing w:after="60" w:line="240" w:lineRule="auto"/>
              <w:jc w:val="center"/>
              <w:rPr>
                <w:rFonts w:cs="Times New Roman"/>
                <w:iCs/>
                <w:sz w:val="20"/>
                <w:szCs w:val="20"/>
              </w:rPr>
            </w:pPr>
            <w:r w:rsidRPr="009A1105">
              <w:rPr>
                <w:rFonts w:cs="Times New Roman"/>
                <w:iCs/>
                <w:sz w:val="20"/>
                <w:szCs w:val="20"/>
              </w:rPr>
              <w:t>27.3</w:t>
            </w:r>
          </w:p>
        </w:tc>
        <w:tc>
          <w:tcPr>
            <w:tcW w:w="850" w:type="dxa"/>
          </w:tcPr>
          <w:p w14:paraId="3550468B" w14:textId="77777777" w:rsidR="009A1105" w:rsidRPr="009A1105" w:rsidRDefault="009A1105" w:rsidP="00156B3B">
            <w:pPr>
              <w:spacing w:after="60" w:line="240" w:lineRule="auto"/>
              <w:jc w:val="center"/>
              <w:rPr>
                <w:rFonts w:cs="Times New Roman"/>
                <w:iCs/>
                <w:sz w:val="20"/>
                <w:szCs w:val="20"/>
              </w:rPr>
            </w:pPr>
          </w:p>
        </w:tc>
        <w:tc>
          <w:tcPr>
            <w:tcW w:w="850" w:type="dxa"/>
            <w:shd w:val="clear" w:color="auto" w:fill="auto"/>
            <w:vAlign w:val="bottom"/>
          </w:tcPr>
          <w:p w14:paraId="63AF07CE" w14:textId="558826FF" w:rsidR="009A1105" w:rsidRPr="009A1105" w:rsidRDefault="009A1105" w:rsidP="00156B3B">
            <w:pPr>
              <w:spacing w:after="60" w:line="240" w:lineRule="auto"/>
              <w:jc w:val="center"/>
              <w:rPr>
                <w:rFonts w:cs="Times New Roman"/>
                <w:iCs/>
                <w:sz w:val="20"/>
                <w:szCs w:val="20"/>
              </w:rPr>
            </w:pPr>
            <w:r w:rsidRPr="009A1105">
              <w:rPr>
                <w:rFonts w:cs="Times New Roman"/>
                <w:iCs/>
                <w:color w:val="000000"/>
                <w:sz w:val="20"/>
                <w:szCs w:val="20"/>
              </w:rPr>
              <w:t>6</w:t>
            </w:r>
            <w:r>
              <w:rPr>
                <w:rFonts w:cs="Times New Roman"/>
                <w:iCs/>
                <w:color w:val="000000"/>
                <w:sz w:val="20"/>
                <w:szCs w:val="20"/>
              </w:rPr>
              <w:t>.</w:t>
            </w:r>
            <w:r w:rsidRPr="009A1105">
              <w:rPr>
                <w:rFonts w:cs="Times New Roman"/>
                <w:iCs/>
                <w:color w:val="000000"/>
                <w:sz w:val="20"/>
                <w:szCs w:val="20"/>
              </w:rPr>
              <w:t>8</w:t>
            </w:r>
          </w:p>
        </w:tc>
      </w:tr>
      <w:tr w:rsidR="008925F0" w:rsidRPr="00C946C3" w14:paraId="5EB6F75D" w14:textId="77777777" w:rsidTr="00312B60">
        <w:tc>
          <w:tcPr>
            <w:tcW w:w="3969" w:type="dxa"/>
          </w:tcPr>
          <w:p w14:paraId="2B03171E" w14:textId="6526E300" w:rsidR="009A1105" w:rsidRDefault="009A1105" w:rsidP="003F6C72">
            <w:pPr>
              <w:spacing w:after="60" w:line="240" w:lineRule="auto"/>
              <w:ind w:hanging="107"/>
              <w:rPr>
                <w:iCs/>
                <w:sz w:val="20"/>
                <w:szCs w:val="20"/>
              </w:rPr>
            </w:pPr>
            <w:r>
              <w:rPr>
                <w:iCs/>
                <w:sz w:val="20"/>
                <w:szCs w:val="20"/>
              </w:rPr>
              <w:t>First dorsal fin height</w:t>
            </w:r>
          </w:p>
        </w:tc>
        <w:tc>
          <w:tcPr>
            <w:tcW w:w="850" w:type="dxa"/>
          </w:tcPr>
          <w:p w14:paraId="309AACD8" w14:textId="58D2AF23" w:rsidR="009A1105" w:rsidRPr="00C946C3" w:rsidRDefault="009A1105" w:rsidP="00156B3B">
            <w:pPr>
              <w:spacing w:after="60" w:line="240" w:lineRule="auto"/>
              <w:jc w:val="center"/>
              <w:rPr>
                <w:iCs/>
                <w:sz w:val="20"/>
                <w:szCs w:val="20"/>
              </w:rPr>
            </w:pPr>
            <w:r>
              <w:rPr>
                <w:iCs/>
                <w:sz w:val="20"/>
                <w:szCs w:val="20"/>
              </w:rPr>
              <w:t>4.7</w:t>
            </w:r>
          </w:p>
        </w:tc>
        <w:tc>
          <w:tcPr>
            <w:tcW w:w="850" w:type="dxa"/>
          </w:tcPr>
          <w:p w14:paraId="38E5B73B" w14:textId="77777777" w:rsidR="009A1105" w:rsidRPr="00C946C3" w:rsidRDefault="009A1105" w:rsidP="00156B3B">
            <w:pPr>
              <w:spacing w:after="60" w:line="240" w:lineRule="auto"/>
              <w:jc w:val="center"/>
              <w:rPr>
                <w:iCs/>
                <w:sz w:val="20"/>
                <w:szCs w:val="20"/>
              </w:rPr>
            </w:pPr>
          </w:p>
        </w:tc>
        <w:tc>
          <w:tcPr>
            <w:tcW w:w="850" w:type="dxa"/>
            <w:shd w:val="clear" w:color="auto" w:fill="auto"/>
            <w:vAlign w:val="bottom"/>
          </w:tcPr>
          <w:p w14:paraId="5FB32753" w14:textId="4DFAD0CC" w:rsidR="009A1105" w:rsidRPr="002D2895" w:rsidRDefault="009A1105" w:rsidP="00156B3B">
            <w:pPr>
              <w:spacing w:after="60" w:line="240" w:lineRule="auto"/>
              <w:jc w:val="center"/>
              <w:rPr>
                <w:rFonts w:cs="Times New Roman"/>
                <w:iCs/>
                <w:sz w:val="20"/>
                <w:szCs w:val="20"/>
              </w:rPr>
            </w:pPr>
            <w:r w:rsidRPr="002D2895">
              <w:rPr>
                <w:rFonts w:cs="Times New Roman"/>
                <w:iCs/>
                <w:color w:val="000000"/>
                <w:sz w:val="20"/>
                <w:szCs w:val="20"/>
              </w:rPr>
              <w:t>1.7</w:t>
            </w:r>
          </w:p>
        </w:tc>
        <w:tc>
          <w:tcPr>
            <w:tcW w:w="850" w:type="dxa"/>
          </w:tcPr>
          <w:p w14:paraId="76F893A2" w14:textId="3E27C071" w:rsidR="009A1105" w:rsidRPr="009A1105" w:rsidRDefault="009A1105" w:rsidP="00156B3B">
            <w:pPr>
              <w:spacing w:after="60" w:line="240" w:lineRule="auto"/>
              <w:jc w:val="center"/>
              <w:rPr>
                <w:rFonts w:cs="Times New Roman"/>
                <w:iCs/>
                <w:sz w:val="20"/>
                <w:szCs w:val="20"/>
              </w:rPr>
            </w:pPr>
            <w:r w:rsidRPr="009A1105">
              <w:rPr>
                <w:rFonts w:cs="Times New Roman"/>
                <w:iCs/>
                <w:sz w:val="20"/>
                <w:szCs w:val="20"/>
              </w:rPr>
              <w:t>14.2</w:t>
            </w:r>
          </w:p>
        </w:tc>
        <w:tc>
          <w:tcPr>
            <w:tcW w:w="850" w:type="dxa"/>
          </w:tcPr>
          <w:p w14:paraId="3944B10D" w14:textId="77777777" w:rsidR="009A1105" w:rsidRPr="009A1105" w:rsidRDefault="009A1105" w:rsidP="00156B3B">
            <w:pPr>
              <w:spacing w:after="60" w:line="240" w:lineRule="auto"/>
              <w:jc w:val="center"/>
              <w:rPr>
                <w:rFonts w:cs="Times New Roman"/>
                <w:iCs/>
                <w:sz w:val="20"/>
                <w:szCs w:val="20"/>
              </w:rPr>
            </w:pPr>
          </w:p>
        </w:tc>
        <w:tc>
          <w:tcPr>
            <w:tcW w:w="850" w:type="dxa"/>
            <w:shd w:val="clear" w:color="auto" w:fill="auto"/>
            <w:vAlign w:val="bottom"/>
          </w:tcPr>
          <w:p w14:paraId="1B491BAA" w14:textId="1AFF11F4" w:rsidR="009A1105" w:rsidRPr="009A1105" w:rsidRDefault="009A1105" w:rsidP="00156B3B">
            <w:pPr>
              <w:spacing w:after="60" w:line="240" w:lineRule="auto"/>
              <w:jc w:val="center"/>
              <w:rPr>
                <w:rFonts w:cs="Times New Roman"/>
                <w:iCs/>
                <w:sz w:val="20"/>
                <w:szCs w:val="20"/>
              </w:rPr>
            </w:pPr>
            <w:r w:rsidRPr="009A1105">
              <w:rPr>
                <w:rFonts w:cs="Times New Roman"/>
                <w:iCs/>
                <w:color w:val="000000"/>
                <w:sz w:val="20"/>
                <w:szCs w:val="20"/>
              </w:rPr>
              <w:t>3</w:t>
            </w:r>
            <w:r>
              <w:rPr>
                <w:rFonts w:cs="Times New Roman"/>
                <w:iCs/>
                <w:color w:val="000000"/>
                <w:sz w:val="20"/>
                <w:szCs w:val="20"/>
              </w:rPr>
              <w:t>.</w:t>
            </w:r>
            <w:r w:rsidRPr="009A1105">
              <w:rPr>
                <w:rFonts w:cs="Times New Roman"/>
                <w:iCs/>
                <w:color w:val="000000"/>
                <w:sz w:val="20"/>
                <w:szCs w:val="20"/>
              </w:rPr>
              <w:t>6</w:t>
            </w:r>
          </w:p>
        </w:tc>
      </w:tr>
      <w:tr w:rsidR="008925F0" w:rsidRPr="00C946C3" w14:paraId="12731D67" w14:textId="77777777" w:rsidTr="00312B60">
        <w:tc>
          <w:tcPr>
            <w:tcW w:w="3969" w:type="dxa"/>
          </w:tcPr>
          <w:p w14:paraId="19D13A06" w14:textId="53BA8A14" w:rsidR="009A1105" w:rsidRDefault="009A1105" w:rsidP="003F6C72">
            <w:pPr>
              <w:spacing w:after="60" w:line="240" w:lineRule="auto"/>
              <w:ind w:hanging="107"/>
              <w:rPr>
                <w:iCs/>
                <w:sz w:val="20"/>
                <w:szCs w:val="20"/>
              </w:rPr>
            </w:pPr>
            <w:r>
              <w:rPr>
                <w:iCs/>
                <w:sz w:val="20"/>
                <w:szCs w:val="20"/>
              </w:rPr>
              <w:t>Second dorsal fin base</w:t>
            </w:r>
          </w:p>
        </w:tc>
        <w:tc>
          <w:tcPr>
            <w:tcW w:w="850" w:type="dxa"/>
          </w:tcPr>
          <w:p w14:paraId="0AABAC69" w14:textId="5201714D" w:rsidR="009A1105" w:rsidRPr="00C946C3" w:rsidRDefault="009A1105" w:rsidP="00156B3B">
            <w:pPr>
              <w:spacing w:after="60" w:line="240" w:lineRule="auto"/>
              <w:jc w:val="center"/>
              <w:rPr>
                <w:iCs/>
                <w:sz w:val="20"/>
                <w:szCs w:val="20"/>
              </w:rPr>
            </w:pPr>
            <w:r>
              <w:rPr>
                <w:iCs/>
                <w:sz w:val="20"/>
                <w:szCs w:val="20"/>
              </w:rPr>
              <w:t>10.4</w:t>
            </w:r>
          </w:p>
        </w:tc>
        <w:tc>
          <w:tcPr>
            <w:tcW w:w="850" w:type="dxa"/>
          </w:tcPr>
          <w:p w14:paraId="7701DC68" w14:textId="77777777" w:rsidR="009A1105" w:rsidRPr="00C946C3" w:rsidRDefault="009A1105" w:rsidP="00156B3B">
            <w:pPr>
              <w:spacing w:after="60" w:line="240" w:lineRule="auto"/>
              <w:jc w:val="center"/>
              <w:rPr>
                <w:iCs/>
                <w:sz w:val="20"/>
                <w:szCs w:val="20"/>
              </w:rPr>
            </w:pPr>
          </w:p>
        </w:tc>
        <w:tc>
          <w:tcPr>
            <w:tcW w:w="850" w:type="dxa"/>
            <w:shd w:val="clear" w:color="auto" w:fill="auto"/>
            <w:vAlign w:val="bottom"/>
          </w:tcPr>
          <w:p w14:paraId="1D717EB0" w14:textId="04BD63C4" w:rsidR="009A1105" w:rsidRPr="002D2895" w:rsidRDefault="009A1105" w:rsidP="00156B3B">
            <w:pPr>
              <w:spacing w:after="60" w:line="240" w:lineRule="auto"/>
              <w:jc w:val="center"/>
              <w:rPr>
                <w:rFonts w:cs="Times New Roman"/>
                <w:iCs/>
                <w:sz w:val="20"/>
                <w:szCs w:val="20"/>
              </w:rPr>
            </w:pPr>
            <w:r w:rsidRPr="002D2895">
              <w:rPr>
                <w:rFonts w:cs="Times New Roman"/>
                <w:iCs/>
                <w:color w:val="000000"/>
                <w:sz w:val="20"/>
                <w:szCs w:val="20"/>
              </w:rPr>
              <w:t>3.7</w:t>
            </w:r>
          </w:p>
        </w:tc>
        <w:tc>
          <w:tcPr>
            <w:tcW w:w="850" w:type="dxa"/>
          </w:tcPr>
          <w:p w14:paraId="2615F7FC" w14:textId="6A0244CA" w:rsidR="009A1105" w:rsidRPr="009A1105" w:rsidRDefault="009A1105" w:rsidP="00156B3B">
            <w:pPr>
              <w:spacing w:after="60" w:line="240" w:lineRule="auto"/>
              <w:jc w:val="center"/>
              <w:rPr>
                <w:rFonts w:cs="Times New Roman"/>
                <w:iCs/>
                <w:sz w:val="20"/>
                <w:szCs w:val="20"/>
              </w:rPr>
            </w:pPr>
            <w:r w:rsidRPr="009A1105">
              <w:rPr>
                <w:rFonts w:cs="Times New Roman"/>
                <w:iCs/>
                <w:sz w:val="20"/>
                <w:szCs w:val="20"/>
              </w:rPr>
              <w:t>23.1</w:t>
            </w:r>
          </w:p>
        </w:tc>
        <w:tc>
          <w:tcPr>
            <w:tcW w:w="850" w:type="dxa"/>
          </w:tcPr>
          <w:p w14:paraId="33D7546A" w14:textId="77777777" w:rsidR="009A1105" w:rsidRPr="009A1105" w:rsidRDefault="009A1105" w:rsidP="00156B3B">
            <w:pPr>
              <w:spacing w:after="60" w:line="240" w:lineRule="auto"/>
              <w:jc w:val="center"/>
              <w:rPr>
                <w:rFonts w:cs="Times New Roman"/>
                <w:iCs/>
                <w:sz w:val="20"/>
                <w:szCs w:val="20"/>
              </w:rPr>
            </w:pPr>
          </w:p>
        </w:tc>
        <w:tc>
          <w:tcPr>
            <w:tcW w:w="850" w:type="dxa"/>
            <w:shd w:val="clear" w:color="auto" w:fill="auto"/>
            <w:vAlign w:val="bottom"/>
          </w:tcPr>
          <w:p w14:paraId="66CE467D" w14:textId="012A6C2C" w:rsidR="009A1105" w:rsidRPr="009A1105" w:rsidRDefault="009A1105" w:rsidP="00156B3B">
            <w:pPr>
              <w:spacing w:after="60" w:line="240" w:lineRule="auto"/>
              <w:jc w:val="center"/>
              <w:rPr>
                <w:rFonts w:cs="Times New Roman"/>
                <w:iCs/>
                <w:sz w:val="20"/>
                <w:szCs w:val="20"/>
              </w:rPr>
            </w:pPr>
            <w:r w:rsidRPr="009A1105">
              <w:rPr>
                <w:rFonts w:cs="Times New Roman"/>
                <w:iCs/>
                <w:color w:val="000000"/>
                <w:sz w:val="20"/>
                <w:szCs w:val="20"/>
              </w:rPr>
              <w:t>5</w:t>
            </w:r>
            <w:r>
              <w:rPr>
                <w:rFonts w:cs="Times New Roman"/>
                <w:iCs/>
                <w:color w:val="000000"/>
                <w:sz w:val="20"/>
                <w:szCs w:val="20"/>
              </w:rPr>
              <w:t>.</w:t>
            </w:r>
            <w:r w:rsidRPr="009A1105">
              <w:rPr>
                <w:rFonts w:cs="Times New Roman"/>
                <w:iCs/>
                <w:color w:val="000000"/>
                <w:sz w:val="20"/>
                <w:szCs w:val="20"/>
              </w:rPr>
              <w:t>8</w:t>
            </w:r>
          </w:p>
        </w:tc>
      </w:tr>
      <w:tr w:rsidR="008925F0" w:rsidRPr="00C946C3" w14:paraId="669B2028" w14:textId="77777777" w:rsidTr="00312B60">
        <w:tc>
          <w:tcPr>
            <w:tcW w:w="3969" w:type="dxa"/>
          </w:tcPr>
          <w:p w14:paraId="2422EE89" w14:textId="2A771824" w:rsidR="009A1105" w:rsidRDefault="009A1105" w:rsidP="003F6C72">
            <w:pPr>
              <w:spacing w:after="60" w:line="240" w:lineRule="auto"/>
              <w:ind w:hanging="107"/>
              <w:rPr>
                <w:iCs/>
                <w:sz w:val="20"/>
                <w:szCs w:val="20"/>
              </w:rPr>
            </w:pPr>
            <w:r>
              <w:rPr>
                <w:iCs/>
                <w:sz w:val="20"/>
                <w:szCs w:val="20"/>
              </w:rPr>
              <w:t>Second dorsal fin height</w:t>
            </w:r>
          </w:p>
        </w:tc>
        <w:tc>
          <w:tcPr>
            <w:tcW w:w="850" w:type="dxa"/>
          </w:tcPr>
          <w:p w14:paraId="6B25B1EB" w14:textId="204D9EAE" w:rsidR="009A1105" w:rsidRPr="00C946C3" w:rsidRDefault="009A1105" w:rsidP="00156B3B">
            <w:pPr>
              <w:spacing w:after="60" w:line="240" w:lineRule="auto"/>
              <w:jc w:val="center"/>
              <w:rPr>
                <w:iCs/>
                <w:sz w:val="20"/>
                <w:szCs w:val="20"/>
              </w:rPr>
            </w:pPr>
            <w:r>
              <w:rPr>
                <w:iCs/>
                <w:sz w:val="20"/>
                <w:szCs w:val="20"/>
              </w:rPr>
              <w:t>5.2</w:t>
            </w:r>
          </w:p>
        </w:tc>
        <w:tc>
          <w:tcPr>
            <w:tcW w:w="850" w:type="dxa"/>
          </w:tcPr>
          <w:p w14:paraId="20276E66" w14:textId="77777777" w:rsidR="009A1105" w:rsidRPr="00C946C3" w:rsidRDefault="009A1105" w:rsidP="00156B3B">
            <w:pPr>
              <w:spacing w:after="60" w:line="240" w:lineRule="auto"/>
              <w:jc w:val="center"/>
              <w:rPr>
                <w:iCs/>
                <w:sz w:val="20"/>
                <w:szCs w:val="20"/>
              </w:rPr>
            </w:pPr>
          </w:p>
        </w:tc>
        <w:tc>
          <w:tcPr>
            <w:tcW w:w="850" w:type="dxa"/>
            <w:shd w:val="clear" w:color="auto" w:fill="auto"/>
            <w:vAlign w:val="bottom"/>
          </w:tcPr>
          <w:p w14:paraId="23C2F36E" w14:textId="226BECC9" w:rsidR="009A1105" w:rsidRPr="002D2895" w:rsidRDefault="009A1105" w:rsidP="00156B3B">
            <w:pPr>
              <w:spacing w:after="60" w:line="240" w:lineRule="auto"/>
              <w:jc w:val="center"/>
              <w:rPr>
                <w:rFonts w:cs="Times New Roman"/>
                <w:iCs/>
                <w:sz w:val="20"/>
                <w:szCs w:val="20"/>
              </w:rPr>
            </w:pPr>
            <w:r w:rsidRPr="002D2895">
              <w:rPr>
                <w:rFonts w:cs="Times New Roman"/>
                <w:iCs/>
                <w:color w:val="000000"/>
                <w:sz w:val="20"/>
                <w:szCs w:val="20"/>
              </w:rPr>
              <w:t>1.9</w:t>
            </w:r>
          </w:p>
        </w:tc>
        <w:tc>
          <w:tcPr>
            <w:tcW w:w="850" w:type="dxa"/>
          </w:tcPr>
          <w:p w14:paraId="09019B88" w14:textId="40917849" w:rsidR="009A1105" w:rsidRPr="009A1105" w:rsidRDefault="009A1105" w:rsidP="00156B3B">
            <w:pPr>
              <w:spacing w:after="60" w:line="240" w:lineRule="auto"/>
              <w:jc w:val="center"/>
              <w:rPr>
                <w:rFonts w:cs="Times New Roman"/>
                <w:iCs/>
                <w:sz w:val="20"/>
                <w:szCs w:val="20"/>
              </w:rPr>
            </w:pPr>
            <w:r w:rsidRPr="009A1105">
              <w:rPr>
                <w:rFonts w:cs="Times New Roman"/>
                <w:iCs/>
                <w:sz w:val="20"/>
                <w:szCs w:val="20"/>
              </w:rPr>
              <w:t>14.8</w:t>
            </w:r>
          </w:p>
        </w:tc>
        <w:tc>
          <w:tcPr>
            <w:tcW w:w="850" w:type="dxa"/>
          </w:tcPr>
          <w:p w14:paraId="1DB85858" w14:textId="77777777" w:rsidR="009A1105" w:rsidRPr="009A1105" w:rsidRDefault="009A1105" w:rsidP="00156B3B">
            <w:pPr>
              <w:spacing w:after="60" w:line="240" w:lineRule="auto"/>
              <w:jc w:val="center"/>
              <w:rPr>
                <w:rFonts w:cs="Times New Roman"/>
                <w:iCs/>
                <w:sz w:val="20"/>
                <w:szCs w:val="20"/>
              </w:rPr>
            </w:pPr>
          </w:p>
        </w:tc>
        <w:tc>
          <w:tcPr>
            <w:tcW w:w="850" w:type="dxa"/>
            <w:shd w:val="clear" w:color="auto" w:fill="auto"/>
            <w:vAlign w:val="bottom"/>
          </w:tcPr>
          <w:p w14:paraId="4421FAB1" w14:textId="1E088EA5" w:rsidR="009A1105" w:rsidRPr="009A1105" w:rsidRDefault="009A1105" w:rsidP="00156B3B">
            <w:pPr>
              <w:spacing w:after="60" w:line="240" w:lineRule="auto"/>
              <w:jc w:val="center"/>
              <w:rPr>
                <w:rFonts w:cs="Times New Roman"/>
                <w:iCs/>
                <w:sz w:val="20"/>
                <w:szCs w:val="20"/>
              </w:rPr>
            </w:pPr>
            <w:r w:rsidRPr="009A1105">
              <w:rPr>
                <w:rFonts w:cs="Times New Roman"/>
                <w:iCs/>
                <w:color w:val="000000"/>
                <w:sz w:val="20"/>
                <w:szCs w:val="20"/>
              </w:rPr>
              <w:t>3</w:t>
            </w:r>
            <w:r>
              <w:rPr>
                <w:rFonts w:cs="Times New Roman"/>
                <w:iCs/>
                <w:color w:val="000000"/>
                <w:sz w:val="20"/>
                <w:szCs w:val="20"/>
              </w:rPr>
              <w:t>.</w:t>
            </w:r>
            <w:r w:rsidRPr="009A1105">
              <w:rPr>
                <w:rFonts w:cs="Times New Roman"/>
                <w:iCs/>
                <w:color w:val="000000"/>
                <w:sz w:val="20"/>
                <w:szCs w:val="20"/>
              </w:rPr>
              <w:t>7</w:t>
            </w:r>
          </w:p>
        </w:tc>
      </w:tr>
      <w:tr w:rsidR="008925F0" w:rsidRPr="00C946C3" w14:paraId="6DAFC9F0" w14:textId="77777777" w:rsidTr="00312B60">
        <w:tc>
          <w:tcPr>
            <w:tcW w:w="3969" w:type="dxa"/>
          </w:tcPr>
          <w:p w14:paraId="2C7E3D58" w14:textId="63E6BA3A" w:rsidR="009A1105" w:rsidRDefault="009A1105" w:rsidP="003F6C72">
            <w:pPr>
              <w:spacing w:after="60" w:line="240" w:lineRule="auto"/>
              <w:ind w:hanging="107"/>
              <w:rPr>
                <w:iCs/>
                <w:sz w:val="20"/>
                <w:szCs w:val="20"/>
              </w:rPr>
            </w:pPr>
            <w:r>
              <w:rPr>
                <w:iCs/>
                <w:sz w:val="20"/>
                <w:szCs w:val="20"/>
              </w:rPr>
              <w:t>First dorsal fin to caudal fin tip</w:t>
            </w:r>
          </w:p>
        </w:tc>
        <w:tc>
          <w:tcPr>
            <w:tcW w:w="850" w:type="dxa"/>
          </w:tcPr>
          <w:p w14:paraId="020429AC" w14:textId="47C86DC4" w:rsidR="009A1105" w:rsidRPr="00C946C3" w:rsidRDefault="009A1105" w:rsidP="00156B3B">
            <w:pPr>
              <w:spacing w:after="60" w:line="240" w:lineRule="auto"/>
              <w:jc w:val="center"/>
              <w:rPr>
                <w:iCs/>
                <w:sz w:val="20"/>
                <w:szCs w:val="20"/>
              </w:rPr>
            </w:pPr>
            <w:r>
              <w:rPr>
                <w:iCs/>
                <w:sz w:val="20"/>
                <w:szCs w:val="20"/>
              </w:rPr>
              <w:t>45.7</w:t>
            </w:r>
          </w:p>
        </w:tc>
        <w:tc>
          <w:tcPr>
            <w:tcW w:w="850" w:type="dxa"/>
          </w:tcPr>
          <w:p w14:paraId="74BF50A5" w14:textId="77777777" w:rsidR="009A1105" w:rsidRPr="00C946C3" w:rsidRDefault="009A1105" w:rsidP="00156B3B">
            <w:pPr>
              <w:spacing w:after="60" w:line="240" w:lineRule="auto"/>
              <w:jc w:val="center"/>
              <w:rPr>
                <w:iCs/>
                <w:sz w:val="20"/>
                <w:szCs w:val="20"/>
              </w:rPr>
            </w:pPr>
          </w:p>
        </w:tc>
        <w:tc>
          <w:tcPr>
            <w:tcW w:w="850" w:type="dxa"/>
            <w:shd w:val="clear" w:color="auto" w:fill="auto"/>
            <w:vAlign w:val="bottom"/>
          </w:tcPr>
          <w:p w14:paraId="6A85CDBE" w14:textId="2189B97E" w:rsidR="009A1105" w:rsidRPr="002D2895" w:rsidRDefault="009A1105" w:rsidP="00156B3B">
            <w:pPr>
              <w:spacing w:after="60" w:line="240" w:lineRule="auto"/>
              <w:jc w:val="center"/>
              <w:rPr>
                <w:rFonts w:cs="Times New Roman"/>
                <w:iCs/>
                <w:sz w:val="20"/>
                <w:szCs w:val="20"/>
              </w:rPr>
            </w:pPr>
            <w:r w:rsidRPr="002D2895">
              <w:rPr>
                <w:rFonts w:cs="Times New Roman"/>
                <w:iCs/>
                <w:color w:val="000000"/>
                <w:sz w:val="20"/>
                <w:szCs w:val="20"/>
              </w:rPr>
              <w:t>16.4</w:t>
            </w:r>
          </w:p>
        </w:tc>
        <w:tc>
          <w:tcPr>
            <w:tcW w:w="850" w:type="dxa"/>
          </w:tcPr>
          <w:p w14:paraId="2A32CFE9" w14:textId="6490ECFB" w:rsidR="009A1105" w:rsidRPr="009A1105" w:rsidRDefault="009A1105" w:rsidP="00156B3B">
            <w:pPr>
              <w:spacing w:after="60" w:line="240" w:lineRule="auto"/>
              <w:jc w:val="center"/>
              <w:rPr>
                <w:rFonts w:cs="Times New Roman"/>
                <w:iCs/>
                <w:sz w:val="20"/>
                <w:szCs w:val="20"/>
              </w:rPr>
            </w:pPr>
            <w:r w:rsidRPr="009A1105">
              <w:rPr>
                <w:rFonts w:cs="Times New Roman"/>
                <w:iCs/>
                <w:sz w:val="20"/>
                <w:szCs w:val="20"/>
              </w:rPr>
              <w:t>100.9</w:t>
            </w:r>
          </w:p>
        </w:tc>
        <w:tc>
          <w:tcPr>
            <w:tcW w:w="850" w:type="dxa"/>
          </w:tcPr>
          <w:p w14:paraId="7A5EE7F8" w14:textId="77777777" w:rsidR="009A1105" w:rsidRPr="009A1105" w:rsidRDefault="009A1105" w:rsidP="00156B3B">
            <w:pPr>
              <w:spacing w:after="60" w:line="240" w:lineRule="auto"/>
              <w:jc w:val="center"/>
              <w:rPr>
                <w:rFonts w:cs="Times New Roman"/>
                <w:iCs/>
                <w:sz w:val="20"/>
                <w:szCs w:val="20"/>
              </w:rPr>
            </w:pPr>
          </w:p>
        </w:tc>
        <w:tc>
          <w:tcPr>
            <w:tcW w:w="850" w:type="dxa"/>
            <w:shd w:val="clear" w:color="auto" w:fill="auto"/>
            <w:vAlign w:val="bottom"/>
          </w:tcPr>
          <w:p w14:paraId="25F61C7E" w14:textId="626A5840" w:rsidR="009A1105" w:rsidRPr="009A1105" w:rsidRDefault="009A1105" w:rsidP="00156B3B">
            <w:pPr>
              <w:spacing w:after="60" w:line="240" w:lineRule="auto"/>
              <w:jc w:val="center"/>
              <w:rPr>
                <w:rFonts w:cs="Times New Roman"/>
                <w:iCs/>
                <w:sz w:val="20"/>
                <w:szCs w:val="20"/>
              </w:rPr>
            </w:pPr>
            <w:r w:rsidRPr="009A1105">
              <w:rPr>
                <w:rFonts w:cs="Times New Roman"/>
                <w:iCs/>
                <w:color w:val="000000"/>
                <w:sz w:val="20"/>
                <w:szCs w:val="20"/>
              </w:rPr>
              <w:t>25</w:t>
            </w:r>
            <w:r>
              <w:rPr>
                <w:rFonts w:cs="Times New Roman"/>
                <w:iCs/>
                <w:color w:val="000000"/>
                <w:sz w:val="20"/>
                <w:szCs w:val="20"/>
              </w:rPr>
              <w:t>.</w:t>
            </w:r>
            <w:r w:rsidRPr="009A1105">
              <w:rPr>
                <w:rFonts w:cs="Times New Roman"/>
                <w:iCs/>
                <w:color w:val="000000"/>
                <w:sz w:val="20"/>
                <w:szCs w:val="20"/>
              </w:rPr>
              <w:t>3</w:t>
            </w:r>
          </w:p>
        </w:tc>
      </w:tr>
      <w:tr w:rsidR="008925F0" w:rsidRPr="00C946C3" w14:paraId="02AEF7EC" w14:textId="77777777" w:rsidTr="00312B60">
        <w:tc>
          <w:tcPr>
            <w:tcW w:w="3969" w:type="dxa"/>
          </w:tcPr>
          <w:p w14:paraId="4C55DB66" w14:textId="5DCE69B3" w:rsidR="009A1105" w:rsidRDefault="009A1105" w:rsidP="003F6C72">
            <w:pPr>
              <w:spacing w:after="60" w:line="240" w:lineRule="auto"/>
              <w:ind w:hanging="107"/>
              <w:rPr>
                <w:iCs/>
                <w:sz w:val="20"/>
                <w:szCs w:val="20"/>
              </w:rPr>
            </w:pPr>
            <w:r>
              <w:rPr>
                <w:iCs/>
                <w:sz w:val="20"/>
                <w:szCs w:val="20"/>
              </w:rPr>
              <w:t>Second dorsal fin to caudal fin tip</w:t>
            </w:r>
          </w:p>
        </w:tc>
        <w:tc>
          <w:tcPr>
            <w:tcW w:w="850" w:type="dxa"/>
          </w:tcPr>
          <w:p w14:paraId="14CEB20C" w14:textId="70908035" w:rsidR="009A1105" w:rsidRPr="00C946C3" w:rsidRDefault="009A1105" w:rsidP="00156B3B">
            <w:pPr>
              <w:spacing w:after="60" w:line="240" w:lineRule="auto"/>
              <w:jc w:val="center"/>
              <w:rPr>
                <w:iCs/>
                <w:sz w:val="20"/>
                <w:szCs w:val="20"/>
              </w:rPr>
            </w:pPr>
            <w:r>
              <w:rPr>
                <w:iCs/>
                <w:sz w:val="20"/>
                <w:szCs w:val="20"/>
              </w:rPr>
              <w:t>28.1</w:t>
            </w:r>
          </w:p>
        </w:tc>
        <w:tc>
          <w:tcPr>
            <w:tcW w:w="850" w:type="dxa"/>
          </w:tcPr>
          <w:p w14:paraId="58912F9A" w14:textId="77777777" w:rsidR="009A1105" w:rsidRPr="00C946C3" w:rsidRDefault="009A1105" w:rsidP="00156B3B">
            <w:pPr>
              <w:spacing w:after="60" w:line="240" w:lineRule="auto"/>
              <w:jc w:val="center"/>
              <w:rPr>
                <w:iCs/>
                <w:sz w:val="20"/>
                <w:szCs w:val="20"/>
              </w:rPr>
            </w:pPr>
          </w:p>
        </w:tc>
        <w:tc>
          <w:tcPr>
            <w:tcW w:w="850" w:type="dxa"/>
            <w:shd w:val="clear" w:color="auto" w:fill="auto"/>
            <w:vAlign w:val="bottom"/>
          </w:tcPr>
          <w:p w14:paraId="54DC1E74" w14:textId="3466D13E" w:rsidR="009A1105" w:rsidRPr="002D2895" w:rsidRDefault="009A1105" w:rsidP="00156B3B">
            <w:pPr>
              <w:spacing w:after="60" w:line="240" w:lineRule="auto"/>
              <w:jc w:val="center"/>
              <w:rPr>
                <w:rFonts w:cs="Times New Roman"/>
                <w:iCs/>
                <w:sz w:val="20"/>
                <w:szCs w:val="20"/>
              </w:rPr>
            </w:pPr>
            <w:r w:rsidRPr="002D2895">
              <w:rPr>
                <w:rFonts w:cs="Times New Roman"/>
                <w:iCs/>
                <w:color w:val="000000"/>
                <w:sz w:val="20"/>
                <w:szCs w:val="20"/>
              </w:rPr>
              <w:t>10.1</w:t>
            </w:r>
          </w:p>
        </w:tc>
        <w:tc>
          <w:tcPr>
            <w:tcW w:w="850" w:type="dxa"/>
          </w:tcPr>
          <w:p w14:paraId="1B893D7B" w14:textId="4392A452" w:rsidR="009A1105" w:rsidRPr="009A1105" w:rsidRDefault="009A1105" w:rsidP="00156B3B">
            <w:pPr>
              <w:spacing w:after="60" w:line="240" w:lineRule="auto"/>
              <w:jc w:val="center"/>
              <w:rPr>
                <w:rFonts w:cs="Times New Roman"/>
                <w:iCs/>
                <w:sz w:val="20"/>
                <w:szCs w:val="20"/>
              </w:rPr>
            </w:pPr>
            <w:r w:rsidRPr="009A1105">
              <w:rPr>
                <w:rFonts w:cs="Times New Roman"/>
                <w:iCs/>
                <w:sz w:val="20"/>
                <w:szCs w:val="20"/>
              </w:rPr>
              <w:t>54.7</w:t>
            </w:r>
          </w:p>
        </w:tc>
        <w:tc>
          <w:tcPr>
            <w:tcW w:w="850" w:type="dxa"/>
          </w:tcPr>
          <w:p w14:paraId="7B085C64" w14:textId="77777777" w:rsidR="009A1105" w:rsidRPr="009A1105" w:rsidRDefault="009A1105" w:rsidP="00156B3B">
            <w:pPr>
              <w:spacing w:after="60" w:line="240" w:lineRule="auto"/>
              <w:jc w:val="center"/>
              <w:rPr>
                <w:rFonts w:cs="Times New Roman"/>
                <w:iCs/>
                <w:sz w:val="20"/>
                <w:szCs w:val="20"/>
              </w:rPr>
            </w:pPr>
          </w:p>
        </w:tc>
        <w:tc>
          <w:tcPr>
            <w:tcW w:w="850" w:type="dxa"/>
            <w:shd w:val="clear" w:color="auto" w:fill="auto"/>
            <w:vAlign w:val="bottom"/>
          </w:tcPr>
          <w:p w14:paraId="0ACD57D3" w14:textId="39C1AE84" w:rsidR="009A1105" w:rsidRPr="009A1105" w:rsidRDefault="009A1105" w:rsidP="00156B3B">
            <w:pPr>
              <w:spacing w:after="60" w:line="240" w:lineRule="auto"/>
              <w:jc w:val="center"/>
              <w:rPr>
                <w:rFonts w:cs="Times New Roman"/>
                <w:iCs/>
                <w:sz w:val="20"/>
                <w:szCs w:val="20"/>
              </w:rPr>
            </w:pPr>
            <w:r w:rsidRPr="009A1105">
              <w:rPr>
                <w:rFonts w:cs="Times New Roman"/>
                <w:iCs/>
                <w:color w:val="000000"/>
                <w:sz w:val="20"/>
                <w:szCs w:val="20"/>
              </w:rPr>
              <w:t>13</w:t>
            </w:r>
            <w:r>
              <w:rPr>
                <w:rFonts w:cs="Times New Roman"/>
                <w:iCs/>
                <w:color w:val="000000"/>
                <w:sz w:val="20"/>
                <w:szCs w:val="20"/>
              </w:rPr>
              <w:t>.</w:t>
            </w:r>
            <w:r w:rsidRPr="009A1105">
              <w:rPr>
                <w:rFonts w:cs="Times New Roman"/>
                <w:iCs/>
                <w:color w:val="000000"/>
                <w:sz w:val="20"/>
                <w:szCs w:val="20"/>
              </w:rPr>
              <w:t>7</w:t>
            </w:r>
          </w:p>
        </w:tc>
      </w:tr>
      <w:tr w:rsidR="008925F0" w:rsidRPr="00C946C3" w14:paraId="56C8A61A" w14:textId="77777777" w:rsidTr="00312B60">
        <w:tc>
          <w:tcPr>
            <w:tcW w:w="3969" w:type="dxa"/>
          </w:tcPr>
          <w:p w14:paraId="63A07D4F" w14:textId="03420C8D" w:rsidR="009A1105" w:rsidRDefault="009A1105" w:rsidP="003F6C72">
            <w:pPr>
              <w:spacing w:after="60" w:line="240" w:lineRule="auto"/>
              <w:ind w:hanging="107"/>
              <w:rPr>
                <w:iCs/>
                <w:sz w:val="20"/>
                <w:szCs w:val="20"/>
              </w:rPr>
            </w:pPr>
            <w:r>
              <w:rPr>
                <w:iCs/>
                <w:sz w:val="20"/>
                <w:szCs w:val="20"/>
              </w:rPr>
              <w:t>Distance between first and second dorsal fin</w:t>
            </w:r>
          </w:p>
        </w:tc>
        <w:tc>
          <w:tcPr>
            <w:tcW w:w="850" w:type="dxa"/>
          </w:tcPr>
          <w:p w14:paraId="1EF4193E" w14:textId="259F79EE" w:rsidR="009A1105" w:rsidRDefault="009A1105" w:rsidP="00156B3B">
            <w:pPr>
              <w:spacing w:after="60" w:line="240" w:lineRule="auto"/>
              <w:jc w:val="center"/>
              <w:rPr>
                <w:iCs/>
                <w:sz w:val="20"/>
                <w:szCs w:val="20"/>
              </w:rPr>
            </w:pPr>
            <w:r>
              <w:rPr>
                <w:iCs/>
                <w:sz w:val="20"/>
                <w:szCs w:val="20"/>
              </w:rPr>
              <w:t>17.6</w:t>
            </w:r>
          </w:p>
        </w:tc>
        <w:tc>
          <w:tcPr>
            <w:tcW w:w="850" w:type="dxa"/>
          </w:tcPr>
          <w:p w14:paraId="15791553" w14:textId="77777777" w:rsidR="009A1105" w:rsidRPr="00C946C3" w:rsidRDefault="009A1105" w:rsidP="00156B3B">
            <w:pPr>
              <w:spacing w:after="60" w:line="240" w:lineRule="auto"/>
              <w:jc w:val="center"/>
              <w:rPr>
                <w:iCs/>
                <w:sz w:val="20"/>
                <w:szCs w:val="20"/>
              </w:rPr>
            </w:pPr>
          </w:p>
        </w:tc>
        <w:tc>
          <w:tcPr>
            <w:tcW w:w="850" w:type="dxa"/>
            <w:shd w:val="clear" w:color="auto" w:fill="auto"/>
            <w:vAlign w:val="bottom"/>
          </w:tcPr>
          <w:p w14:paraId="6133D4A9" w14:textId="37F7E949" w:rsidR="009A1105" w:rsidRPr="002D2895" w:rsidRDefault="009A1105" w:rsidP="00156B3B">
            <w:pPr>
              <w:spacing w:after="60" w:line="240" w:lineRule="auto"/>
              <w:jc w:val="center"/>
              <w:rPr>
                <w:rFonts w:cs="Times New Roman"/>
                <w:iCs/>
                <w:sz w:val="20"/>
                <w:szCs w:val="20"/>
              </w:rPr>
            </w:pPr>
            <w:r w:rsidRPr="002D2895">
              <w:rPr>
                <w:rFonts w:cs="Times New Roman"/>
                <w:iCs/>
                <w:color w:val="000000"/>
                <w:sz w:val="20"/>
                <w:szCs w:val="20"/>
              </w:rPr>
              <w:t>6.3</w:t>
            </w:r>
          </w:p>
        </w:tc>
        <w:tc>
          <w:tcPr>
            <w:tcW w:w="850" w:type="dxa"/>
          </w:tcPr>
          <w:p w14:paraId="1C724A7D" w14:textId="26B08620" w:rsidR="009A1105" w:rsidRPr="009A1105" w:rsidRDefault="009A1105" w:rsidP="00156B3B">
            <w:pPr>
              <w:spacing w:after="60" w:line="240" w:lineRule="auto"/>
              <w:jc w:val="center"/>
              <w:rPr>
                <w:rFonts w:cs="Times New Roman"/>
                <w:iCs/>
                <w:sz w:val="20"/>
                <w:szCs w:val="20"/>
              </w:rPr>
            </w:pPr>
            <w:r w:rsidRPr="009A1105">
              <w:rPr>
                <w:rFonts w:cs="Times New Roman"/>
                <w:iCs/>
                <w:sz w:val="20"/>
                <w:szCs w:val="20"/>
              </w:rPr>
              <w:t>48.9</w:t>
            </w:r>
          </w:p>
        </w:tc>
        <w:tc>
          <w:tcPr>
            <w:tcW w:w="850" w:type="dxa"/>
          </w:tcPr>
          <w:p w14:paraId="67A050E2" w14:textId="77777777" w:rsidR="009A1105" w:rsidRPr="009A1105" w:rsidRDefault="009A1105" w:rsidP="00156B3B">
            <w:pPr>
              <w:spacing w:after="60" w:line="240" w:lineRule="auto"/>
              <w:jc w:val="center"/>
              <w:rPr>
                <w:rFonts w:cs="Times New Roman"/>
                <w:iCs/>
                <w:sz w:val="20"/>
                <w:szCs w:val="20"/>
              </w:rPr>
            </w:pPr>
          </w:p>
        </w:tc>
        <w:tc>
          <w:tcPr>
            <w:tcW w:w="850" w:type="dxa"/>
            <w:shd w:val="clear" w:color="auto" w:fill="auto"/>
            <w:vAlign w:val="bottom"/>
          </w:tcPr>
          <w:p w14:paraId="0C4BE624" w14:textId="76427A9D" w:rsidR="009A1105" w:rsidRPr="009A1105" w:rsidRDefault="009A1105" w:rsidP="00156B3B">
            <w:pPr>
              <w:spacing w:after="60" w:line="240" w:lineRule="auto"/>
              <w:jc w:val="center"/>
              <w:rPr>
                <w:rFonts w:cs="Times New Roman"/>
                <w:iCs/>
                <w:sz w:val="20"/>
                <w:szCs w:val="20"/>
              </w:rPr>
            </w:pPr>
            <w:r w:rsidRPr="009A1105">
              <w:rPr>
                <w:rFonts w:cs="Times New Roman"/>
                <w:iCs/>
                <w:color w:val="000000"/>
                <w:sz w:val="20"/>
                <w:szCs w:val="20"/>
              </w:rPr>
              <w:t>12</w:t>
            </w:r>
            <w:r>
              <w:rPr>
                <w:rFonts w:cs="Times New Roman"/>
                <w:iCs/>
                <w:color w:val="000000"/>
                <w:sz w:val="20"/>
                <w:szCs w:val="20"/>
              </w:rPr>
              <w:t>.</w:t>
            </w:r>
            <w:r w:rsidRPr="009A1105">
              <w:rPr>
                <w:rFonts w:cs="Times New Roman"/>
                <w:iCs/>
                <w:color w:val="000000"/>
                <w:sz w:val="20"/>
                <w:szCs w:val="20"/>
              </w:rPr>
              <w:t>2</w:t>
            </w:r>
          </w:p>
        </w:tc>
      </w:tr>
      <w:tr w:rsidR="009B6AB3" w:rsidRPr="00C946C3" w14:paraId="6856D8D8" w14:textId="77777777" w:rsidTr="00312B60">
        <w:tc>
          <w:tcPr>
            <w:tcW w:w="3969" w:type="dxa"/>
          </w:tcPr>
          <w:p w14:paraId="5A17B07A" w14:textId="4E27BA74" w:rsidR="009A1105" w:rsidRDefault="009A1105" w:rsidP="003F6C72">
            <w:pPr>
              <w:spacing w:after="60" w:line="240" w:lineRule="auto"/>
              <w:ind w:hanging="107"/>
              <w:rPr>
                <w:iCs/>
                <w:sz w:val="20"/>
                <w:szCs w:val="20"/>
              </w:rPr>
            </w:pPr>
            <w:r w:rsidRPr="00FB12A9">
              <w:rPr>
                <w:iCs/>
                <w:sz w:val="20"/>
                <w:szCs w:val="20"/>
              </w:rPr>
              <w:t>Tooth rows in upper jaw</w:t>
            </w:r>
          </w:p>
        </w:tc>
        <w:tc>
          <w:tcPr>
            <w:tcW w:w="850" w:type="dxa"/>
          </w:tcPr>
          <w:p w14:paraId="59DA0F89" w14:textId="77777777" w:rsidR="009A1105" w:rsidRPr="00C946C3" w:rsidRDefault="009A1105" w:rsidP="00156B3B">
            <w:pPr>
              <w:spacing w:after="60" w:line="240" w:lineRule="auto"/>
              <w:jc w:val="center"/>
              <w:rPr>
                <w:iCs/>
                <w:sz w:val="20"/>
                <w:szCs w:val="20"/>
              </w:rPr>
            </w:pPr>
          </w:p>
        </w:tc>
        <w:tc>
          <w:tcPr>
            <w:tcW w:w="850" w:type="dxa"/>
          </w:tcPr>
          <w:p w14:paraId="1D92E518" w14:textId="7D6CD836" w:rsidR="009A1105" w:rsidRPr="00C946C3" w:rsidRDefault="0026028C" w:rsidP="00156B3B">
            <w:pPr>
              <w:spacing w:after="60" w:line="240" w:lineRule="auto"/>
              <w:jc w:val="center"/>
              <w:rPr>
                <w:iCs/>
                <w:sz w:val="20"/>
                <w:szCs w:val="20"/>
              </w:rPr>
            </w:pPr>
            <w:r>
              <w:rPr>
                <w:iCs/>
                <w:sz w:val="20"/>
                <w:szCs w:val="20"/>
              </w:rPr>
              <w:t>61</w:t>
            </w:r>
          </w:p>
        </w:tc>
        <w:tc>
          <w:tcPr>
            <w:tcW w:w="850" w:type="dxa"/>
          </w:tcPr>
          <w:p w14:paraId="276B99E5" w14:textId="77777777" w:rsidR="009A1105" w:rsidRPr="00C946C3" w:rsidRDefault="009A1105" w:rsidP="00156B3B">
            <w:pPr>
              <w:spacing w:after="60" w:line="240" w:lineRule="auto"/>
              <w:jc w:val="center"/>
              <w:rPr>
                <w:iCs/>
                <w:sz w:val="20"/>
                <w:szCs w:val="20"/>
              </w:rPr>
            </w:pPr>
          </w:p>
        </w:tc>
        <w:tc>
          <w:tcPr>
            <w:tcW w:w="850" w:type="dxa"/>
          </w:tcPr>
          <w:p w14:paraId="65FBA74D" w14:textId="77777777" w:rsidR="009A1105" w:rsidRPr="009A1105" w:rsidRDefault="009A1105" w:rsidP="00156B3B">
            <w:pPr>
              <w:spacing w:after="60" w:line="240" w:lineRule="auto"/>
              <w:jc w:val="center"/>
              <w:rPr>
                <w:rFonts w:cs="Times New Roman"/>
                <w:iCs/>
                <w:sz w:val="20"/>
                <w:szCs w:val="20"/>
              </w:rPr>
            </w:pPr>
          </w:p>
        </w:tc>
        <w:tc>
          <w:tcPr>
            <w:tcW w:w="850" w:type="dxa"/>
          </w:tcPr>
          <w:p w14:paraId="024E2F42" w14:textId="72A6DDD0" w:rsidR="009A1105" w:rsidRPr="009A1105" w:rsidRDefault="0026028C" w:rsidP="00156B3B">
            <w:pPr>
              <w:spacing w:after="60" w:line="240" w:lineRule="auto"/>
              <w:jc w:val="center"/>
              <w:rPr>
                <w:rFonts w:cs="Times New Roman"/>
                <w:iCs/>
                <w:sz w:val="20"/>
                <w:szCs w:val="20"/>
              </w:rPr>
            </w:pPr>
            <w:r>
              <w:rPr>
                <w:rFonts w:cs="Times New Roman"/>
                <w:iCs/>
                <w:sz w:val="20"/>
                <w:szCs w:val="20"/>
              </w:rPr>
              <w:t>62</w:t>
            </w:r>
          </w:p>
        </w:tc>
        <w:tc>
          <w:tcPr>
            <w:tcW w:w="850" w:type="dxa"/>
          </w:tcPr>
          <w:p w14:paraId="0C77BB3D" w14:textId="77777777" w:rsidR="009A1105" w:rsidRPr="009A1105" w:rsidRDefault="009A1105" w:rsidP="00156B3B">
            <w:pPr>
              <w:spacing w:after="60" w:line="240" w:lineRule="auto"/>
              <w:jc w:val="center"/>
              <w:rPr>
                <w:rFonts w:cs="Times New Roman"/>
                <w:iCs/>
                <w:sz w:val="20"/>
                <w:szCs w:val="20"/>
              </w:rPr>
            </w:pPr>
          </w:p>
        </w:tc>
      </w:tr>
      <w:tr w:rsidR="009B6AB3" w:rsidRPr="00C946C3" w14:paraId="2333532F" w14:textId="77777777" w:rsidTr="00312B60">
        <w:tc>
          <w:tcPr>
            <w:tcW w:w="3969" w:type="dxa"/>
          </w:tcPr>
          <w:p w14:paraId="2ED5375C" w14:textId="35FC292B" w:rsidR="009A1105" w:rsidRPr="00FB12A9" w:rsidRDefault="009A1105" w:rsidP="003F6C72">
            <w:pPr>
              <w:spacing w:after="60" w:line="240" w:lineRule="auto"/>
              <w:ind w:hanging="107"/>
              <w:rPr>
                <w:iCs/>
                <w:sz w:val="20"/>
                <w:szCs w:val="20"/>
              </w:rPr>
            </w:pPr>
            <w:r w:rsidRPr="00FB12A9">
              <w:rPr>
                <w:iCs/>
                <w:sz w:val="20"/>
                <w:szCs w:val="20"/>
              </w:rPr>
              <w:t xml:space="preserve">Tooth rows in </w:t>
            </w:r>
            <w:r>
              <w:rPr>
                <w:iCs/>
                <w:sz w:val="20"/>
                <w:szCs w:val="20"/>
              </w:rPr>
              <w:t>lower</w:t>
            </w:r>
            <w:r w:rsidRPr="00FB12A9">
              <w:rPr>
                <w:iCs/>
                <w:sz w:val="20"/>
                <w:szCs w:val="20"/>
              </w:rPr>
              <w:t xml:space="preserve"> jaw</w:t>
            </w:r>
          </w:p>
        </w:tc>
        <w:tc>
          <w:tcPr>
            <w:tcW w:w="850" w:type="dxa"/>
          </w:tcPr>
          <w:p w14:paraId="44B97D84" w14:textId="77777777" w:rsidR="009A1105" w:rsidRPr="00C946C3" w:rsidRDefault="009A1105" w:rsidP="00156B3B">
            <w:pPr>
              <w:spacing w:after="60" w:line="240" w:lineRule="auto"/>
              <w:jc w:val="center"/>
              <w:rPr>
                <w:iCs/>
                <w:sz w:val="20"/>
                <w:szCs w:val="20"/>
              </w:rPr>
            </w:pPr>
          </w:p>
        </w:tc>
        <w:tc>
          <w:tcPr>
            <w:tcW w:w="850" w:type="dxa"/>
          </w:tcPr>
          <w:p w14:paraId="1B111A88" w14:textId="129D2C7C" w:rsidR="009A1105" w:rsidRPr="00C946C3" w:rsidRDefault="0026028C" w:rsidP="00156B3B">
            <w:pPr>
              <w:spacing w:after="60" w:line="240" w:lineRule="auto"/>
              <w:jc w:val="center"/>
              <w:rPr>
                <w:iCs/>
                <w:sz w:val="20"/>
                <w:szCs w:val="20"/>
              </w:rPr>
            </w:pPr>
            <w:r>
              <w:rPr>
                <w:iCs/>
                <w:sz w:val="20"/>
                <w:szCs w:val="20"/>
              </w:rPr>
              <w:t>64</w:t>
            </w:r>
          </w:p>
        </w:tc>
        <w:tc>
          <w:tcPr>
            <w:tcW w:w="850" w:type="dxa"/>
          </w:tcPr>
          <w:p w14:paraId="7A338442" w14:textId="77777777" w:rsidR="009A1105" w:rsidRPr="00C946C3" w:rsidRDefault="009A1105" w:rsidP="00156B3B">
            <w:pPr>
              <w:spacing w:after="60" w:line="240" w:lineRule="auto"/>
              <w:jc w:val="center"/>
              <w:rPr>
                <w:iCs/>
                <w:sz w:val="20"/>
                <w:szCs w:val="20"/>
              </w:rPr>
            </w:pPr>
          </w:p>
        </w:tc>
        <w:tc>
          <w:tcPr>
            <w:tcW w:w="850" w:type="dxa"/>
          </w:tcPr>
          <w:p w14:paraId="2565C24D" w14:textId="77777777" w:rsidR="009A1105" w:rsidRPr="009A1105" w:rsidRDefault="009A1105" w:rsidP="00156B3B">
            <w:pPr>
              <w:spacing w:after="60" w:line="240" w:lineRule="auto"/>
              <w:jc w:val="center"/>
              <w:rPr>
                <w:rFonts w:cs="Times New Roman"/>
                <w:iCs/>
                <w:sz w:val="20"/>
                <w:szCs w:val="20"/>
              </w:rPr>
            </w:pPr>
          </w:p>
        </w:tc>
        <w:tc>
          <w:tcPr>
            <w:tcW w:w="850" w:type="dxa"/>
          </w:tcPr>
          <w:p w14:paraId="4BDBD438" w14:textId="1907A556" w:rsidR="009A1105" w:rsidRPr="009A1105" w:rsidRDefault="0026028C" w:rsidP="00156B3B">
            <w:pPr>
              <w:spacing w:after="60" w:line="240" w:lineRule="auto"/>
              <w:jc w:val="center"/>
              <w:rPr>
                <w:rFonts w:cs="Times New Roman"/>
                <w:iCs/>
                <w:sz w:val="20"/>
                <w:szCs w:val="20"/>
              </w:rPr>
            </w:pPr>
            <w:r>
              <w:rPr>
                <w:rFonts w:cs="Times New Roman"/>
                <w:iCs/>
                <w:sz w:val="20"/>
                <w:szCs w:val="20"/>
              </w:rPr>
              <w:t>6</w:t>
            </w:r>
            <w:r w:rsidR="00252BBD">
              <w:rPr>
                <w:rFonts w:cs="Times New Roman"/>
                <w:iCs/>
                <w:sz w:val="20"/>
                <w:szCs w:val="20"/>
              </w:rPr>
              <w:t>4</w:t>
            </w:r>
          </w:p>
        </w:tc>
        <w:tc>
          <w:tcPr>
            <w:tcW w:w="850" w:type="dxa"/>
          </w:tcPr>
          <w:p w14:paraId="4B6956CA" w14:textId="77777777" w:rsidR="009A1105" w:rsidRPr="009A1105" w:rsidRDefault="009A1105" w:rsidP="00156B3B">
            <w:pPr>
              <w:spacing w:after="60" w:line="240" w:lineRule="auto"/>
              <w:jc w:val="center"/>
              <w:rPr>
                <w:rFonts w:cs="Times New Roman"/>
                <w:iCs/>
                <w:sz w:val="20"/>
                <w:szCs w:val="20"/>
              </w:rPr>
            </w:pPr>
          </w:p>
        </w:tc>
      </w:tr>
      <w:tr w:rsidR="009B6AB3" w:rsidRPr="00C946C3" w14:paraId="5FB6FDE2" w14:textId="77777777" w:rsidTr="00312B60">
        <w:tc>
          <w:tcPr>
            <w:tcW w:w="3969" w:type="dxa"/>
          </w:tcPr>
          <w:p w14:paraId="44CB7520" w14:textId="17F26258" w:rsidR="009A1105" w:rsidRPr="00A361BD" w:rsidRDefault="009A1105" w:rsidP="003F6C72">
            <w:pPr>
              <w:spacing w:after="60" w:line="240" w:lineRule="auto"/>
              <w:ind w:hanging="107"/>
              <w:rPr>
                <w:iCs/>
                <w:sz w:val="20"/>
                <w:szCs w:val="20"/>
              </w:rPr>
            </w:pPr>
            <w:r w:rsidRPr="00A361BD">
              <w:rPr>
                <w:iCs/>
                <w:sz w:val="20"/>
                <w:szCs w:val="20"/>
              </w:rPr>
              <w:t>Thorns in median row</w:t>
            </w:r>
          </w:p>
        </w:tc>
        <w:tc>
          <w:tcPr>
            <w:tcW w:w="850" w:type="dxa"/>
          </w:tcPr>
          <w:p w14:paraId="4C592869" w14:textId="77777777" w:rsidR="009A1105" w:rsidRPr="00A361BD" w:rsidRDefault="009A1105" w:rsidP="00156B3B">
            <w:pPr>
              <w:spacing w:after="60" w:line="240" w:lineRule="auto"/>
              <w:jc w:val="center"/>
              <w:rPr>
                <w:iCs/>
                <w:sz w:val="20"/>
                <w:szCs w:val="20"/>
              </w:rPr>
            </w:pPr>
          </w:p>
        </w:tc>
        <w:tc>
          <w:tcPr>
            <w:tcW w:w="850" w:type="dxa"/>
          </w:tcPr>
          <w:p w14:paraId="1370318B" w14:textId="022450A0" w:rsidR="009A1105" w:rsidRPr="00A361BD" w:rsidRDefault="0036129B" w:rsidP="00156B3B">
            <w:pPr>
              <w:spacing w:after="60" w:line="240" w:lineRule="auto"/>
              <w:jc w:val="center"/>
              <w:rPr>
                <w:iCs/>
                <w:sz w:val="20"/>
                <w:szCs w:val="20"/>
              </w:rPr>
            </w:pPr>
            <w:r>
              <w:rPr>
                <w:iCs/>
                <w:sz w:val="20"/>
                <w:szCs w:val="20"/>
              </w:rPr>
              <w:t>41</w:t>
            </w:r>
          </w:p>
        </w:tc>
        <w:tc>
          <w:tcPr>
            <w:tcW w:w="850" w:type="dxa"/>
          </w:tcPr>
          <w:p w14:paraId="52295C77" w14:textId="77777777" w:rsidR="009A1105" w:rsidRPr="00A361BD" w:rsidRDefault="009A1105" w:rsidP="00156B3B">
            <w:pPr>
              <w:spacing w:after="60" w:line="240" w:lineRule="auto"/>
              <w:jc w:val="center"/>
              <w:rPr>
                <w:iCs/>
                <w:sz w:val="20"/>
                <w:szCs w:val="20"/>
              </w:rPr>
            </w:pPr>
          </w:p>
        </w:tc>
        <w:tc>
          <w:tcPr>
            <w:tcW w:w="850" w:type="dxa"/>
          </w:tcPr>
          <w:p w14:paraId="17CD1933" w14:textId="77777777" w:rsidR="009A1105" w:rsidRPr="009A1105" w:rsidRDefault="009A1105" w:rsidP="00156B3B">
            <w:pPr>
              <w:spacing w:after="60" w:line="240" w:lineRule="auto"/>
              <w:jc w:val="center"/>
              <w:rPr>
                <w:rFonts w:cs="Times New Roman"/>
                <w:iCs/>
                <w:sz w:val="20"/>
                <w:szCs w:val="20"/>
              </w:rPr>
            </w:pPr>
          </w:p>
        </w:tc>
        <w:tc>
          <w:tcPr>
            <w:tcW w:w="850" w:type="dxa"/>
          </w:tcPr>
          <w:p w14:paraId="324C7672" w14:textId="168990B1" w:rsidR="009A1105" w:rsidRPr="009A1105" w:rsidRDefault="0036129B" w:rsidP="00156B3B">
            <w:pPr>
              <w:spacing w:after="60" w:line="240" w:lineRule="auto"/>
              <w:jc w:val="center"/>
              <w:rPr>
                <w:rFonts w:cs="Times New Roman"/>
                <w:iCs/>
                <w:sz w:val="20"/>
                <w:szCs w:val="20"/>
              </w:rPr>
            </w:pPr>
            <w:r>
              <w:rPr>
                <w:rFonts w:cs="Times New Roman"/>
                <w:iCs/>
                <w:sz w:val="20"/>
                <w:szCs w:val="20"/>
              </w:rPr>
              <w:t>43</w:t>
            </w:r>
          </w:p>
        </w:tc>
        <w:tc>
          <w:tcPr>
            <w:tcW w:w="850" w:type="dxa"/>
          </w:tcPr>
          <w:p w14:paraId="3A68C0BE" w14:textId="77777777" w:rsidR="009A1105" w:rsidRPr="009A1105" w:rsidRDefault="009A1105" w:rsidP="00156B3B">
            <w:pPr>
              <w:spacing w:after="60" w:line="240" w:lineRule="auto"/>
              <w:jc w:val="center"/>
              <w:rPr>
                <w:rFonts w:cs="Times New Roman"/>
                <w:iCs/>
                <w:sz w:val="20"/>
                <w:szCs w:val="20"/>
              </w:rPr>
            </w:pPr>
          </w:p>
        </w:tc>
      </w:tr>
      <w:tr w:rsidR="009B6AB3" w:rsidRPr="00C946C3" w14:paraId="32B366A9" w14:textId="77777777" w:rsidTr="00312B60">
        <w:tc>
          <w:tcPr>
            <w:tcW w:w="3969" w:type="dxa"/>
          </w:tcPr>
          <w:p w14:paraId="277BEB38" w14:textId="1122280C" w:rsidR="009A1105" w:rsidRPr="00A361BD" w:rsidRDefault="009A1105" w:rsidP="003F6C72">
            <w:pPr>
              <w:spacing w:after="60" w:line="240" w:lineRule="auto"/>
              <w:ind w:hanging="107"/>
              <w:rPr>
                <w:iCs/>
                <w:sz w:val="20"/>
                <w:szCs w:val="20"/>
              </w:rPr>
            </w:pPr>
            <w:r w:rsidRPr="00A361BD">
              <w:rPr>
                <w:iCs/>
                <w:sz w:val="20"/>
                <w:szCs w:val="20"/>
              </w:rPr>
              <w:t>Pre</w:t>
            </w:r>
            <w:ins w:id="27" w:author="Deniz Ergüden" w:date="2024-08-08T17:47:00Z">
              <w:r w:rsidR="000C12A7">
                <w:rPr>
                  <w:iCs/>
                  <w:sz w:val="20"/>
                  <w:szCs w:val="20"/>
                </w:rPr>
                <w:t>-</w:t>
              </w:r>
            </w:ins>
            <w:r w:rsidRPr="00A361BD">
              <w:rPr>
                <w:iCs/>
                <w:sz w:val="20"/>
                <w:szCs w:val="20"/>
              </w:rPr>
              <w:t>dorsal tail vertebrae</w:t>
            </w:r>
          </w:p>
        </w:tc>
        <w:tc>
          <w:tcPr>
            <w:tcW w:w="850" w:type="dxa"/>
          </w:tcPr>
          <w:p w14:paraId="57FB97C9" w14:textId="77777777" w:rsidR="009A1105" w:rsidRPr="00A361BD" w:rsidRDefault="009A1105" w:rsidP="00156B3B">
            <w:pPr>
              <w:spacing w:after="60" w:line="240" w:lineRule="auto"/>
              <w:jc w:val="center"/>
              <w:rPr>
                <w:iCs/>
                <w:sz w:val="20"/>
                <w:szCs w:val="20"/>
              </w:rPr>
            </w:pPr>
          </w:p>
        </w:tc>
        <w:tc>
          <w:tcPr>
            <w:tcW w:w="850" w:type="dxa"/>
          </w:tcPr>
          <w:p w14:paraId="69FAEF0E" w14:textId="6088FA05" w:rsidR="009A1105" w:rsidRPr="00A361BD" w:rsidRDefault="00E71CA5" w:rsidP="00156B3B">
            <w:pPr>
              <w:spacing w:after="60" w:line="240" w:lineRule="auto"/>
              <w:jc w:val="center"/>
              <w:rPr>
                <w:iCs/>
                <w:sz w:val="20"/>
                <w:szCs w:val="20"/>
              </w:rPr>
            </w:pPr>
            <w:r>
              <w:rPr>
                <w:iCs/>
                <w:sz w:val="20"/>
                <w:szCs w:val="20"/>
              </w:rPr>
              <w:t>53</w:t>
            </w:r>
          </w:p>
        </w:tc>
        <w:tc>
          <w:tcPr>
            <w:tcW w:w="850" w:type="dxa"/>
          </w:tcPr>
          <w:p w14:paraId="5AB1E1A6" w14:textId="1BDE9240" w:rsidR="009A1105" w:rsidRPr="00A361BD" w:rsidRDefault="009A1105" w:rsidP="00156B3B">
            <w:pPr>
              <w:spacing w:after="60" w:line="240" w:lineRule="auto"/>
              <w:jc w:val="center"/>
              <w:rPr>
                <w:iCs/>
                <w:sz w:val="20"/>
                <w:szCs w:val="20"/>
              </w:rPr>
            </w:pPr>
          </w:p>
        </w:tc>
        <w:tc>
          <w:tcPr>
            <w:tcW w:w="850" w:type="dxa"/>
          </w:tcPr>
          <w:p w14:paraId="752A76EA" w14:textId="77777777" w:rsidR="009A1105" w:rsidRPr="009A1105" w:rsidRDefault="009A1105" w:rsidP="00156B3B">
            <w:pPr>
              <w:spacing w:after="60" w:line="240" w:lineRule="auto"/>
              <w:jc w:val="center"/>
              <w:rPr>
                <w:rFonts w:cs="Times New Roman"/>
                <w:iCs/>
                <w:sz w:val="20"/>
                <w:szCs w:val="20"/>
              </w:rPr>
            </w:pPr>
          </w:p>
        </w:tc>
        <w:tc>
          <w:tcPr>
            <w:tcW w:w="850" w:type="dxa"/>
          </w:tcPr>
          <w:p w14:paraId="7920F880" w14:textId="67180394" w:rsidR="009A1105" w:rsidRPr="009A1105" w:rsidRDefault="00E71CA5" w:rsidP="00156B3B">
            <w:pPr>
              <w:spacing w:after="60" w:line="240" w:lineRule="auto"/>
              <w:jc w:val="center"/>
              <w:rPr>
                <w:rFonts w:cs="Times New Roman"/>
                <w:iCs/>
                <w:sz w:val="20"/>
                <w:szCs w:val="20"/>
              </w:rPr>
            </w:pPr>
            <w:r>
              <w:rPr>
                <w:rFonts w:cs="Times New Roman"/>
                <w:iCs/>
                <w:sz w:val="20"/>
                <w:szCs w:val="20"/>
              </w:rPr>
              <w:t>54</w:t>
            </w:r>
          </w:p>
        </w:tc>
        <w:tc>
          <w:tcPr>
            <w:tcW w:w="850" w:type="dxa"/>
          </w:tcPr>
          <w:p w14:paraId="00EA2C55" w14:textId="77777777" w:rsidR="009A1105" w:rsidRPr="009A1105" w:rsidRDefault="009A1105" w:rsidP="00156B3B">
            <w:pPr>
              <w:spacing w:after="60" w:line="240" w:lineRule="auto"/>
              <w:jc w:val="center"/>
              <w:rPr>
                <w:rFonts w:cs="Times New Roman"/>
                <w:iCs/>
                <w:sz w:val="20"/>
                <w:szCs w:val="20"/>
              </w:rPr>
            </w:pPr>
          </w:p>
        </w:tc>
      </w:tr>
      <w:tr w:rsidR="009B6AB3" w:rsidRPr="00C946C3" w14:paraId="0AE022AD" w14:textId="77777777" w:rsidTr="00312B60">
        <w:tc>
          <w:tcPr>
            <w:tcW w:w="3969" w:type="dxa"/>
          </w:tcPr>
          <w:p w14:paraId="1F7D6B7F" w14:textId="62EC9461" w:rsidR="009A1105" w:rsidRPr="00A361BD" w:rsidRDefault="009A1105" w:rsidP="003F6C72">
            <w:pPr>
              <w:spacing w:after="60" w:line="240" w:lineRule="auto"/>
              <w:ind w:hanging="107"/>
              <w:rPr>
                <w:iCs/>
                <w:sz w:val="20"/>
                <w:szCs w:val="20"/>
              </w:rPr>
            </w:pPr>
            <w:r w:rsidRPr="00A361BD">
              <w:rPr>
                <w:iCs/>
                <w:sz w:val="20"/>
                <w:szCs w:val="20"/>
              </w:rPr>
              <w:t>Pectoral fin radials</w:t>
            </w:r>
            <w:r>
              <w:rPr>
                <w:iCs/>
                <w:sz w:val="20"/>
                <w:szCs w:val="20"/>
              </w:rPr>
              <w:t xml:space="preserve"> left/right</w:t>
            </w:r>
          </w:p>
        </w:tc>
        <w:tc>
          <w:tcPr>
            <w:tcW w:w="850" w:type="dxa"/>
          </w:tcPr>
          <w:p w14:paraId="2991BD28" w14:textId="77777777" w:rsidR="009A1105" w:rsidRPr="00A361BD" w:rsidRDefault="009A1105" w:rsidP="00156B3B">
            <w:pPr>
              <w:spacing w:after="60" w:line="240" w:lineRule="auto"/>
              <w:jc w:val="center"/>
              <w:rPr>
                <w:iCs/>
                <w:sz w:val="20"/>
                <w:szCs w:val="20"/>
              </w:rPr>
            </w:pPr>
          </w:p>
        </w:tc>
        <w:tc>
          <w:tcPr>
            <w:tcW w:w="850" w:type="dxa"/>
          </w:tcPr>
          <w:p w14:paraId="57126F16" w14:textId="710FA3DD" w:rsidR="009A1105" w:rsidRPr="00A361BD" w:rsidRDefault="00781488" w:rsidP="00156B3B">
            <w:pPr>
              <w:spacing w:after="60" w:line="240" w:lineRule="auto"/>
              <w:jc w:val="center"/>
              <w:rPr>
                <w:iCs/>
                <w:sz w:val="20"/>
                <w:szCs w:val="20"/>
              </w:rPr>
            </w:pPr>
            <w:r>
              <w:rPr>
                <w:iCs/>
                <w:sz w:val="20"/>
                <w:szCs w:val="20"/>
              </w:rPr>
              <w:t>70</w:t>
            </w:r>
            <w:r w:rsidR="00C914DE">
              <w:rPr>
                <w:iCs/>
                <w:sz w:val="20"/>
                <w:szCs w:val="20"/>
              </w:rPr>
              <w:t>/</w:t>
            </w:r>
            <w:r>
              <w:rPr>
                <w:iCs/>
                <w:sz w:val="20"/>
                <w:szCs w:val="20"/>
              </w:rPr>
              <w:t>70</w:t>
            </w:r>
          </w:p>
        </w:tc>
        <w:tc>
          <w:tcPr>
            <w:tcW w:w="850" w:type="dxa"/>
          </w:tcPr>
          <w:p w14:paraId="793C8ABC" w14:textId="77777777" w:rsidR="009A1105" w:rsidRPr="00A361BD" w:rsidRDefault="009A1105" w:rsidP="00156B3B">
            <w:pPr>
              <w:spacing w:after="60" w:line="240" w:lineRule="auto"/>
              <w:jc w:val="center"/>
              <w:rPr>
                <w:iCs/>
                <w:sz w:val="20"/>
                <w:szCs w:val="20"/>
              </w:rPr>
            </w:pPr>
          </w:p>
        </w:tc>
        <w:tc>
          <w:tcPr>
            <w:tcW w:w="850" w:type="dxa"/>
          </w:tcPr>
          <w:p w14:paraId="22A35625" w14:textId="77777777" w:rsidR="009A1105" w:rsidRPr="009A1105" w:rsidRDefault="009A1105" w:rsidP="00156B3B">
            <w:pPr>
              <w:spacing w:after="60" w:line="240" w:lineRule="auto"/>
              <w:jc w:val="center"/>
              <w:rPr>
                <w:rFonts w:cs="Times New Roman"/>
                <w:iCs/>
                <w:sz w:val="20"/>
                <w:szCs w:val="20"/>
              </w:rPr>
            </w:pPr>
          </w:p>
        </w:tc>
        <w:tc>
          <w:tcPr>
            <w:tcW w:w="850" w:type="dxa"/>
          </w:tcPr>
          <w:p w14:paraId="6F2C890E" w14:textId="640B6E50" w:rsidR="009A1105" w:rsidRPr="009A1105" w:rsidRDefault="00781488" w:rsidP="00156B3B">
            <w:pPr>
              <w:spacing w:after="60" w:line="240" w:lineRule="auto"/>
              <w:jc w:val="center"/>
              <w:rPr>
                <w:rFonts w:cs="Times New Roman"/>
                <w:iCs/>
                <w:sz w:val="20"/>
                <w:szCs w:val="20"/>
              </w:rPr>
            </w:pPr>
            <w:r>
              <w:rPr>
                <w:iCs/>
                <w:sz w:val="20"/>
                <w:szCs w:val="20"/>
              </w:rPr>
              <w:t>7</w:t>
            </w:r>
            <w:r w:rsidR="00B52200">
              <w:rPr>
                <w:iCs/>
                <w:sz w:val="20"/>
                <w:szCs w:val="20"/>
              </w:rPr>
              <w:t>1</w:t>
            </w:r>
            <w:r w:rsidR="00C94680">
              <w:rPr>
                <w:iCs/>
                <w:sz w:val="20"/>
                <w:szCs w:val="20"/>
              </w:rPr>
              <w:t>/</w:t>
            </w:r>
            <w:r>
              <w:rPr>
                <w:iCs/>
                <w:sz w:val="20"/>
                <w:szCs w:val="20"/>
              </w:rPr>
              <w:t>7</w:t>
            </w:r>
            <w:r w:rsidR="00B52200">
              <w:rPr>
                <w:iCs/>
                <w:sz w:val="20"/>
                <w:szCs w:val="20"/>
              </w:rPr>
              <w:t>1</w:t>
            </w:r>
          </w:p>
        </w:tc>
        <w:tc>
          <w:tcPr>
            <w:tcW w:w="850" w:type="dxa"/>
          </w:tcPr>
          <w:p w14:paraId="1A92C018" w14:textId="77777777" w:rsidR="009A1105" w:rsidRPr="009A1105" w:rsidRDefault="009A1105" w:rsidP="00156B3B">
            <w:pPr>
              <w:spacing w:after="60" w:line="240" w:lineRule="auto"/>
              <w:jc w:val="center"/>
              <w:rPr>
                <w:rFonts w:cs="Times New Roman"/>
                <w:iCs/>
                <w:sz w:val="20"/>
                <w:szCs w:val="20"/>
              </w:rPr>
            </w:pPr>
          </w:p>
        </w:tc>
      </w:tr>
      <w:tr w:rsidR="009B6AB3" w:rsidRPr="00C946C3" w14:paraId="607BCB81" w14:textId="77777777" w:rsidTr="00312B60">
        <w:tc>
          <w:tcPr>
            <w:tcW w:w="3969" w:type="dxa"/>
            <w:tcBorders>
              <w:bottom w:val="single" w:sz="4" w:space="0" w:color="auto"/>
            </w:tcBorders>
          </w:tcPr>
          <w:p w14:paraId="58DF4398" w14:textId="0164BCC7" w:rsidR="009A1105" w:rsidRPr="00A361BD" w:rsidRDefault="009A1105" w:rsidP="003F6C72">
            <w:pPr>
              <w:spacing w:after="60" w:line="240" w:lineRule="auto"/>
              <w:ind w:hanging="107"/>
              <w:rPr>
                <w:iCs/>
                <w:sz w:val="20"/>
                <w:szCs w:val="20"/>
              </w:rPr>
            </w:pPr>
            <w:r>
              <w:rPr>
                <w:iCs/>
                <w:sz w:val="20"/>
                <w:szCs w:val="20"/>
              </w:rPr>
              <w:t>Pelvic</w:t>
            </w:r>
            <w:r w:rsidRPr="00A361BD">
              <w:rPr>
                <w:iCs/>
                <w:sz w:val="20"/>
                <w:szCs w:val="20"/>
              </w:rPr>
              <w:t xml:space="preserve"> fin radials</w:t>
            </w:r>
            <w:r>
              <w:rPr>
                <w:iCs/>
                <w:sz w:val="20"/>
                <w:szCs w:val="20"/>
              </w:rPr>
              <w:t xml:space="preserve"> left/right</w:t>
            </w:r>
          </w:p>
        </w:tc>
        <w:tc>
          <w:tcPr>
            <w:tcW w:w="850" w:type="dxa"/>
            <w:tcBorders>
              <w:bottom w:val="single" w:sz="4" w:space="0" w:color="auto"/>
            </w:tcBorders>
          </w:tcPr>
          <w:p w14:paraId="08310493" w14:textId="77777777" w:rsidR="009A1105" w:rsidRPr="00A361BD" w:rsidRDefault="009A1105" w:rsidP="00156B3B">
            <w:pPr>
              <w:spacing w:after="60" w:line="240" w:lineRule="auto"/>
              <w:jc w:val="center"/>
              <w:rPr>
                <w:iCs/>
                <w:sz w:val="20"/>
                <w:szCs w:val="20"/>
              </w:rPr>
            </w:pPr>
          </w:p>
        </w:tc>
        <w:tc>
          <w:tcPr>
            <w:tcW w:w="850" w:type="dxa"/>
            <w:tcBorders>
              <w:bottom w:val="single" w:sz="4" w:space="0" w:color="auto"/>
            </w:tcBorders>
          </w:tcPr>
          <w:p w14:paraId="5B893386" w14:textId="50BC06E9" w:rsidR="009A1105" w:rsidRPr="00A361BD" w:rsidRDefault="00B52200" w:rsidP="00156B3B">
            <w:pPr>
              <w:spacing w:after="60" w:line="240" w:lineRule="auto"/>
              <w:jc w:val="center"/>
              <w:rPr>
                <w:iCs/>
                <w:sz w:val="20"/>
                <w:szCs w:val="20"/>
              </w:rPr>
            </w:pPr>
            <w:r>
              <w:rPr>
                <w:iCs/>
                <w:sz w:val="20"/>
                <w:szCs w:val="20"/>
              </w:rPr>
              <w:t>15/15</w:t>
            </w:r>
          </w:p>
        </w:tc>
        <w:tc>
          <w:tcPr>
            <w:tcW w:w="850" w:type="dxa"/>
            <w:tcBorders>
              <w:bottom w:val="single" w:sz="4" w:space="0" w:color="auto"/>
            </w:tcBorders>
          </w:tcPr>
          <w:p w14:paraId="398A7765" w14:textId="77777777" w:rsidR="009A1105" w:rsidRPr="00A361BD" w:rsidRDefault="009A1105" w:rsidP="00156B3B">
            <w:pPr>
              <w:spacing w:after="60" w:line="240" w:lineRule="auto"/>
              <w:jc w:val="center"/>
              <w:rPr>
                <w:iCs/>
                <w:sz w:val="20"/>
                <w:szCs w:val="20"/>
              </w:rPr>
            </w:pPr>
          </w:p>
        </w:tc>
        <w:tc>
          <w:tcPr>
            <w:tcW w:w="850" w:type="dxa"/>
            <w:tcBorders>
              <w:bottom w:val="single" w:sz="4" w:space="0" w:color="auto"/>
            </w:tcBorders>
          </w:tcPr>
          <w:p w14:paraId="10131DC2" w14:textId="77777777" w:rsidR="009A1105" w:rsidRPr="009A1105" w:rsidRDefault="009A1105" w:rsidP="00156B3B">
            <w:pPr>
              <w:spacing w:after="60" w:line="240" w:lineRule="auto"/>
              <w:jc w:val="center"/>
              <w:rPr>
                <w:rFonts w:cs="Times New Roman"/>
                <w:iCs/>
                <w:sz w:val="20"/>
                <w:szCs w:val="20"/>
              </w:rPr>
            </w:pPr>
          </w:p>
        </w:tc>
        <w:tc>
          <w:tcPr>
            <w:tcW w:w="850" w:type="dxa"/>
            <w:tcBorders>
              <w:bottom w:val="single" w:sz="4" w:space="0" w:color="auto"/>
            </w:tcBorders>
          </w:tcPr>
          <w:p w14:paraId="48695A91" w14:textId="1CF2C581" w:rsidR="009A1105" w:rsidRPr="009A1105" w:rsidRDefault="00B52200" w:rsidP="00156B3B">
            <w:pPr>
              <w:spacing w:after="60" w:line="240" w:lineRule="auto"/>
              <w:jc w:val="center"/>
              <w:rPr>
                <w:rFonts w:cs="Times New Roman"/>
                <w:iCs/>
                <w:sz w:val="20"/>
                <w:szCs w:val="20"/>
              </w:rPr>
            </w:pPr>
            <w:r>
              <w:rPr>
                <w:rFonts w:cs="Times New Roman"/>
                <w:iCs/>
                <w:sz w:val="20"/>
                <w:szCs w:val="20"/>
              </w:rPr>
              <w:t>15/15</w:t>
            </w:r>
          </w:p>
        </w:tc>
        <w:tc>
          <w:tcPr>
            <w:tcW w:w="850" w:type="dxa"/>
            <w:tcBorders>
              <w:bottom w:val="single" w:sz="4" w:space="0" w:color="auto"/>
            </w:tcBorders>
          </w:tcPr>
          <w:p w14:paraId="0CC44445" w14:textId="77777777" w:rsidR="009A1105" w:rsidRPr="009A1105" w:rsidRDefault="009A1105" w:rsidP="00156B3B">
            <w:pPr>
              <w:spacing w:after="60" w:line="240" w:lineRule="auto"/>
              <w:jc w:val="center"/>
              <w:rPr>
                <w:rFonts w:cs="Times New Roman"/>
                <w:iCs/>
                <w:sz w:val="20"/>
                <w:szCs w:val="20"/>
              </w:rPr>
            </w:pPr>
          </w:p>
        </w:tc>
      </w:tr>
    </w:tbl>
    <w:p w14:paraId="28769DFC" w14:textId="168F398A" w:rsidR="005B7627" w:rsidRPr="00156B3B" w:rsidRDefault="00156B3B" w:rsidP="00156B3B">
      <w:pPr>
        <w:rPr>
          <w:iCs/>
          <w:sz w:val="20"/>
          <w:szCs w:val="18"/>
        </w:rPr>
      </w:pPr>
      <w:r w:rsidRPr="00156B3B">
        <w:rPr>
          <w:iCs/>
          <w:sz w:val="20"/>
          <w:szCs w:val="18"/>
        </w:rPr>
        <w:t>No</w:t>
      </w:r>
      <w:r w:rsidR="00F3074E">
        <w:rPr>
          <w:iCs/>
          <w:sz w:val="20"/>
          <w:szCs w:val="18"/>
        </w:rPr>
        <w:t>.</w:t>
      </w:r>
      <w:r w:rsidRPr="00156B3B">
        <w:rPr>
          <w:iCs/>
          <w:sz w:val="20"/>
          <w:szCs w:val="18"/>
        </w:rPr>
        <w:t xml:space="preserve">, number; </w:t>
      </w:r>
      <w:r w:rsidR="00F3074E" w:rsidRPr="00156B3B">
        <w:rPr>
          <w:iCs/>
          <w:sz w:val="20"/>
          <w:szCs w:val="18"/>
        </w:rPr>
        <w:t>TL%</w:t>
      </w:r>
      <w:r w:rsidR="00F3074E">
        <w:rPr>
          <w:iCs/>
          <w:sz w:val="20"/>
          <w:szCs w:val="18"/>
        </w:rPr>
        <w:t xml:space="preserve">, </w:t>
      </w:r>
      <w:r w:rsidR="00C33B86">
        <w:rPr>
          <w:iCs/>
          <w:sz w:val="20"/>
          <w:szCs w:val="18"/>
        </w:rPr>
        <w:t>p</w:t>
      </w:r>
      <w:r w:rsidR="00C33B86" w:rsidRPr="00C33B86">
        <w:rPr>
          <w:iCs/>
          <w:sz w:val="20"/>
          <w:szCs w:val="18"/>
        </w:rPr>
        <w:t xml:space="preserve">ercentage proportion of </w:t>
      </w:r>
      <w:r w:rsidR="004F0654" w:rsidRPr="00C33B86">
        <w:rPr>
          <w:iCs/>
          <w:sz w:val="20"/>
          <w:szCs w:val="18"/>
        </w:rPr>
        <w:t>measured morphometric characters</w:t>
      </w:r>
      <w:r w:rsidR="00EF64D4">
        <w:rPr>
          <w:iCs/>
          <w:sz w:val="20"/>
          <w:szCs w:val="18"/>
        </w:rPr>
        <w:t xml:space="preserve"> to</w:t>
      </w:r>
      <w:r w:rsidR="004F0654" w:rsidRPr="00C33B86">
        <w:rPr>
          <w:iCs/>
          <w:sz w:val="20"/>
          <w:szCs w:val="18"/>
        </w:rPr>
        <w:t xml:space="preserve"> </w:t>
      </w:r>
      <w:r w:rsidR="00C33B86" w:rsidRPr="00C33B86">
        <w:rPr>
          <w:iCs/>
          <w:sz w:val="20"/>
          <w:szCs w:val="18"/>
        </w:rPr>
        <w:t>the total length</w:t>
      </w:r>
      <w:r w:rsidR="00F3074E">
        <w:rPr>
          <w:iCs/>
          <w:sz w:val="20"/>
          <w:szCs w:val="18"/>
        </w:rPr>
        <w:t>.</w:t>
      </w:r>
    </w:p>
    <w:p w14:paraId="0191B9A9" w14:textId="6B5557F0" w:rsidR="005B7627" w:rsidRPr="00514A4E" w:rsidRDefault="00514A4E" w:rsidP="00A05D5D">
      <w:pPr>
        <w:rPr>
          <w:b/>
          <w:bCs/>
          <w:iCs/>
        </w:rPr>
      </w:pPr>
      <w:r w:rsidRPr="00514A4E">
        <w:rPr>
          <w:b/>
          <w:bCs/>
          <w:iCs/>
        </w:rPr>
        <w:t>Discussion</w:t>
      </w:r>
    </w:p>
    <w:p w14:paraId="627CC803" w14:textId="355E7957" w:rsidR="005A7779" w:rsidRDefault="005A7779" w:rsidP="00A05D5D">
      <w:pPr>
        <w:rPr>
          <w:iCs/>
        </w:rPr>
      </w:pPr>
      <w:r w:rsidRPr="005A7779">
        <w:rPr>
          <w:i/>
        </w:rPr>
        <w:t xml:space="preserve">Raja </w:t>
      </w:r>
      <w:proofErr w:type="spellStart"/>
      <w:r w:rsidRPr="005A7779">
        <w:rPr>
          <w:i/>
        </w:rPr>
        <w:t>brachyura</w:t>
      </w:r>
      <w:proofErr w:type="spellEnd"/>
      <w:r w:rsidRPr="005A7779">
        <w:rPr>
          <w:iCs/>
        </w:rPr>
        <w:t xml:space="preserve"> is distributed in the </w:t>
      </w:r>
      <w:r>
        <w:rPr>
          <w:iCs/>
        </w:rPr>
        <w:t>e</w:t>
      </w:r>
      <w:r w:rsidRPr="005A7779">
        <w:rPr>
          <w:iCs/>
        </w:rPr>
        <w:t>astern Atlantic</w:t>
      </w:r>
      <w:r w:rsidR="00522DBF">
        <w:rPr>
          <w:iCs/>
        </w:rPr>
        <w:t xml:space="preserve"> and Mediterranean</w:t>
      </w:r>
      <w:r w:rsidRPr="005A7779">
        <w:rPr>
          <w:iCs/>
        </w:rPr>
        <w:t xml:space="preserve"> extending from the west-central </w:t>
      </w:r>
      <w:r w:rsidR="00522DBF">
        <w:rPr>
          <w:iCs/>
        </w:rPr>
        <w:t>t</w:t>
      </w:r>
      <w:r w:rsidRPr="005A7779">
        <w:rPr>
          <w:iCs/>
        </w:rPr>
        <w:t>o the east</w:t>
      </w:r>
      <w:r w:rsidR="00522DBF">
        <w:rPr>
          <w:iCs/>
        </w:rPr>
        <w:t xml:space="preserve"> of</w:t>
      </w:r>
      <w:r w:rsidR="009D2311">
        <w:rPr>
          <w:iCs/>
        </w:rPr>
        <w:t xml:space="preserve"> </w:t>
      </w:r>
      <w:r w:rsidR="009D2311" w:rsidRPr="005A7779">
        <w:rPr>
          <w:iCs/>
        </w:rPr>
        <w:t>various regions</w:t>
      </w:r>
      <w:r w:rsidRPr="005A7779">
        <w:rPr>
          <w:iCs/>
        </w:rPr>
        <w:t xml:space="preserve">, but there is no evidence of its </w:t>
      </w:r>
      <w:r>
        <w:rPr>
          <w:iCs/>
        </w:rPr>
        <w:t>occurrence</w:t>
      </w:r>
      <w:r w:rsidRPr="005A7779">
        <w:rPr>
          <w:iCs/>
        </w:rPr>
        <w:t xml:space="preserve"> in the northeastern Mediterranean.</w:t>
      </w:r>
      <w:r w:rsidR="000D33B0" w:rsidRPr="000D33B0">
        <w:t xml:space="preserve"> </w:t>
      </w:r>
      <w:r w:rsidR="000D33B0" w:rsidRPr="000D33B0">
        <w:rPr>
          <w:iCs/>
        </w:rPr>
        <w:t xml:space="preserve">Therefore, </w:t>
      </w:r>
      <w:r w:rsidR="000D33B0" w:rsidRPr="000D33B0">
        <w:rPr>
          <w:i/>
        </w:rPr>
        <w:t xml:space="preserve">R. </w:t>
      </w:r>
      <w:proofErr w:type="spellStart"/>
      <w:r w:rsidR="000D33B0" w:rsidRPr="000D33B0">
        <w:rPr>
          <w:i/>
        </w:rPr>
        <w:t>brachyura</w:t>
      </w:r>
      <w:proofErr w:type="spellEnd"/>
      <w:r w:rsidR="000D33B0" w:rsidRPr="000D33B0">
        <w:rPr>
          <w:iCs/>
        </w:rPr>
        <w:t xml:space="preserve"> is the fourteenth species reported for the </w:t>
      </w:r>
      <w:r w:rsidR="000D33B0" w:rsidRPr="000D33B0">
        <w:rPr>
          <w:iCs/>
        </w:rPr>
        <w:lastRenderedPageBreak/>
        <w:t>Rajidae family in Turkish marine waters, allowing the update of cartilaginous biodiversity.</w:t>
      </w:r>
      <w:r w:rsidR="00E91945" w:rsidRPr="00E91945">
        <w:t xml:space="preserve"> </w:t>
      </w:r>
      <w:r w:rsidR="00E91945" w:rsidRPr="00E91945">
        <w:rPr>
          <w:i/>
        </w:rPr>
        <w:t xml:space="preserve">R. </w:t>
      </w:r>
      <w:proofErr w:type="spellStart"/>
      <w:r w:rsidR="00E91945" w:rsidRPr="00E91945">
        <w:rPr>
          <w:i/>
        </w:rPr>
        <w:t>brachyura</w:t>
      </w:r>
      <w:proofErr w:type="spellEnd"/>
      <w:r w:rsidR="00E91945" w:rsidRPr="00E91945">
        <w:rPr>
          <w:iCs/>
        </w:rPr>
        <w:t xml:space="preserve"> can be distinguished from </w:t>
      </w:r>
      <w:r w:rsidR="00B37817">
        <w:rPr>
          <w:iCs/>
        </w:rPr>
        <w:t>similar</w:t>
      </w:r>
      <w:r w:rsidR="00E91945" w:rsidRPr="00E91945">
        <w:rPr>
          <w:iCs/>
        </w:rPr>
        <w:t xml:space="preserve"> </w:t>
      </w:r>
      <w:r w:rsidR="00B37817" w:rsidRPr="00B37817">
        <w:rPr>
          <w:i/>
        </w:rPr>
        <w:t>Raja</w:t>
      </w:r>
      <w:r w:rsidR="00E91945" w:rsidRPr="00E91945">
        <w:rPr>
          <w:iCs/>
        </w:rPr>
        <w:t xml:space="preserve"> </w:t>
      </w:r>
      <w:r w:rsidR="00B37817">
        <w:rPr>
          <w:iCs/>
        </w:rPr>
        <w:t>species (</w:t>
      </w:r>
      <w:r w:rsidR="0035719A" w:rsidRPr="0035719A">
        <w:rPr>
          <w:i/>
        </w:rPr>
        <w:t xml:space="preserve">R. </w:t>
      </w:r>
      <w:proofErr w:type="spellStart"/>
      <w:r w:rsidR="0035719A" w:rsidRPr="0035719A">
        <w:rPr>
          <w:i/>
        </w:rPr>
        <w:t>clavata</w:t>
      </w:r>
      <w:proofErr w:type="spellEnd"/>
      <w:r w:rsidR="0035719A">
        <w:rPr>
          <w:iCs/>
        </w:rPr>
        <w:t xml:space="preserve"> and </w:t>
      </w:r>
      <w:r w:rsidR="0035719A" w:rsidRPr="0035719A">
        <w:rPr>
          <w:i/>
        </w:rPr>
        <w:t xml:space="preserve">R. </w:t>
      </w:r>
      <w:proofErr w:type="spellStart"/>
      <w:r w:rsidR="0035719A" w:rsidRPr="0035719A">
        <w:rPr>
          <w:i/>
        </w:rPr>
        <w:t>montagui</w:t>
      </w:r>
      <w:proofErr w:type="spellEnd"/>
      <w:r w:rsidR="00B37817">
        <w:rPr>
          <w:iCs/>
        </w:rPr>
        <w:t xml:space="preserve">) </w:t>
      </w:r>
      <w:r w:rsidR="00E91945" w:rsidRPr="00E91945">
        <w:rPr>
          <w:iCs/>
        </w:rPr>
        <w:t>by its medium-sized snout</w:t>
      </w:r>
      <w:r w:rsidR="00913D0D">
        <w:rPr>
          <w:iCs/>
        </w:rPr>
        <w:t xml:space="preserve">, </w:t>
      </w:r>
      <w:r w:rsidR="00E91945" w:rsidRPr="00E91945">
        <w:rPr>
          <w:iCs/>
        </w:rPr>
        <w:t>midline spines</w:t>
      </w:r>
      <w:r w:rsidR="00913D0D">
        <w:rPr>
          <w:iCs/>
        </w:rPr>
        <w:t xml:space="preserve"> count and comparatively high tooth row count</w:t>
      </w:r>
      <w:del w:id="28" w:author="Deniz Ergüden" w:date="2024-08-08T17:40:00Z">
        <w:r w:rsidR="00E91945" w:rsidRPr="00E91945" w:rsidDel="00727C33">
          <w:rPr>
            <w:iCs/>
          </w:rPr>
          <w:delText>,</w:delText>
        </w:r>
      </w:del>
      <w:r w:rsidR="00E91945" w:rsidRPr="00E91945">
        <w:rPr>
          <w:iCs/>
        </w:rPr>
        <w:t xml:space="preserve"> and </w:t>
      </w:r>
      <w:r w:rsidR="0019022F">
        <w:rPr>
          <w:iCs/>
        </w:rPr>
        <w:t xml:space="preserve">the </w:t>
      </w:r>
      <w:r w:rsidR="00E91945" w:rsidRPr="00E91945">
        <w:rPr>
          <w:iCs/>
        </w:rPr>
        <w:t xml:space="preserve">specimens captured </w:t>
      </w:r>
      <w:r w:rsidR="00F47F51">
        <w:rPr>
          <w:iCs/>
        </w:rPr>
        <w:t xml:space="preserve">generally </w:t>
      </w:r>
      <w:r w:rsidR="00E91945" w:rsidRPr="00E91945">
        <w:rPr>
          <w:iCs/>
        </w:rPr>
        <w:t>conform to the morpho</w:t>
      </w:r>
      <w:r w:rsidR="00F47F51">
        <w:rPr>
          <w:iCs/>
        </w:rPr>
        <w:t>logical</w:t>
      </w:r>
      <w:r w:rsidR="00E91945" w:rsidRPr="00E91945">
        <w:rPr>
          <w:iCs/>
        </w:rPr>
        <w:t xml:space="preserve"> descriptions of Clark (1926) and </w:t>
      </w:r>
      <w:proofErr w:type="spellStart"/>
      <w:r w:rsidR="00E91945" w:rsidRPr="00E91945">
        <w:rPr>
          <w:iCs/>
        </w:rPr>
        <w:t>Stehmann</w:t>
      </w:r>
      <w:proofErr w:type="spellEnd"/>
      <w:r w:rsidR="00E91945" w:rsidRPr="00E91945">
        <w:rPr>
          <w:iCs/>
        </w:rPr>
        <w:t xml:space="preserve"> and </w:t>
      </w:r>
      <w:proofErr w:type="spellStart"/>
      <w:r w:rsidR="00E91945" w:rsidRPr="00E91945">
        <w:rPr>
          <w:iCs/>
        </w:rPr>
        <w:t>Bürkel</w:t>
      </w:r>
      <w:proofErr w:type="spellEnd"/>
      <w:r w:rsidR="00E91945" w:rsidRPr="00E91945">
        <w:rPr>
          <w:iCs/>
        </w:rPr>
        <w:t xml:space="preserve"> (1984).</w:t>
      </w:r>
    </w:p>
    <w:p w14:paraId="6EC63A78" w14:textId="37E78887" w:rsidR="0098125F" w:rsidRDefault="004603C5" w:rsidP="00DB4A3B">
      <w:pPr>
        <w:rPr>
          <w:iCs/>
        </w:rPr>
      </w:pPr>
      <w:r w:rsidRPr="004603C5">
        <w:rPr>
          <w:iCs/>
        </w:rPr>
        <w:t>The number of non-</w:t>
      </w:r>
      <w:r>
        <w:rPr>
          <w:iCs/>
        </w:rPr>
        <w:t>indigenous</w:t>
      </w:r>
      <w:r w:rsidRPr="004603C5">
        <w:rPr>
          <w:iCs/>
        </w:rPr>
        <w:t xml:space="preserve"> species recorded in Turkish marine waters is constantly increasing, and species originate from both the Atlantic and Indo-Pacific Oceans</w:t>
      </w:r>
      <w:r>
        <w:rPr>
          <w:iCs/>
        </w:rPr>
        <w:t xml:space="preserve"> (Turan et al., 2018</w:t>
      </w:r>
      <w:r w:rsidR="005817C9">
        <w:rPr>
          <w:iCs/>
        </w:rPr>
        <w:t>, 2024</w:t>
      </w:r>
      <w:r>
        <w:rPr>
          <w:iCs/>
        </w:rPr>
        <w:t>)</w:t>
      </w:r>
      <w:r w:rsidRPr="004603C5">
        <w:rPr>
          <w:iCs/>
        </w:rPr>
        <w:t>.</w:t>
      </w:r>
      <w:r w:rsidR="00B658C8">
        <w:rPr>
          <w:iCs/>
        </w:rPr>
        <w:t xml:space="preserve"> </w:t>
      </w:r>
      <w:r w:rsidR="008F6B1C" w:rsidRPr="008F6B1C">
        <w:rPr>
          <w:iCs/>
        </w:rPr>
        <w:t xml:space="preserve">Climate change encourages </w:t>
      </w:r>
      <w:del w:id="29" w:author="Deniz Ergüden" w:date="2024-08-08T17:40:00Z">
        <w:r w:rsidR="008F6B1C" w:rsidRPr="008F6B1C" w:rsidDel="00727C33">
          <w:rPr>
            <w:iCs/>
          </w:rPr>
          <w:delText>lower latitude</w:delText>
        </w:r>
      </w:del>
      <w:ins w:id="30" w:author="Deniz Ergüden" w:date="2024-08-08T17:40:00Z">
        <w:r w:rsidR="00727C33">
          <w:rPr>
            <w:iCs/>
          </w:rPr>
          <w:t>lower-latitude</w:t>
        </w:r>
      </w:ins>
      <w:r w:rsidR="008F6B1C" w:rsidRPr="008F6B1C">
        <w:rPr>
          <w:iCs/>
        </w:rPr>
        <w:t xml:space="preserve"> Atlantic species to expand their range and establish in the Mediterranean</w:t>
      </w:r>
      <w:r w:rsidR="00B658C8" w:rsidRPr="00B658C8">
        <w:rPr>
          <w:iCs/>
        </w:rPr>
        <w:t>.</w:t>
      </w:r>
      <w:r w:rsidR="009E4B54" w:rsidRPr="009E4B54">
        <w:rPr>
          <w:iCs/>
        </w:rPr>
        <w:t xml:space="preserve"> </w:t>
      </w:r>
      <w:r w:rsidR="00156EC5" w:rsidRPr="00156EC5">
        <w:rPr>
          <w:iCs/>
        </w:rPr>
        <w:t xml:space="preserve">Increasing </w:t>
      </w:r>
      <w:r w:rsidR="00B03F7F">
        <w:rPr>
          <w:iCs/>
        </w:rPr>
        <w:t xml:space="preserve">seawater </w:t>
      </w:r>
      <w:r w:rsidR="00156EC5" w:rsidRPr="00156EC5">
        <w:rPr>
          <w:iCs/>
        </w:rPr>
        <w:t>temperature and salinity trends in the Atlantic waters flowing eastward in the Mediterranean have also caused uncertainties about how regional biodiversity may be affected</w:t>
      </w:r>
      <w:r w:rsidR="00156EC5">
        <w:rPr>
          <w:iCs/>
        </w:rPr>
        <w:t xml:space="preserve"> </w:t>
      </w:r>
      <w:r w:rsidR="00922B4E">
        <w:rPr>
          <w:iCs/>
        </w:rPr>
        <w:t>(Turan et al., 2016)</w:t>
      </w:r>
      <w:r w:rsidR="00156EC5" w:rsidRPr="00156EC5">
        <w:rPr>
          <w:iCs/>
        </w:rPr>
        <w:t>.</w:t>
      </w:r>
      <w:r w:rsidR="00156EC5">
        <w:rPr>
          <w:iCs/>
        </w:rPr>
        <w:t xml:space="preserve"> </w:t>
      </w:r>
      <w:r w:rsidR="00DB4A3B" w:rsidRPr="00DB4A3B">
        <w:rPr>
          <w:iCs/>
        </w:rPr>
        <w:t>Because</w:t>
      </w:r>
      <w:r w:rsidR="008F432E">
        <w:rPr>
          <w:iCs/>
        </w:rPr>
        <w:t>,</w:t>
      </w:r>
      <w:r w:rsidR="00DB4A3B" w:rsidRPr="00DB4A3B">
        <w:rPr>
          <w:iCs/>
        </w:rPr>
        <w:t xml:space="preserve"> the Mediterranean is warming four times faster than global warming, making it one of the main marine ecosystems severely affected by climate change. This rapid warming will seriously affect marine biodiversity and unbalanced biogeochemical processes</w:t>
      </w:r>
      <w:r w:rsidR="00286FDE">
        <w:rPr>
          <w:iCs/>
        </w:rPr>
        <w:t xml:space="preserve"> (</w:t>
      </w:r>
      <w:r w:rsidR="00286FDE" w:rsidRPr="00286FDE">
        <w:rPr>
          <w:iCs/>
        </w:rPr>
        <w:t xml:space="preserve">Goffredo </w:t>
      </w:r>
      <w:r w:rsidR="00286FDE">
        <w:rPr>
          <w:iCs/>
        </w:rPr>
        <w:t>and</w:t>
      </w:r>
      <w:r w:rsidR="00286FDE" w:rsidRPr="00286FDE">
        <w:rPr>
          <w:iCs/>
        </w:rPr>
        <w:t xml:space="preserve"> Dubinsky, 2014</w:t>
      </w:r>
      <w:r w:rsidR="00286FDE">
        <w:rPr>
          <w:iCs/>
        </w:rPr>
        <w:t>)</w:t>
      </w:r>
      <w:r w:rsidR="00DB4A3B" w:rsidRPr="00DB4A3B">
        <w:rPr>
          <w:iCs/>
        </w:rPr>
        <w:t>.</w:t>
      </w:r>
      <w:r w:rsidR="00286FDE">
        <w:rPr>
          <w:iCs/>
        </w:rPr>
        <w:t xml:space="preserve"> </w:t>
      </w:r>
    </w:p>
    <w:p w14:paraId="7906389B" w14:textId="13CAD573" w:rsidR="00791C1B" w:rsidRDefault="00C22F34" w:rsidP="00A05D5D">
      <w:pPr>
        <w:rPr>
          <w:iCs/>
        </w:rPr>
      </w:pPr>
      <w:r w:rsidRPr="00C22F34">
        <w:rPr>
          <w:iCs/>
        </w:rPr>
        <w:t xml:space="preserve">Like many native fish species of the Mediterranean, </w:t>
      </w:r>
      <w:r w:rsidRPr="00C22F34">
        <w:rPr>
          <w:i/>
        </w:rPr>
        <w:t xml:space="preserve">R. </w:t>
      </w:r>
      <w:proofErr w:type="spellStart"/>
      <w:r w:rsidRPr="00C22F34">
        <w:rPr>
          <w:i/>
        </w:rPr>
        <w:t>brachyura</w:t>
      </w:r>
      <w:proofErr w:type="spellEnd"/>
      <w:r w:rsidRPr="00C22F34">
        <w:rPr>
          <w:iCs/>
        </w:rPr>
        <w:t xml:space="preserve"> originated in the Atlantic waters.</w:t>
      </w:r>
      <w:r w:rsidR="00FE1E27">
        <w:rPr>
          <w:iCs/>
        </w:rPr>
        <w:t xml:space="preserve"> </w:t>
      </w:r>
      <w:r w:rsidR="001A0CE0">
        <w:rPr>
          <w:iCs/>
        </w:rPr>
        <w:t>However,</w:t>
      </w:r>
      <w:r w:rsidR="00FE1E27" w:rsidRPr="00FE1E27">
        <w:rPr>
          <w:iCs/>
        </w:rPr>
        <w:t xml:space="preserve"> the </w:t>
      </w:r>
      <w:del w:id="31" w:author="Deniz Ergüden" w:date="2024-08-08T17:40:00Z">
        <w:r w:rsidR="00FE1E27" w:rsidDel="00727C33">
          <w:rPr>
            <w:iCs/>
          </w:rPr>
          <w:delText>increasing</w:delText>
        </w:r>
        <w:r w:rsidR="00FE1E27" w:rsidRPr="00FE1E27" w:rsidDel="00727C33">
          <w:rPr>
            <w:iCs/>
          </w:rPr>
          <w:delText xml:space="preserve"> </w:delText>
        </w:r>
      </w:del>
      <w:ins w:id="32" w:author="Deniz Ergüden" w:date="2024-08-08T17:40:00Z">
        <w:r w:rsidR="00727C33">
          <w:rPr>
            <w:iCs/>
          </w:rPr>
          <w:t>increase</w:t>
        </w:r>
        <w:r w:rsidR="00727C33" w:rsidRPr="00FE1E27">
          <w:rPr>
            <w:iCs/>
          </w:rPr>
          <w:t xml:space="preserve"> </w:t>
        </w:r>
      </w:ins>
      <w:r w:rsidR="00FE1E27" w:rsidRPr="00FE1E27">
        <w:rPr>
          <w:iCs/>
        </w:rPr>
        <w:t>in seawater temperature in the eastern basin has prevented its spread, as has been the case with many others</w:t>
      </w:r>
      <w:r w:rsidR="001A0CE0">
        <w:rPr>
          <w:iCs/>
        </w:rPr>
        <w:t xml:space="preserve"> (</w:t>
      </w:r>
      <w:r w:rsidR="001A0CE0" w:rsidRPr="001A0CE0">
        <w:rPr>
          <w:iCs/>
        </w:rPr>
        <w:t>Golani et al.</w:t>
      </w:r>
      <w:r w:rsidR="001A0CE0">
        <w:rPr>
          <w:iCs/>
        </w:rPr>
        <w:t>,</w:t>
      </w:r>
      <w:r w:rsidR="001A0CE0" w:rsidRPr="001A0CE0">
        <w:rPr>
          <w:iCs/>
        </w:rPr>
        <w:t xml:space="preserve"> 2006</w:t>
      </w:r>
      <w:r w:rsidR="001A0CE0">
        <w:rPr>
          <w:iCs/>
        </w:rPr>
        <w:t>)</w:t>
      </w:r>
      <w:r w:rsidR="00FE1E27" w:rsidRPr="00FE1E27">
        <w:rPr>
          <w:iCs/>
        </w:rPr>
        <w:t>.</w:t>
      </w:r>
      <w:r w:rsidR="003660F2">
        <w:rPr>
          <w:iCs/>
        </w:rPr>
        <w:t xml:space="preserve"> </w:t>
      </w:r>
      <w:r w:rsidR="00F64C15" w:rsidRPr="0054401D">
        <w:rPr>
          <w:iCs/>
        </w:rPr>
        <w:t>Contrary to</w:t>
      </w:r>
      <w:r w:rsidR="0054401D" w:rsidRPr="0054401D">
        <w:rPr>
          <w:iCs/>
        </w:rPr>
        <w:t xml:space="preserve"> other Atlantic</w:t>
      </w:r>
      <w:r w:rsidR="0054401D">
        <w:rPr>
          <w:iCs/>
        </w:rPr>
        <w:t>-origin</w:t>
      </w:r>
      <w:r w:rsidR="0054401D" w:rsidRPr="0054401D">
        <w:rPr>
          <w:iCs/>
        </w:rPr>
        <w:t xml:space="preserve"> species </w:t>
      </w:r>
      <w:r w:rsidR="0054401D">
        <w:rPr>
          <w:iCs/>
        </w:rPr>
        <w:t>t</w:t>
      </w:r>
      <w:r w:rsidR="0054401D" w:rsidRPr="0054401D">
        <w:rPr>
          <w:iCs/>
        </w:rPr>
        <w:t xml:space="preserve">hat naturally extend eastward in the Mediterranean Sea via the Strait of Gibraltar, the distribution of </w:t>
      </w:r>
      <w:r w:rsidR="0054401D" w:rsidRPr="00C22F34">
        <w:rPr>
          <w:i/>
        </w:rPr>
        <w:t xml:space="preserve">R. </w:t>
      </w:r>
      <w:proofErr w:type="spellStart"/>
      <w:r w:rsidR="0054401D" w:rsidRPr="00C22F34">
        <w:rPr>
          <w:i/>
        </w:rPr>
        <w:t>brachyura</w:t>
      </w:r>
      <w:proofErr w:type="spellEnd"/>
      <w:r w:rsidR="0054401D" w:rsidRPr="00C22F34">
        <w:rPr>
          <w:iCs/>
        </w:rPr>
        <w:t xml:space="preserve"> </w:t>
      </w:r>
      <w:r w:rsidR="0054401D" w:rsidRPr="0054401D">
        <w:rPr>
          <w:iCs/>
        </w:rPr>
        <w:t>in the Mediterranean has been unusual</w:t>
      </w:r>
      <w:r w:rsidR="00E50092">
        <w:rPr>
          <w:iCs/>
        </w:rPr>
        <w:t xml:space="preserve"> in that</w:t>
      </w:r>
      <w:r w:rsidR="0054401D" w:rsidRPr="0054401D">
        <w:rPr>
          <w:iCs/>
        </w:rPr>
        <w:t xml:space="preserve"> </w:t>
      </w:r>
      <w:r w:rsidR="003660F2" w:rsidRPr="003660F2">
        <w:rPr>
          <w:iCs/>
        </w:rPr>
        <w:t xml:space="preserve">it was restricted to the </w:t>
      </w:r>
      <w:r w:rsidR="003C69B0">
        <w:rPr>
          <w:iCs/>
        </w:rPr>
        <w:t>w</w:t>
      </w:r>
      <w:r w:rsidR="003660F2" w:rsidRPr="003660F2">
        <w:rPr>
          <w:iCs/>
        </w:rPr>
        <w:t>est</w:t>
      </w:r>
      <w:r w:rsidR="003C69B0">
        <w:rPr>
          <w:iCs/>
        </w:rPr>
        <w:t>ern</w:t>
      </w:r>
      <w:r w:rsidR="003660F2" w:rsidRPr="003660F2">
        <w:rPr>
          <w:iCs/>
        </w:rPr>
        <w:t>-</w:t>
      </w:r>
      <w:r w:rsidR="003C69B0">
        <w:rPr>
          <w:iCs/>
        </w:rPr>
        <w:t>c</w:t>
      </w:r>
      <w:r w:rsidR="003660F2" w:rsidRPr="003660F2">
        <w:rPr>
          <w:iCs/>
        </w:rPr>
        <w:t>entral Mediterranean basin until about 20 years ago and its distribution has since expanded eastwards, likely due to the influence of climate change.</w:t>
      </w:r>
      <w:r w:rsidR="00A52BA9">
        <w:rPr>
          <w:iCs/>
        </w:rPr>
        <w:t xml:space="preserve"> </w:t>
      </w:r>
      <w:r w:rsidR="004B097F" w:rsidRPr="004B097F">
        <w:rPr>
          <w:iCs/>
        </w:rPr>
        <w:t>From a biogeographical perspective, supported by bottom trawling surveys</w:t>
      </w:r>
      <w:r w:rsidR="004B097F">
        <w:rPr>
          <w:iCs/>
        </w:rPr>
        <w:t xml:space="preserve"> and </w:t>
      </w:r>
      <w:r w:rsidR="004B097F" w:rsidRPr="004B097F">
        <w:rPr>
          <w:iCs/>
        </w:rPr>
        <w:t>regional checklists</w:t>
      </w:r>
      <w:r w:rsidR="00CD1D59">
        <w:rPr>
          <w:iCs/>
        </w:rPr>
        <w:t>,</w:t>
      </w:r>
      <w:r w:rsidR="00A52BA9" w:rsidRPr="00A52BA9">
        <w:rPr>
          <w:iCs/>
        </w:rPr>
        <w:t xml:space="preserve"> </w:t>
      </w:r>
      <w:r w:rsidR="00A52BA9" w:rsidRPr="004B097F">
        <w:rPr>
          <w:iCs/>
        </w:rPr>
        <w:t xml:space="preserve">have demonstrated the </w:t>
      </w:r>
      <w:r w:rsidR="002B5DC4">
        <w:rPr>
          <w:iCs/>
        </w:rPr>
        <w:t xml:space="preserve">notable </w:t>
      </w:r>
      <w:r w:rsidR="00A52BA9" w:rsidRPr="004B097F">
        <w:rPr>
          <w:iCs/>
        </w:rPr>
        <w:t xml:space="preserve">eastward expansion of </w:t>
      </w:r>
      <w:r w:rsidR="00A52BA9" w:rsidRPr="004862F7">
        <w:rPr>
          <w:i/>
        </w:rPr>
        <w:t>R</w:t>
      </w:r>
      <w:r w:rsidR="004862F7" w:rsidRPr="004862F7">
        <w:rPr>
          <w:i/>
        </w:rPr>
        <w:t xml:space="preserve">. </w:t>
      </w:r>
      <w:proofErr w:type="spellStart"/>
      <w:r w:rsidR="00A52BA9" w:rsidRPr="004862F7">
        <w:rPr>
          <w:i/>
        </w:rPr>
        <w:t>brachyura</w:t>
      </w:r>
      <w:proofErr w:type="spellEnd"/>
      <w:r w:rsidR="00A52BA9" w:rsidRPr="004B097F">
        <w:rPr>
          <w:iCs/>
        </w:rPr>
        <w:t xml:space="preserve"> along the coasts of Sardinia and western Sicily</w:t>
      </w:r>
      <w:r w:rsidR="002D79E8">
        <w:rPr>
          <w:iCs/>
        </w:rPr>
        <w:t xml:space="preserve"> (</w:t>
      </w:r>
      <w:proofErr w:type="spellStart"/>
      <w:r w:rsidR="002D79E8" w:rsidRPr="00660183">
        <w:rPr>
          <w:iCs/>
        </w:rPr>
        <w:t>Follesa</w:t>
      </w:r>
      <w:proofErr w:type="spellEnd"/>
      <w:r w:rsidR="002D79E8" w:rsidRPr="00660183">
        <w:rPr>
          <w:iCs/>
        </w:rPr>
        <w:t xml:space="preserve"> et al.</w:t>
      </w:r>
      <w:r w:rsidR="002D79E8">
        <w:rPr>
          <w:iCs/>
        </w:rPr>
        <w:t>,</w:t>
      </w:r>
      <w:r w:rsidR="002D79E8" w:rsidRPr="00660183">
        <w:rPr>
          <w:iCs/>
        </w:rPr>
        <w:t xml:space="preserve"> 2003</w:t>
      </w:r>
      <w:r w:rsidR="002D79E8">
        <w:rPr>
          <w:iCs/>
        </w:rPr>
        <w:t>;</w:t>
      </w:r>
      <w:r w:rsidR="002D79E8" w:rsidRPr="00660183">
        <w:rPr>
          <w:iCs/>
        </w:rPr>
        <w:t xml:space="preserve"> Ragonese et al.</w:t>
      </w:r>
      <w:r w:rsidR="002D79E8">
        <w:rPr>
          <w:iCs/>
        </w:rPr>
        <w:t xml:space="preserve">, </w:t>
      </w:r>
      <w:r w:rsidR="002D79E8" w:rsidRPr="00660183">
        <w:rPr>
          <w:iCs/>
        </w:rPr>
        <w:t>2003</w:t>
      </w:r>
      <w:r w:rsidR="002D79E8">
        <w:rPr>
          <w:iCs/>
        </w:rPr>
        <w:t xml:space="preserve">; </w:t>
      </w:r>
      <w:r w:rsidR="002D79E8" w:rsidRPr="00660183">
        <w:rPr>
          <w:iCs/>
        </w:rPr>
        <w:t>Catalano et al.</w:t>
      </w:r>
      <w:r w:rsidR="002D79E8">
        <w:rPr>
          <w:iCs/>
        </w:rPr>
        <w:t xml:space="preserve">, </w:t>
      </w:r>
      <w:r w:rsidR="002D79E8" w:rsidRPr="00660183">
        <w:rPr>
          <w:iCs/>
        </w:rPr>
        <w:t>2007</w:t>
      </w:r>
      <w:r w:rsidR="002D79E8">
        <w:rPr>
          <w:iCs/>
        </w:rPr>
        <w:t>)</w:t>
      </w:r>
      <w:r w:rsidR="00A52BA9" w:rsidRPr="004B097F">
        <w:rPr>
          <w:iCs/>
        </w:rPr>
        <w:t>, throughout the Ionian Sea</w:t>
      </w:r>
      <w:r w:rsidR="002D79E8">
        <w:rPr>
          <w:iCs/>
        </w:rPr>
        <w:t xml:space="preserve"> (</w:t>
      </w:r>
      <w:r w:rsidR="002D79E8" w:rsidRPr="00CC7A4A">
        <w:rPr>
          <w:iCs/>
        </w:rPr>
        <w:t>Leonetti</w:t>
      </w:r>
      <w:r w:rsidR="002D79E8">
        <w:rPr>
          <w:iCs/>
        </w:rPr>
        <w:t xml:space="preserve"> et al., 2020)</w:t>
      </w:r>
      <w:r w:rsidR="00A52BA9" w:rsidRPr="004B097F">
        <w:rPr>
          <w:iCs/>
        </w:rPr>
        <w:t>, along the Greek Aegean coast</w:t>
      </w:r>
      <w:r w:rsidR="002D79E8">
        <w:rPr>
          <w:iCs/>
        </w:rPr>
        <w:t xml:space="preserve"> (</w:t>
      </w:r>
      <w:proofErr w:type="spellStart"/>
      <w:r w:rsidR="002D79E8" w:rsidRPr="00C3555D">
        <w:rPr>
          <w:iCs/>
        </w:rPr>
        <w:t>Damalas</w:t>
      </w:r>
      <w:proofErr w:type="spellEnd"/>
      <w:r w:rsidR="002D79E8">
        <w:rPr>
          <w:iCs/>
        </w:rPr>
        <w:t xml:space="preserve"> and </w:t>
      </w:r>
      <w:proofErr w:type="spellStart"/>
      <w:r w:rsidR="002D79E8" w:rsidRPr="00C3555D">
        <w:rPr>
          <w:iCs/>
        </w:rPr>
        <w:t>Vassilopoulou</w:t>
      </w:r>
      <w:proofErr w:type="spellEnd"/>
      <w:r w:rsidR="002D79E8">
        <w:rPr>
          <w:iCs/>
        </w:rPr>
        <w:t xml:space="preserve">, 2011; </w:t>
      </w:r>
      <w:proofErr w:type="spellStart"/>
      <w:r w:rsidR="002D79E8" w:rsidRPr="00BD3100">
        <w:rPr>
          <w:iCs/>
        </w:rPr>
        <w:t>Giovos</w:t>
      </w:r>
      <w:proofErr w:type="spellEnd"/>
      <w:r w:rsidR="002D79E8">
        <w:rPr>
          <w:iCs/>
        </w:rPr>
        <w:t xml:space="preserve"> et al., 2022)</w:t>
      </w:r>
      <w:r w:rsidR="00A52BA9" w:rsidRPr="004B097F">
        <w:rPr>
          <w:iCs/>
        </w:rPr>
        <w:t>, and around Cyprus</w:t>
      </w:r>
      <w:r w:rsidR="002D79E8">
        <w:rPr>
          <w:iCs/>
        </w:rPr>
        <w:t xml:space="preserve"> (</w:t>
      </w:r>
      <w:proofErr w:type="spellStart"/>
      <w:r w:rsidR="002D79E8" w:rsidRPr="00A87AAE">
        <w:rPr>
          <w:iCs/>
        </w:rPr>
        <w:t>Giovos</w:t>
      </w:r>
      <w:proofErr w:type="spellEnd"/>
      <w:r w:rsidR="002D79E8">
        <w:rPr>
          <w:iCs/>
        </w:rPr>
        <w:t xml:space="preserve"> et al., 2021)</w:t>
      </w:r>
      <w:r w:rsidR="00A52BA9" w:rsidRPr="004B097F">
        <w:rPr>
          <w:iCs/>
        </w:rPr>
        <w:t>.</w:t>
      </w:r>
      <w:r w:rsidR="002B5DC4">
        <w:rPr>
          <w:iCs/>
        </w:rPr>
        <w:t xml:space="preserve"> </w:t>
      </w:r>
      <w:r w:rsidR="00C16E06">
        <w:rPr>
          <w:iCs/>
        </w:rPr>
        <w:t xml:space="preserve">In addition, </w:t>
      </w:r>
      <w:r w:rsidR="00C16E06" w:rsidRPr="001D5A28">
        <w:rPr>
          <w:iCs/>
        </w:rPr>
        <w:t>Serena et al.</w:t>
      </w:r>
      <w:r w:rsidR="00C16E06">
        <w:rPr>
          <w:iCs/>
        </w:rPr>
        <w:t xml:space="preserve"> (2020)</w:t>
      </w:r>
      <w:r w:rsidR="00C16E06" w:rsidRPr="001D5A28">
        <w:rPr>
          <w:iCs/>
        </w:rPr>
        <w:t xml:space="preserve"> evaluated the relative abundance of </w:t>
      </w:r>
      <w:r w:rsidR="00C16E06" w:rsidRPr="001F565E">
        <w:rPr>
          <w:i/>
        </w:rPr>
        <w:t>R</w:t>
      </w:r>
      <w:r w:rsidR="00C16E06">
        <w:rPr>
          <w:i/>
        </w:rPr>
        <w:t xml:space="preserve">. </w:t>
      </w:r>
      <w:proofErr w:type="spellStart"/>
      <w:r w:rsidR="00C16E06" w:rsidRPr="001F565E">
        <w:rPr>
          <w:i/>
        </w:rPr>
        <w:t>brachyura</w:t>
      </w:r>
      <w:proofErr w:type="spellEnd"/>
      <w:r w:rsidR="00C16E06" w:rsidRPr="001F565E">
        <w:rPr>
          <w:i/>
        </w:rPr>
        <w:t xml:space="preserve"> </w:t>
      </w:r>
      <w:r w:rsidR="00C16E06" w:rsidRPr="001D5A28">
        <w:rPr>
          <w:iCs/>
        </w:rPr>
        <w:t xml:space="preserve">in the western and central Mediterranean </w:t>
      </w:r>
      <w:r w:rsidR="00743F00">
        <w:rPr>
          <w:iCs/>
        </w:rPr>
        <w:t>that it is as occasional</w:t>
      </w:r>
      <w:r w:rsidR="00743F00" w:rsidRPr="001D5A28">
        <w:rPr>
          <w:iCs/>
        </w:rPr>
        <w:t xml:space="preserve"> </w:t>
      </w:r>
      <w:r w:rsidR="00743F00">
        <w:rPr>
          <w:iCs/>
        </w:rPr>
        <w:t xml:space="preserve">in the Adriatic Sea, </w:t>
      </w:r>
      <w:r w:rsidR="00743F00" w:rsidRPr="001D5A28">
        <w:rPr>
          <w:iCs/>
        </w:rPr>
        <w:t xml:space="preserve">as abundant </w:t>
      </w:r>
      <w:r w:rsidR="00C16E06" w:rsidRPr="001D5A28">
        <w:rPr>
          <w:iCs/>
        </w:rPr>
        <w:t xml:space="preserve">in the eastern Mediterranean, and </w:t>
      </w:r>
      <w:r w:rsidR="00743F00" w:rsidRPr="001D5A28">
        <w:rPr>
          <w:iCs/>
        </w:rPr>
        <w:t xml:space="preserve">as questionable </w:t>
      </w:r>
      <w:r w:rsidR="00C16E06" w:rsidRPr="001D5A28">
        <w:rPr>
          <w:iCs/>
        </w:rPr>
        <w:t>in the Black Sea.</w:t>
      </w:r>
    </w:p>
    <w:p w14:paraId="30105B7E" w14:textId="012F56F1" w:rsidR="00873569" w:rsidRDefault="00743F00" w:rsidP="00A05D5D">
      <w:pPr>
        <w:rPr>
          <w:iCs/>
        </w:rPr>
      </w:pPr>
      <w:r w:rsidRPr="00743F00">
        <w:rPr>
          <w:bCs/>
          <w:iCs/>
        </w:rPr>
        <w:t>In conclusion, a</w:t>
      </w:r>
      <w:r w:rsidR="00C1248C" w:rsidRPr="00C1248C">
        <w:rPr>
          <w:iCs/>
        </w:rPr>
        <w:t xml:space="preserve"> considerable number of species on the Mediterranean cartilaginous </w:t>
      </w:r>
      <w:r w:rsidR="00B7178E">
        <w:rPr>
          <w:iCs/>
        </w:rPr>
        <w:t>fish</w:t>
      </w:r>
      <w:r w:rsidR="00C1248C" w:rsidRPr="00C1248C">
        <w:rPr>
          <w:iCs/>
        </w:rPr>
        <w:t xml:space="preserve"> checklist are included in the fish fauna of Turkish </w:t>
      </w:r>
      <w:r w:rsidR="00961BC1">
        <w:rPr>
          <w:iCs/>
        </w:rPr>
        <w:t>marine waters</w:t>
      </w:r>
      <w:r w:rsidR="00C1248C" w:rsidRPr="00C1248C">
        <w:rPr>
          <w:iCs/>
        </w:rPr>
        <w:t>.</w:t>
      </w:r>
      <w:r w:rsidR="00873569">
        <w:rPr>
          <w:iCs/>
        </w:rPr>
        <w:t xml:space="preserve"> </w:t>
      </w:r>
      <w:r w:rsidR="00DE777F">
        <w:rPr>
          <w:iCs/>
        </w:rPr>
        <w:t>T</w:t>
      </w:r>
      <w:r w:rsidR="00AE5F43" w:rsidRPr="00AE5F43">
        <w:rPr>
          <w:iCs/>
        </w:rPr>
        <w:t xml:space="preserve">his record provides </w:t>
      </w:r>
      <w:ins w:id="33" w:author="Deniz Ergüden" w:date="2024-08-08T17:41:00Z">
        <w:r w:rsidR="00727C33">
          <w:rPr>
            <w:iCs/>
          </w:rPr>
          <w:t xml:space="preserve">the </w:t>
        </w:r>
      </w:ins>
      <w:r>
        <w:rPr>
          <w:iCs/>
        </w:rPr>
        <w:t xml:space="preserve">first </w:t>
      </w:r>
      <w:r w:rsidR="00AE5F43" w:rsidRPr="00AE5F43">
        <w:rPr>
          <w:iCs/>
        </w:rPr>
        <w:t xml:space="preserve">evidence for the distribution of </w:t>
      </w:r>
      <w:r w:rsidR="00AE5F43" w:rsidRPr="001F565E">
        <w:rPr>
          <w:i/>
        </w:rPr>
        <w:t>R</w:t>
      </w:r>
      <w:r w:rsidR="00AE5F43">
        <w:rPr>
          <w:i/>
        </w:rPr>
        <w:t xml:space="preserve">. </w:t>
      </w:r>
      <w:proofErr w:type="spellStart"/>
      <w:r w:rsidR="00AE5F43" w:rsidRPr="001F565E">
        <w:rPr>
          <w:i/>
        </w:rPr>
        <w:t>brachyura</w:t>
      </w:r>
      <w:proofErr w:type="spellEnd"/>
      <w:r w:rsidR="00AE5F43" w:rsidRPr="001F565E">
        <w:rPr>
          <w:i/>
        </w:rPr>
        <w:t xml:space="preserve"> </w:t>
      </w:r>
      <w:r w:rsidR="00AE5F43" w:rsidRPr="00AE5F43">
        <w:rPr>
          <w:iCs/>
        </w:rPr>
        <w:t xml:space="preserve">in </w:t>
      </w:r>
      <w:del w:id="34" w:author="Deniz Ergüden" w:date="2024-08-08T17:41:00Z">
        <w:r w:rsidR="00AE5F43" w:rsidRPr="00AE5F43" w:rsidDel="00727C33">
          <w:rPr>
            <w:iCs/>
          </w:rPr>
          <w:delText xml:space="preserve">the </w:delText>
        </w:r>
      </w:del>
      <w:r>
        <w:rPr>
          <w:iCs/>
        </w:rPr>
        <w:t>Turkish marine waters</w:t>
      </w:r>
      <w:r w:rsidR="00873569">
        <w:rPr>
          <w:iCs/>
        </w:rPr>
        <w:t>.</w:t>
      </w:r>
      <w:r w:rsidR="00D62F4B">
        <w:rPr>
          <w:iCs/>
        </w:rPr>
        <w:t xml:space="preserve"> </w:t>
      </w:r>
      <w:r w:rsidR="00D62F4B" w:rsidRPr="00873569">
        <w:rPr>
          <w:iCs/>
        </w:rPr>
        <w:t>Additionally</w:t>
      </w:r>
      <w:r w:rsidR="00873569" w:rsidRPr="00873569">
        <w:rPr>
          <w:iCs/>
        </w:rPr>
        <w:t xml:space="preserve">, the </w:t>
      </w:r>
      <w:r w:rsidR="00873569" w:rsidRPr="00873569">
        <w:rPr>
          <w:iCs/>
        </w:rPr>
        <w:lastRenderedPageBreak/>
        <w:t>occurrence of two specimens of blonde ray in Antalya Bay may point out a potentially established</w:t>
      </w:r>
      <w:r>
        <w:rPr>
          <w:iCs/>
        </w:rPr>
        <w:t xml:space="preserve"> population of the species in Turkish marine waters</w:t>
      </w:r>
      <w:r w:rsidR="00873569" w:rsidRPr="00873569">
        <w:rPr>
          <w:iCs/>
        </w:rPr>
        <w:t>.</w:t>
      </w:r>
      <w:r w:rsidR="00CF3C3E" w:rsidRPr="00CF3C3E">
        <w:t xml:space="preserve"> </w:t>
      </w:r>
      <w:r w:rsidR="00CF3C3E" w:rsidRPr="00CF3C3E">
        <w:rPr>
          <w:iCs/>
        </w:rPr>
        <w:t xml:space="preserve">However, more </w:t>
      </w:r>
      <w:r>
        <w:rPr>
          <w:iCs/>
        </w:rPr>
        <w:t>research</w:t>
      </w:r>
      <w:r w:rsidR="00CF3C3E" w:rsidRPr="00CF3C3E">
        <w:rPr>
          <w:iCs/>
        </w:rPr>
        <w:t xml:space="preserve"> </w:t>
      </w:r>
      <w:del w:id="35" w:author="Deniz Ergüden" w:date="2024-08-08T17:42:00Z">
        <w:r w:rsidR="00CF3C3E" w:rsidRPr="00CF3C3E" w:rsidDel="00727C33">
          <w:rPr>
            <w:iCs/>
          </w:rPr>
          <w:delText xml:space="preserve">are </w:delText>
        </w:r>
      </w:del>
      <w:ins w:id="36" w:author="Deniz Ergüden" w:date="2024-08-08T17:42:00Z">
        <w:r w:rsidR="00727C33">
          <w:rPr>
            <w:iCs/>
          </w:rPr>
          <w:t>is</w:t>
        </w:r>
        <w:r w:rsidR="00727C33" w:rsidRPr="00CF3C3E">
          <w:rPr>
            <w:iCs/>
          </w:rPr>
          <w:t xml:space="preserve"> </w:t>
        </w:r>
      </w:ins>
      <w:r w:rsidR="00CF3C3E" w:rsidRPr="00CF3C3E">
        <w:rPr>
          <w:iCs/>
        </w:rPr>
        <w:t xml:space="preserve">needed to confirm such </w:t>
      </w:r>
      <w:ins w:id="37" w:author="Deniz Ergüden" w:date="2024-08-08T17:42:00Z">
        <w:r w:rsidR="00727C33">
          <w:rPr>
            <w:iCs/>
          </w:rPr>
          <w:t xml:space="preserve">a </w:t>
        </w:r>
      </w:ins>
      <w:r w:rsidR="00CF3C3E" w:rsidRPr="00CF3C3E">
        <w:rPr>
          <w:iCs/>
        </w:rPr>
        <w:t>hypothesis.</w:t>
      </w:r>
    </w:p>
    <w:p w14:paraId="38178DF6" w14:textId="77777777" w:rsidR="0098125F" w:rsidRPr="0098125F" w:rsidRDefault="0098125F" w:rsidP="0098125F">
      <w:pPr>
        <w:rPr>
          <w:b/>
          <w:bCs/>
          <w:iCs/>
        </w:rPr>
      </w:pPr>
      <w:r w:rsidRPr="0098125F">
        <w:rPr>
          <w:b/>
          <w:bCs/>
          <w:iCs/>
        </w:rPr>
        <w:t>Acknowledgements</w:t>
      </w:r>
    </w:p>
    <w:p w14:paraId="5110304D" w14:textId="40F7E9BE" w:rsidR="0098125F" w:rsidRDefault="003F6C72" w:rsidP="003F6C72">
      <w:pPr>
        <w:rPr>
          <w:b/>
          <w:bCs/>
          <w:iCs/>
        </w:rPr>
      </w:pPr>
      <w:r w:rsidRPr="003F6C72">
        <w:rPr>
          <w:iCs/>
        </w:rPr>
        <w:t>This study was funded by the Republic of Türkiye Ministry of Food, Agriculture and Livestock General Directorate of Agricultural Research and Policies (TAGEM-16/ARGE/21).</w:t>
      </w:r>
      <w:r w:rsidRPr="003F6C72">
        <w:rPr>
          <w:b/>
          <w:bCs/>
          <w:iCs/>
        </w:rPr>
        <w:t xml:space="preserve"> </w:t>
      </w:r>
    </w:p>
    <w:p w14:paraId="1E5D0A2A" w14:textId="454A4158" w:rsidR="001C5FEC" w:rsidRPr="004306A4" w:rsidRDefault="004306A4">
      <w:pPr>
        <w:rPr>
          <w:b/>
          <w:bCs/>
        </w:rPr>
      </w:pPr>
      <w:r w:rsidRPr="004306A4">
        <w:rPr>
          <w:b/>
          <w:bCs/>
        </w:rPr>
        <w:t>References</w:t>
      </w:r>
    </w:p>
    <w:p w14:paraId="3FABB1C3" w14:textId="7390B1D0" w:rsidR="001E7A5B" w:rsidRDefault="00E52734" w:rsidP="00E52734">
      <w:pPr>
        <w:ind w:left="708" w:hanging="708"/>
      </w:pPr>
      <w:proofErr w:type="spellStart"/>
      <w:r w:rsidRPr="00E52734">
        <w:t>Bauchot</w:t>
      </w:r>
      <w:proofErr w:type="spellEnd"/>
      <w:r w:rsidRPr="00E52734">
        <w:t>, M.</w:t>
      </w:r>
      <w:r w:rsidR="00830AD9">
        <w:t xml:space="preserve"> </w:t>
      </w:r>
      <w:r w:rsidRPr="00E52734">
        <w:t xml:space="preserve">L. </w:t>
      </w:r>
      <w:r>
        <w:t>(</w:t>
      </w:r>
      <w:r w:rsidRPr="00E52734">
        <w:t>1987</w:t>
      </w:r>
      <w:r>
        <w:t>)</w:t>
      </w:r>
      <w:r w:rsidRPr="00E52734">
        <w:t xml:space="preserve">. </w:t>
      </w:r>
      <w:proofErr w:type="spellStart"/>
      <w:r w:rsidRPr="00E52734">
        <w:t>Raies</w:t>
      </w:r>
      <w:proofErr w:type="spellEnd"/>
      <w:r w:rsidRPr="00E52734">
        <w:t xml:space="preserve"> at </w:t>
      </w:r>
      <w:proofErr w:type="spellStart"/>
      <w:r w:rsidRPr="00E52734">
        <w:t>autres</w:t>
      </w:r>
      <w:proofErr w:type="spellEnd"/>
      <w:r w:rsidRPr="00E52734">
        <w:t xml:space="preserve"> </w:t>
      </w:r>
      <w:proofErr w:type="spellStart"/>
      <w:r w:rsidRPr="00E52734">
        <w:t>batoidés</w:t>
      </w:r>
      <w:proofErr w:type="spellEnd"/>
      <w:r w:rsidRPr="00E52734">
        <w:t xml:space="preserve">. In: M. Fisher, M. Schneider and M.-L. </w:t>
      </w:r>
      <w:proofErr w:type="spellStart"/>
      <w:r w:rsidRPr="00E52734">
        <w:t>Bauchot</w:t>
      </w:r>
      <w:proofErr w:type="spellEnd"/>
      <w:r w:rsidRPr="00E52734">
        <w:t xml:space="preserve"> (</w:t>
      </w:r>
      <w:proofErr w:type="spellStart"/>
      <w:r w:rsidRPr="00E52734">
        <w:t>eds</w:t>
      </w:r>
      <w:proofErr w:type="spellEnd"/>
      <w:r w:rsidRPr="00E52734">
        <w:t xml:space="preserve">), Fiches FAO </w:t>
      </w:r>
      <w:proofErr w:type="spellStart"/>
      <w:r w:rsidRPr="00E52734">
        <w:t>d'Identification</w:t>
      </w:r>
      <w:proofErr w:type="spellEnd"/>
      <w:r w:rsidRPr="00E52734">
        <w:t xml:space="preserve"> des </w:t>
      </w:r>
      <w:proofErr w:type="spellStart"/>
      <w:r w:rsidRPr="00E52734">
        <w:t>Espècs</w:t>
      </w:r>
      <w:proofErr w:type="spellEnd"/>
      <w:r w:rsidRPr="00E52734">
        <w:t xml:space="preserve"> pour les </w:t>
      </w:r>
      <w:proofErr w:type="spellStart"/>
      <w:r w:rsidRPr="00E52734">
        <w:t>Besoins</w:t>
      </w:r>
      <w:proofErr w:type="spellEnd"/>
      <w:r w:rsidRPr="00E52734">
        <w:t xml:space="preserve"> de la </w:t>
      </w:r>
      <w:proofErr w:type="spellStart"/>
      <w:r w:rsidRPr="00E52734">
        <w:t>Peche</w:t>
      </w:r>
      <w:proofErr w:type="spellEnd"/>
      <w:r w:rsidRPr="00E52734">
        <w:t xml:space="preserve">. </w:t>
      </w:r>
      <w:proofErr w:type="spellStart"/>
      <w:r w:rsidRPr="00E52734">
        <w:t>Méditerranée</w:t>
      </w:r>
      <w:proofErr w:type="spellEnd"/>
      <w:r w:rsidRPr="00E52734">
        <w:t xml:space="preserve"> et </w:t>
      </w:r>
      <w:proofErr w:type="spellStart"/>
      <w:r w:rsidRPr="00E52734">
        <w:t>Mer</w:t>
      </w:r>
      <w:proofErr w:type="spellEnd"/>
      <w:r w:rsidRPr="00E52734">
        <w:t xml:space="preserve"> Noire. Zone de Peche 37. Revision 1. II, pp. 847-885. FAO, Rome.</w:t>
      </w:r>
    </w:p>
    <w:p w14:paraId="6FC6D68F" w14:textId="77777777" w:rsidR="00B30278" w:rsidRPr="004A6CEE" w:rsidRDefault="00406BA7" w:rsidP="00E52734">
      <w:pPr>
        <w:ind w:left="708" w:hanging="708"/>
        <w:rPr>
          <w:lang w:val="es-ES"/>
        </w:rPr>
      </w:pPr>
      <w:proofErr w:type="spellStart"/>
      <w:r w:rsidRPr="00406BA7">
        <w:t>Bilecenoğlu</w:t>
      </w:r>
      <w:proofErr w:type="spellEnd"/>
      <w:r w:rsidRPr="00406BA7">
        <w:t xml:space="preserve">, M., Kaya, M., Cihangir, B., Çiçek, E. (2014). An updated checklist of the marine fishes of Turkey. </w:t>
      </w:r>
      <w:r w:rsidRPr="004A6CEE">
        <w:rPr>
          <w:i/>
          <w:iCs/>
          <w:lang w:val="es-ES"/>
        </w:rPr>
        <w:t>Turkish Journal of Zoology</w:t>
      </w:r>
      <w:r w:rsidRPr="004A6CEE">
        <w:rPr>
          <w:lang w:val="es-ES"/>
        </w:rPr>
        <w:t>, 38(6), 901-929.</w:t>
      </w:r>
    </w:p>
    <w:p w14:paraId="3FB1EDFA" w14:textId="347D81A8" w:rsidR="00406BA7" w:rsidRPr="004A6CEE" w:rsidRDefault="00B30278" w:rsidP="00E52734">
      <w:pPr>
        <w:ind w:left="708" w:hanging="708"/>
        <w:rPr>
          <w:lang w:val="es-ES"/>
        </w:rPr>
      </w:pPr>
      <w:r w:rsidRPr="00B30278">
        <w:rPr>
          <w:lang w:val="es-ES"/>
        </w:rPr>
        <w:t>Brito, A.</w:t>
      </w:r>
      <w:r>
        <w:rPr>
          <w:lang w:val="es-ES"/>
        </w:rPr>
        <w:t xml:space="preserve"> (</w:t>
      </w:r>
      <w:r w:rsidRPr="00B30278">
        <w:rPr>
          <w:lang w:val="es-ES"/>
        </w:rPr>
        <w:t>1991</w:t>
      </w:r>
      <w:r>
        <w:rPr>
          <w:lang w:val="es-ES"/>
        </w:rPr>
        <w:t>)</w:t>
      </w:r>
      <w:r w:rsidRPr="00B30278">
        <w:rPr>
          <w:lang w:val="es-ES"/>
        </w:rPr>
        <w:t xml:space="preserve">. Catálogo de los pesces de las Islas Canarias. </w:t>
      </w:r>
      <w:r w:rsidRPr="004A6CEE">
        <w:rPr>
          <w:lang w:val="es-ES"/>
        </w:rPr>
        <w:t>Francisco Lemus, La Laguna.</w:t>
      </w:r>
    </w:p>
    <w:p w14:paraId="5BCAFF8B" w14:textId="1168374E" w:rsidR="002F4D8E" w:rsidRDefault="009263BE" w:rsidP="00E52734">
      <w:pPr>
        <w:ind w:left="708" w:hanging="708"/>
      </w:pPr>
      <w:r w:rsidRPr="004A6CEE">
        <w:rPr>
          <w:lang w:val="es-ES"/>
        </w:rPr>
        <w:t xml:space="preserve">Catalano, B., Dalu, M., Scacco, U., Vacchi, M. (2007). </w:t>
      </w:r>
      <w:r w:rsidRPr="009263BE">
        <w:t xml:space="preserve">New biological data on </w:t>
      </w:r>
      <w:r w:rsidRPr="009263BE">
        <w:rPr>
          <w:i/>
          <w:iCs/>
        </w:rPr>
        <w:t xml:space="preserve">Raja </w:t>
      </w:r>
      <w:proofErr w:type="spellStart"/>
      <w:r w:rsidRPr="009263BE">
        <w:rPr>
          <w:i/>
          <w:iCs/>
        </w:rPr>
        <w:t>brachyura</w:t>
      </w:r>
      <w:proofErr w:type="spellEnd"/>
      <w:r w:rsidRPr="009263BE">
        <w:t xml:space="preserve"> (</w:t>
      </w:r>
      <w:proofErr w:type="spellStart"/>
      <w:r w:rsidRPr="009263BE">
        <w:t>Chondrichthyes</w:t>
      </w:r>
      <w:proofErr w:type="spellEnd"/>
      <w:r w:rsidRPr="009263BE">
        <w:t xml:space="preserve">, </w:t>
      </w:r>
      <w:proofErr w:type="spellStart"/>
      <w:r w:rsidRPr="009263BE">
        <w:t>Rajidae</w:t>
      </w:r>
      <w:proofErr w:type="spellEnd"/>
      <w:r w:rsidRPr="009263BE">
        <w:t xml:space="preserve">) from around </w:t>
      </w:r>
      <w:proofErr w:type="spellStart"/>
      <w:r w:rsidRPr="009263BE">
        <w:t>Asinara</w:t>
      </w:r>
      <w:proofErr w:type="spellEnd"/>
      <w:r w:rsidRPr="009263BE">
        <w:t xml:space="preserve"> Island (NW Sardinia, Western Mediterranean). </w:t>
      </w:r>
      <w:r w:rsidRPr="009263BE">
        <w:rPr>
          <w:i/>
          <w:iCs/>
        </w:rPr>
        <w:t>Italian Journal of Zoology</w:t>
      </w:r>
      <w:r w:rsidRPr="009263BE">
        <w:t>, 74(1), 55-61.</w:t>
      </w:r>
    </w:p>
    <w:p w14:paraId="42CD2963" w14:textId="75904143" w:rsidR="00637D0C" w:rsidRDefault="000576C1" w:rsidP="00E52734">
      <w:pPr>
        <w:ind w:left="708" w:hanging="708"/>
      </w:pPr>
      <w:r w:rsidRPr="000576C1">
        <w:t>Clark, R.</w:t>
      </w:r>
      <w:r>
        <w:t xml:space="preserve"> </w:t>
      </w:r>
      <w:r w:rsidRPr="000576C1">
        <w:t>S. (1926) Rays and skates. A revision of the European species. Fishery Board for Scotland, Scientific Investigations, 1, 1</w:t>
      </w:r>
      <w:r w:rsidR="00E71E8F">
        <w:t>-</w:t>
      </w:r>
      <w:r w:rsidRPr="000576C1">
        <w:t>66.</w:t>
      </w:r>
    </w:p>
    <w:p w14:paraId="29E92081" w14:textId="0B28AB59" w:rsidR="00E71E8F" w:rsidRDefault="00E71E8F" w:rsidP="00E52734">
      <w:pPr>
        <w:ind w:left="708" w:hanging="708"/>
      </w:pPr>
      <w:r w:rsidRPr="00E71E8F">
        <w:t xml:space="preserve">Damalas, D., </w:t>
      </w:r>
      <w:r>
        <w:t>and</w:t>
      </w:r>
      <w:r w:rsidRPr="00E71E8F">
        <w:t xml:space="preserve"> </w:t>
      </w:r>
      <w:proofErr w:type="spellStart"/>
      <w:r w:rsidRPr="00E71E8F">
        <w:t>Vassilopoulou</w:t>
      </w:r>
      <w:proofErr w:type="spellEnd"/>
      <w:r w:rsidRPr="00E71E8F">
        <w:t>, V. (2011). Chondrichthyan by-catch and discards in the demersal trawl fishery of the central Aegean Sea (Eastern Mediterranean). Fisheries Research, 108(1), 142-152.</w:t>
      </w:r>
    </w:p>
    <w:p w14:paraId="2EA5E490" w14:textId="1B1415CA" w:rsidR="00E71E8F" w:rsidRDefault="00C36D13" w:rsidP="00E52734">
      <w:pPr>
        <w:ind w:left="708" w:hanging="708"/>
      </w:pPr>
      <w:r w:rsidRPr="004A6CEE">
        <w:rPr>
          <w:lang w:val="en-US"/>
        </w:rPr>
        <w:t xml:space="preserve">Ellis, J. R., Cruz-Martinez, A., Rackham, B. D., Rogers, S. I. (2005). </w:t>
      </w:r>
      <w:r w:rsidRPr="00C36D13">
        <w:t>The distribution of chondrichthyan fishes around the British Isles and implications for conservation. Journal of Northwest Atlantic Fishery Science, 35(195-213), 113.</w:t>
      </w:r>
    </w:p>
    <w:p w14:paraId="168203F2" w14:textId="176675CC" w:rsidR="000576C1" w:rsidRDefault="0086688E" w:rsidP="0086688E">
      <w:pPr>
        <w:ind w:left="708" w:hanging="708"/>
      </w:pPr>
      <w:r w:rsidRPr="004A6CEE">
        <w:t xml:space="preserve">Farias, I., Figueiredo, I., Serra-Pereira, B., </w:t>
      </w:r>
      <w:proofErr w:type="spellStart"/>
      <w:r w:rsidRPr="004A6CEE">
        <w:t>Bordalo</w:t>
      </w:r>
      <w:proofErr w:type="spellEnd"/>
      <w:r w:rsidRPr="004A6CEE">
        <w:t xml:space="preserve">-Machado, P., Moura, T. and Gordo, L. S. (2005). </w:t>
      </w:r>
      <w:r w:rsidRPr="0086688E">
        <w:t xml:space="preserve">Diet </w:t>
      </w:r>
      <w:r>
        <w:t>comparison of four ray species [</w:t>
      </w:r>
      <w:r w:rsidRPr="0086688E">
        <w:rPr>
          <w:i/>
          <w:iCs/>
        </w:rPr>
        <w:t xml:space="preserve">Raja </w:t>
      </w:r>
      <w:proofErr w:type="spellStart"/>
      <w:r w:rsidRPr="0086688E">
        <w:rPr>
          <w:i/>
          <w:iCs/>
        </w:rPr>
        <w:t>clavata</w:t>
      </w:r>
      <w:proofErr w:type="spellEnd"/>
      <w:r>
        <w:t xml:space="preserve"> Linnaeus, 1758; </w:t>
      </w:r>
      <w:r w:rsidRPr="0086688E">
        <w:rPr>
          <w:i/>
          <w:iCs/>
        </w:rPr>
        <w:t xml:space="preserve">Raja </w:t>
      </w:r>
      <w:proofErr w:type="spellStart"/>
      <w:r w:rsidRPr="0086688E">
        <w:rPr>
          <w:i/>
          <w:iCs/>
        </w:rPr>
        <w:t>brachyura</w:t>
      </w:r>
      <w:proofErr w:type="spellEnd"/>
      <w:r>
        <w:t xml:space="preserve"> </w:t>
      </w:r>
      <w:proofErr w:type="spellStart"/>
      <w:r>
        <w:t>Lafont</w:t>
      </w:r>
      <w:proofErr w:type="spellEnd"/>
      <w:r>
        <w:t xml:space="preserve">, 1873; </w:t>
      </w:r>
      <w:proofErr w:type="spellStart"/>
      <w:r w:rsidRPr="0086688E">
        <w:rPr>
          <w:i/>
          <w:iCs/>
        </w:rPr>
        <w:t>Leucoraja</w:t>
      </w:r>
      <w:proofErr w:type="spellEnd"/>
      <w:r w:rsidRPr="0086688E">
        <w:rPr>
          <w:i/>
          <w:iCs/>
        </w:rPr>
        <w:t xml:space="preserve"> naevus</w:t>
      </w:r>
      <w:r>
        <w:t xml:space="preserve"> (Müller &amp; Henle, 1841) and </w:t>
      </w:r>
      <w:r w:rsidRPr="0086688E">
        <w:rPr>
          <w:i/>
          <w:iCs/>
        </w:rPr>
        <w:t xml:space="preserve">Raja </w:t>
      </w:r>
      <w:proofErr w:type="spellStart"/>
      <w:r w:rsidRPr="0086688E">
        <w:rPr>
          <w:i/>
          <w:iCs/>
        </w:rPr>
        <w:t>montagui</w:t>
      </w:r>
      <w:proofErr w:type="spellEnd"/>
      <w:r>
        <w:t xml:space="preserve"> Fowler, 1910] caught along the Portuguese continental coast. Elasmobranch Fisheries Science, ICES CM 28, pp. 1</w:t>
      </w:r>
      <w:r w:rsidR="00B35121">
        <w:t>-</w:t>
      </w:r>
      <w:r>
        <w:t>28.</w:t>
      </w:r>
    </w:p>
    <w:p w14:paraId="4ECC98E6" w14:textId="34D351F4" w:rsidR="00B35121" w:rsidRDefault="00B35121" w:rsidP="00B35121">
      <w:pPr>
        <w:ind w:left="708" w:hanging="708"/>
      </w:pPr>
      <w:proofErr w:type="spellStart"/>
      <w:r>
        <w:lastRenderedPageBreak/>
        <w:t>Follesa</w:t>
      </w:r>
      <w:proofErr w:type="spellEnd"/>
      <w:r>
        <w:t xml:space="preserve">, M. C., Addis, P., </w:t>
      </w:r>
      <w:proofErr w:type="spellStart"/>
      <w:r>
        <w:t>Murenu</w:t>
      </w:r>
      <w:proofErr w:type="spellEnd"/>
      <w:r>
        <w:t xml:space="preserve">, M., Saba, R., Sabatini, A. (2003). Annotated checklist of the skates (Chondrichthyes, Rajidae) in the Sardinian seas. </w:t>
      </w:r>
      <w:proofErr w:type="spellStart"/>
      <w:r>
        <w:t>Biologia</w:t>
      </w:r>
      <w:proofErr w:type="spellEnd"/>
      <w:r>
        <w:t xml:space="preserve"> Marina </w:t>
      </w:r>
      <w:proofErr w:type="spellStart"/>
      <w:r>
        <w:t>Mediterranea</w:t>
      </w:r>
      <w:proofErr w:type="spellEnd"/>
      <w:r>
        <w:t>, 10, 828-833.</w:t>
      </w:r>
    </w:p>
    <w:p w14:paraId="43199483" w14:textId="7671140A" w:rsidR="00090954" w:rsidRDefault="00090954" w:rsidP="00090954">
      <w:pPr>
        <w:ind w:left="708" w:hanging="708"/>
      </w:pPr>
      <w:r>
        <w:t xml:space="preserve">Froese, R. and D. Pauly. Editors. 2024. </w:t>
      </w:r>
      <w:proofErr w:type="spellStart"/>
      <w:r>
        <w:t>FishBase</w:t>
      </w:r>
      <w:proofErr w:type="spellEnd"/>
      <w:r>
        <w:t>. World Wide Web electronic publication. www.fishbase.org, version (02/2024).</w:t>
      </w:r>
    </w:p>
    <w:p w14:paraId="3C52C932" w14:textId="460E2572" w:rsidR="00B35121" w:rsidRDefault="00405A77" w:rsidP="00B35121">
      <w:pPr>
        <w:ind w:left="708" w:hanging="708"/>
      </w:pPr>
      <w:r w:rsidRPr="00405A77">
        <w:t>Gallagher, M. J., Nolan, C. P., Jeal, F. (2005). Age, growth and maturity of the commercial ray species from the Irish Sea. Journal of Northwest Atlantic Fishery Science, 35, 47-66.</w:t>
      </w:r>
    </w:p>
    <w:p w14:paraId="75DEF822" w14:textId="43D3A294" w:rsidR="00405A77" w:rsidRDefault="00F04EF8" w:rsidP="00B35121">
      <w:pPr>
        <w:ind w:left="708" w:hanging="708"/>
      </w:pPr>
      <w:proofErr w:type="spellStart"/>
      <w:r w:rsidRPr="008E7DE9">
        <w:t>Giovos</w:t>
      </w:r>
      <w:proofErr w:type="spellEnd"/>
      <w:r w:rsidRPr="008E7DE9">
        <w:t xml:space="preserve">, I., Serena, F., </w:t>
      </w:r>
      <w:proofErr w:type="spellStart"/>
      <w:r w:rsidRPr="008E7DE9">
        <w:t>Katsada</w:t>
      </w:r>
      <w:proofErr w:type="spellEnd"/>
      <w:r w:rsidRPr="008E7DE9">
        <w:t xml:space="preserve">, D., Anastasiadis, A., Barash, A., </w:t>
      </w:r>
      <w:proofErr w:type="spellStart"/>
      <w:r w:rsidRPr="008E7DE9">
        <w:t>Charilaou</w:t>
      </w:r>
      <w:proofErr w:type="spellEnd"/>
      <w:r w:rsidRPr="008E7DE9">
        <w:t>, C.,</w:t>
      </w:r>
      <w:r w:rsidR="0060427B">
        <w:t xml:space="preserve"> </w:t>
      </w:r>
      <w:r w:rsidR="00127F2F" w:rsidRPr="0060427B">
        <w:t xml:space="preserve">Hall-Spencer, J. M., </w:t>
      </w:r>
      <w:r w:rsidR="008E7DE9" w:rsidRPr="0060427B">
        <w:t xml:space="preserve">Crocetta, F., </w:t>
      </w:r>
      <w:proofErr w:type="spellStart"/>
      <w:r w:rsidR="008E7DE9" w:rsidRPr="0060427B">
        <w:t>Kaminas</w:t>
      </w:r>
      <w:proofErr w:type="spellEnd"/>
      <w:r w:rsidR="008E7DE9" w:rsidRPr="0060427B">
        <w:t xml:space="preserve">, A., </w:t>
      </w:r>
      <w:proofErr w:type="spellStart"/>
      <w:r w:rsidR="008E7DE9" w:rsidRPr="0060427B">
        <w:t>Kletou</w:t>
      </w:r>
      <w:proofErr w:type="spellEnd"/>
      <w:r w:rsidR="008E7DE9" w:rsidRPr="0060427B">
        <w:t xml:space="preserve">, D., </w:t>
      </w:r>
      <w:proofErr w:type="spellStart"/>
      <w:r w:rsidR="008E7DE9" w:rsidRPr="0060427B">
        <w:t>Maximiadi</w:t>
      </w:r>
      <w:proofErr w:type="spellEnd"/>
      <w:r w:rsidR="008E7DE9" w:rsidRPr="0060427B">
        <w:t xml:space="preserve">, M., </w:t>
      </w:r>
      <w:proofErr w:type="spellStart"/>
      <w:r w:rsidR="008A7DB9" w:rsidRPr="0060427B">
        <w:t>Minasidis</w:t>
      </w:r>
      <w:proofErr w:type="spellEnd"/>
      <w:r w:rsidR="008A7DB9" w:rsidRPr="0060427B">
        <w:t xml:space="preserve">, V., </w:t>
      </w:r>
      <w:proofErr w:type="spellStart"/>
      <w:r w:rsidR="00213FA0" w:rsidRPr="0060427B">
        <w:t>Moutopoulos</w:t>
      </w:r>
      <w:proofErr w:type="spellEnd"/>
      <w:r w:rsidR="00213FA0" w:rsidRPr="0060427B">
        <w:t xml:space="preserve">, D. K., </w:t>
      </w:r>
      <w:r w:rsidR="0060427B" w:rsidRPr="0060427B">
        <w:t>Aga-</w:t>
      </w:r>
      <w:proofErr w:type="spellStart"/>
      <w:r w:rsidR="0060427B" w:rsidRPr="0060427B">
        <w:t>Spyridopoulou</w:t>
      </w:r>
      <w:proofErr w:type="spellEnd"/>
      <w:r w:rsidR="0060427B" w:rsidRPr="0060427B">
        <w:t>, R. N.,</w:t>
      </w:r>
      <w:r w:rsidR="0060427B">
        <w:t xml:space="preserve"> </w:t>
      </w:r>
      <w:proofErr w:type="spellStart"/>
      <w:r w:rsidR="0060427B" w:rsidRPr="0060427B">
        <w:t>Thasitis</w:t>
      </w:r>
      <w:proofErr w:type="spellEnd"/>
      <w:r w:rsidR="0060427B">
        <w:t xml:space="preserve">, I., </w:t>
      </w:r>
      <w:proofErr w:type="spellStart"/>
      <w:r w:rsidRPr="0060427B">
        <w:t>Kleitou</w:t>
      </w:r>
      <w:proofErr w:type="spellEnd"/>
      <w:r w:rsidRPr="0060427B">
        <w:t xml:space="preserve">, P. (2021). </w:t>
      </w:r>
      <w:r w:rsidRPr="00F04EF8">
        <w:t>Integrating literature, biodiversity databases, and citizen-science to reconstruct the checklist of Chondrichthyans in Cyprus (Eastern Mediterranean Sea). Fishes, 6(3), 24.</w:t>
      </w:r>
    </w:p>
    <w:p w14:paraId="560AE3E5" w14:textId="31B0B13D" w:rsidR="00B35121" w:rsidRDefault="00107ABC" w:rsidP="0086688E">
      <w:pPr>
        <w:ind w:left="708" w:hanging="708"/>
      </w:pPr>
      <w:proofErr w:type="spellStart"/>
      <w:r w:rsidRPr="004A6CEE">
        <w:t>Giovos</w:t>
      </w:r>
      <w:proofErr w:type="spellEnd"/>
      <w:r w:rsidRPr="004A6CEE">
        <w:t>, I., Aga-</w:t>
      </w:r>
      <w:proofErr w:type="spellStart"/>
      <w:r w:rsidRPr="004A6CEE">
        <w:t>Spyridopoulou</w:t>
      </w:r>
      <w:proofErr w:type="spellEnd"/>
      <w:r w:rsidRPr="004A6CEE">
        <w:t xml:space="preserve">, R. N., Serena, F., Soldo, A., Barash, A., </w:t>
      </w:r>
      <w:proofErr w:type="spellStart"/>
      <w:r w:rsidRPr="004A6CEE">
        <w:t>Doumpas</w:t>
      </w:r>
      <w:proofErr w:type="spellEnd"/>
      <w:r w:rsidRPr="004A6CEE">
        <w:t xml:space="preserve">, N., </w:t>
      </w:r>
      <w:proofErr w:type="spellStart"/>
      <w:r w:rsidRPr="004A6CEE">
        <w:t>Gkafas</w:t>
      </w:r>
      <w:proofErr w:type="spellEnd"/>
      <w:r w:rsidRPr="004A6CEE">
        <w:t xml:space="preserve">, G. A., </w:t>
      </w:r>
      <w:proofErr w:type="spellStart"/>
      <w:r w:rsidRPr="004A6CEE">
        <w:t>Katsada</w:t>
      </w:r>
      <w:proofErr w:type="spellEnd"/>
      <w:r w:rsidRPr="004A6CEE">
        <w:t xml:space="preserve">, D., </w:t>
      </w:r>
      <w:proofErr w:type="spellStart"/>
      <w:r w:rsidRPr="004A6CEE">
        <w:t>Katselis</w:t>
      </w:r>
      <w:proofErr w:type="spellEnd"/>
      <w:r w:rsidRPr="004A6CEE">
        <w:t xml:space="preserve">, G., </w:t>
      </w:r>
      <w:proofErr w:type="spellStart"/>
      <w:r w:rsidRPr="004A6CEE">
        <w:t>Kleitou</w:t>
      </w:r>
      <w:proofErr w:type="spellEnd"/>
      <w:r w:rsidRPr="004A6CEE">
        <w:t xml:space="preserve">, P., </w:t>
      </w:r>
      <w:proofErr w:type="spellStart"/>
      <w:r w:rsidRPr="004A6CEE">
        <w:t>Minasidis</w:t>
      </w:r>
      <w:proofErr w:type="spellEnd"/>
      <w:r w:rsidRPr="004A6CEE">
        <w:t xml:space="preserve">, V., </w:t>
      </w:r>
      <w:proofErr w:type="spellStart"/>
      <w:r w:rsidRPr="004A6CEE">
        <w:t>Papastamatiou</w:t>
      </w:r>
      <w:proofErr w:type="spellEnd"/>
      <w:r w:rsidRPr="004A6CEE">
        <w:t xml:space="preserve">, Y. P., </w:t>
      </w:r>
      <w:proofErr w:type="spellStart"/>
      <w:r w:rsidR="00985A1E" w:rsidRPr="004A6CEE">
        <w:t>Touloupaki</w:t>
      </w:r>
      <w:proofErr w:type="spellEnd"/>
      <w:r w:rsidR="00985A1E" w:rsidRPr="004A6CEE">
        <w:t xml:space="preserve">, E., </w:t>
      </w:r>
      <w:proofErr w:type="spellStart"/>
      <w:r w:rsidRPr="004A6CEE">
        <w:t>Moutopoulos</w:t>
      </w:r>
      <w:proofErr w:type="spellEnd"/>
      <w:r w:rsidRPr="004A6CEE">
        <w:t xml:space="preserve">, D. K. (2022). </w:t>
      </w:r>
      <w:r w:rsidRPr="00107ABC">
        <w:t>An Updated Greek National Checklist of Chondrichthyans. Fishes, 7(4), 199.</w:t>
      </w:r>
    </w:p>
    <w:p w14:paraId="3BFAC71A" w14:textId="4EF515B8" w:rsidR="00985A1E" w:rsidRDefault="00985A1E" w:rsidP="0086688E">
      <w:pPr>
        <w:ind w:left="708" w:hanging="708"/>
      </w:pPr>
      <w:r w:rsidRPr="004A6CEE">
        <w:rPr>
          <w:lang w:val="en-US"/>
        </w:rPr>
        <w:t xml:space="preserve">Goffredo, S., &amp; Dubinsky, Z. (Eds.). </w:t>
      </w:r>
      <w:r w:rsidRPr="00985A1E">
        <w:t>(2013). The Mediterranean Sea: Its history and present challenges. Springer Science &amp; Business Media.</w:t>
      </w:r>
    </w:p>
    <w:p w14:paraId="719BD43B" w14:textId="69446510" w:rsidR="00B35121" w:rsidRDefault="008D5844" w:rsidP="0002396F">
      <w:pPr>
        <w:ind w:left="708" w:hanging="708"/>
      </w:pPr>
      <w:r w:rsidRPr="008D5844">
        <w:t xml:space="preserve">Golani, D., </w:t>
      </w:r>
      <w:r>
        <w:t>Ö</w:t>
      </w:r>
      <w:r w:rsidRPr="008D5844">
        <w:t>zt</w:t>
      </w:r>
      <w:r>
        <w:t>ü</w:t>
      </w:r>
      <w:r w:rsidRPr="008D5844">
        <w:t xml:space="preserve">rk, B., </w:t>
      </w:r>
      <w:proofErr w:type="spellStart"/>
      <w:r w:rsidRPr="008D5844">
        <w:t>Ba</w:t>
      </w:r>
      <w:r>
        <w:t>ş</w:t>
      </w:r>
      <w:r w:rsidRPr="008D5844">
        <w:t>usta</w:t>
      </w:r>
      <w:proofErr w:type="spellEnd"/>
      <w:r w:rsidRPr="008D5844">
        <w:t>, N. (200</w:t>
      </w:r>
      <w:r>
        <w:t>6</w:t>
      </w:r>
      <w:r w:rsidRPr="008D5844">
        <w:t xml:space="preserve">). Fishes of the eastern Mediterranean. </w:t>
      </w:r>
      <w:r w:rsidR="0002396F">
        <w:t>Turkish Marine Research Foundation, Istanbul, Turkey.</w:t>
      </w:r>
    </w:p>
    <w:p w14:paraId="477EC3F8" w14:textId="60835F09" w:rsidR="0002396F" w:rsidRDefault="0002396F" w:rsidP="0002396F">
      <w:pPr>
        <w:ind w:left="708" w:hanging="708"/>
      </w:pPr>
      <w:r w:rsidRPr="0002396F">
        <w:t xml:space="preserve">Holden, M. J., Tucker, R. N. (1974). The food of </w:t>
      </w:r>
      <w:r w:rsidRPr="0002396F">
        <w:rPr>
          <w:i/>
          <w:iCs/>
        </w:rPr>
        <w:t xml:space="preserve">Raja </w:t>
      </w:r>
      <w:proofErr w:type="spellStart"/>
      <w:r w:rsidRPr="0002396F">
        <w:rPr>
          <w:i/>
          <w:iCs/>
        </w:rPr>
        <w:t>clavata</w:t>
      </w:r>
      <w:proofErr w:type="spellEnd"/>
      <w:r w:rsidRPr="0002396F">
        <w:t xml:space="preserve"> Linnaeus 1758, </w:t>
      </w:r>
      <w:r w:rsidRPr="0002396F">
        <w:rPr>
          <w:i/>
          <w:iCs/>
        </w:rPr>
        <w:t xml:space="preserve">Raja </w:t>
      </w:r>
      <w:proofErr w:type="spellStart"/>
      <w:r w:rsidRPr="0002396F">
        <w:rPr>
          <w:i/>
          <w:iCs/>
        </w:rPr>
        <w:t>montagui</w:t>
      </w:r>
      <w:proofErr w:type="spellEnd"/>
      <w:r w:rsidRPr="0002396F">
        <w:t xml:space="preserve"> Fowler 1910, </w:t>
      </w:r>
      <w:r w:rsidRPr="0002396F">
        <w:rPr>
          <w:i/>
          <w:iCs/>
        </w:rPr>
        <w:t>Raja naevus</w:t>
      </w:r>
      <w:r w:rsidRPr="0002396F">
        <w:t xml:space="preserve"> Müller and Henle 1841 and </w:t>
      </w:r>
      <w:r w:rsidRPr="0002396F">
        <w:rPr>
          <w:i/>
          <w:iCs/>
        </w:rPr>
        <w:t xml:space="preserve">Raja </w:t>
      </w:r>
      <w:proofErr w:type="spellStart"/>
      <w:r w:rsidRPr="0002396F">
        <w:rPr>
          <w:i/>
          <w:iCs/>
        </w:rPr>
        <w:t>brachyura</w:t>
      </w:r>
      <w:proofErr w:type="spellEnd"/>
      <w:r w:rsidRPr="0002396F">
        <w:t xml:space="preserve"> </w:t>
      </w:r>
      <w:proofErr w:type="spellStart"/>
      <w:r w:rsidRPr="0002396F">
        <w:t>Lafont</w:t>
      </w:r>
      <w:proofErr w:type="spellEnd"/>
      <w:r w:rsidRPr="0002396F">
        <w:t xml:space="preserve"> 1873 in British waters. ICES Journal of Marine Science, 35(2), 189-193.</w:t>
      </w:r>
    </w:p>
    <w:p w14:paraId="5B38D5DF" w14:textId="39CAB7EB" w:rsidR="005148BD" w:rsidRDefault="005148BD" w:rsidP="0002396F">
      <w:pPr>
        <w:ind w:left="708" w:hanging="708"/>
      </w:pPr>
      <w:r w:rsidRPr="005148BD">
        <w:t>IUCN. 2024. The IUCN Red List of Threatened Species. Version 2024-1. https://www.iucnredlist.org. Accessed on [</w:t>
      </w:r>
      <w:r>
        <w:t>28 July</w:t>
      </w:r>
      <w:r w:rsidRPr="005148BD">
        <w:t xml:space="preserve"> </w:t>
      </w:r>
      <w:r>
        <w:t>2024</w:t>
      </w:r>
      <w:r w:rsidRPr="005148BD">
        <w:t>].</w:t>
      </w:r>
    </w:p>
    <w:p w14:paraId="315EB2F9" w14:textId="1D2C2E85" w:rsidR="0002396F" w:rsidRPr="004A6CEE" w:rsidRDefault="001C6267" w:rsidP="001C6267">
      <w:pPr>
        <w:ind w:left="708" w:hanging="708"/>
        <w:rPr>
          <w:lang w:val="pt-BR"/>
        </w:rPr>
      </w:pPr>
      <w:r>
        <w:t xml:space="preserve">Leonetti, F., Giglio, G., Leone, A., Coppola, F., Romano, C., Bottaro, M., </w:t>
      </w:r>
      <w:proofErr w:type="spellStart"/>
      <w:r>
        <w:t>Reinero</w:t>
      </w:r>
      <w:proofErr w:type="spellEnd"/>
      <w:r>
        <w:t xml:space="preserve">, F., Milazzo, C., Micarelli, P., </w:t>
      </w:r>
      <w:proofErr w:type="spellStart"/>
      <w:r>
        <w:t>Tripepi</w:t>
      </w:r>
      <w:proofErr w:type="spellEnd"/>
      <w:r>
        <w:t xml:space="preserve">, S., </w:t>
      </w:r>
      <w:proofErr w:type="spellStart"/>
      <w:r>
        <w:t>Sperone</w:t>
      </w:r>
      <w:proofErr w:type="spellEnd"/>
      <w:r>
        <w:t xml:space="preserve">, E. (2020). An updated checklist of chondrichthyans of Calabria (Central Mediterranean, southern Italy), with emphasis on rare species. </w:t>
      </w:r>
      <w:r w:rsidRPr="004A6CEE">
        <w:rPr>
          <w:lang w:val="pt-BR"/>
        </w:rPr>
        <w:t>Mediterranean Marine Science, 21(3), 794-807.</w:t>
      </w:r>
    </w:p>
    <w:p w14:paraId="28FBB11B" w14:textId="4BC899AF" w:rsidR="001C6267" w:rsidRPr="004A6CEE" w:rsidRDefault="00251E83" w:rsidP="001C6267">
      <w:pPr>
        <w:ind w:left="708" w:hanging="708"/>
        <w:rPr>
          <w:lang w:val="es-ES"/>
        </w:rPr>
      </w:pPr>
      <w:r w:rsidRPr="00251E83">
        <w:rPr>
          <w:lang w:val="pt-BR"/>
        </w:rPr>
        <w:lastRenderedPageBreak/>
        <w:t xml:space="preserve">Machado, P. B., Gordo, L. S., Figueiredo, I. (2004). </w:t>
      </w:r>
      <w:r w:rsidRPr="00251E83">
        <w:t xml:space="preserve">Skate and ray species composition in mainland Portugal from the commercial landings. </w:t>
      </w:r>
      <w:r w:rsidRPr="004A6CEE">
        <w:rPr>
          <w:lang w:val="es-ES"/>
        </w:rPr>
        <w:t>Aquatic Living Resources, 17(2), 231-234.</w:t>
      </w:r>
    </w:p>
    <w:p w14:paraId="07F720C4" w14:textId="5792D6CB" w:rsidR="00251E83" w:rsidRPr="004A6CEE" w:rsidRDefault="00893E7F" w:rsidP="001C6267">
      <w:pPr>
        <w:ind w:left="708" w:hanging="708"/>
        <w:rPr>
          <w:lang w:val="es-ES"/>
        </w:rPr>
      </w:pPr>
      <w:r w:rsidRPr="00893E7F">
        <w:rPr>
          <w:lang w:val="es-ES"/>
        </w:rPr>
        <w:t xml:space="preserve">Matallanas, J. (1974). Sobre la presencia de </w:t>
      </w:r>
      <w:r w:rsidRPr="00251A14">
        <w:rPr>
          <w:i/>
          <w:iCs/>
          <w:lang w:val="es-ES"/>
        </w:rPr>
        <w:t>Raja brachyura</w:t>
      </w:r>
      <w:r w:rsidRPr="00893E7F">
        <w:rPr>
          <w:lang w:val="es-ES"/>
        </w:rPr>
        <w:t xml:space="preserve"> Lafont (Rajiformes, Rajidae), en la Mar Catalana. </w:t>
      </w:r>
      <w:r w:rsidRPr="004A6CEE">
        <w:rPr>
          <w:lang w:val="es-ES"/>
        </w:rPr>
        <w:t>Bolletí de la Societat d'Història Natural de les Balears, 51-56.</w:t>
      </w:r>
    </w:p>
    <w:p w14:paraId="3C866A77" w14:textId="0033327C" w:rsidR="00893E7F" w:rsidRDefault="00DD79D0" w:rsidP="001C6267">
      <w:pPr>
        <w:ind w:left="708" w:hanging="708"/>
      </w:pPr>
      <w:r w:rsidRPr="004A6CEE">
        <w:rPr>
          <w:lang w:val="es-ES"/>
        </w:rPr>
        <w:t xml:space="preserve">Ragonese, S., Cigala-Fulgosi, F., Bianchini, M. L., Norrito, G., Sinacori, G. (2003). </w:t>
      </w:r>
      <w:r w:rsidRPr="00DD79D0">
        <w:t xml:space="preserve">Annotated check list of the skates (Chondrichthyes, Rajidae) in the strait of Sicily (Central Mediterranean). </w:t>
      </w:r>
      <w:proofErr w:type="spellStart"/>
      <w:r w:rsidRPr="00DD79D0">
        <w:t>Biologia</w:t>
      </w:r>
      <w:proofErr w:type="spellEnd"/>
      <w:r w:rsidRPr="00DD79D0">
        <w:t xml:space="preserve"> Marina </w:t>
      </w:r>
      <w:proofErr w:type="spellStart"/>
      <w:r w:rsidRPr="00DD79D0">
        <w:t>Mediterranea</w:t>
      </w:r>
      <w:proofErr w:type="spellEnd"/>
      <w:r w:rsidRPr="00DD79D0">
        <w:t xml:space="preserve">, ISSN: 1123-4245. </w:t>
      </w:r>
      <w:proofErr w:type="spellStart"/>
      <w:r w:rsidRPr="00DD79D0">
        <w:t>Biologia</w:t>
      </w:r>
      <w:proofErr w:type="spellEnd"/>
      <w:r w:rsidRPr="00DD79D0">
        <w:t xml:space="preserve"> Marina </w:t>
      </w:r>
      <w:proofErr w:type="spellStart"/>
      <w:r w:rsidRPr="00DD79D0">
        <w:t>Mediterranea</w:t>
      </w:r>
      <w:proofErr w:type="spellEnd"/>
      <w:r w:rsidRPr="00DD79D0">
        <w:t>, 10, 874-881.</w:t>
      </w:r>
    </w:p>
    <w:p w14:paraId="5BCBD60B" w14:textId="773CB0BB" w:rsidR="00DD79D0" w:rsidRDefault="00F0541C" w:rsidP="001C6267">
      <w:pPr>
        <w:ind w:left="708" w:hanging="708"/>
      </w:pPr>
      <w:r w:rsidRPr="004A6CEE">
        <w:t xml:space="preserve">Serena, F., Abella, A. J., </w:t>
      </w:r>
      <w:proofErr w:type="spellStart"/>
      <w:r w:rsidRPr="004A6CEE">
        <w:t>Bargnesi</w:t>
      </w:r>
      <w:proofErr w:type="spellEnd"/>
      <w:r w:rsidRPr="004A6CEE">
        <w:t xml:space="preserve">, F., Barone, M., </w:t>
      </w:r>
      <w:proofErr w:type="spellStart"/>
      <w:r w:rsidRPr="004A6CEE">
        <w:t>Colloca</w:t>
      </w:r>
      <w:proofErr w:type="spellEnd"/>
      <w:r w:rsidRPr="004A6CEE">
        <w:t xml:space="preserve">, F., Ferretti, F., Jenrette, J., Moro, S. (2020). </w:t>
      </w:r>
      <w:r w:rsidRPr="00F0541C">
        <w:t>Species diversity, taxonomy and distribution of Chondrichthyes in the Mediterranean and Black Sea. The European Zoological Journal, 87(1), 497-536.</w:t>
      </w:r>
    </w:p>
    <w:p w14:paraId="48F5769B" w14:textId="36A1E482" w:rsidR="00F0541C" w:rsidRPr="004A6CEE" w:rsidRDefault="008B338A" w:rsidP="008B338A">
      <w:pPr>
        <w:ind w:left="708" w:hanging="708"/>
        <w:rPr>
          <w:lang w:val="pt-BR"/>
        </w:rPr>
      </w:pPr>
      <w:r>
        <w:t xml:space="preserve">Serena, F., Mancusi, C., Barone, M. (2010). </w:t>
      </w:r>
      <w:proofErr w:type="spellStart"/>
      <w:r>
        <w:t>Guida</w:t>
      </w:r>
      <w:proofErr w:type="spellEnd"/>
      <w:r>
        <w:t xml:space="preserve"> </w:t>
      </w:r>
      <w:proofErr w:type="spellStart"/>
      <w:r>
        <w:t>pratica</w:t>
      </w:r>
      <w:proofErr w:type="spellEnd"/>
      <w:r>
        <w:t xml:space="preserve"> di </w:t>
      </w:r>
      <w:proofErr w:type="spellStart"/>
      <w:r>
        <w:t>identificazione</w:t>
      </w:r>
      <w:proofErr w:type="spellEnd"/>
      <w:r>
        <w:t xml:space="preserve"> </w:t>
      </w:r>
      <w:proofErr w:type="spellStart"/>
      <w:r>
        <w:t>delle</w:t>
      </w:r>
      <w:proofErr w:type="spellEnd"/>
      <w:r>
        <w:t xml:space="preserve"> </w:t>
      </w:r>
      <w:proofErr w:type="spellStart"/>
      <w:r>
        <w:t>razze</w:t>
      </w:r>
      <w:proofErr w:type="spellEnd"/>
      <w:r>
        <w:t xml:space="preserve"> (RAJIDAE) del Mar </w:t>
      </w:r>
      <w:proofErr w:type="spellStart"/>
      <w:r>
        <w:t>Mediterraneo</w:t>
      </w:r>
      <w:proofErr w:type="spellEnd"/>
      <w:r>
        <w:t xml:space="preserve">. </w:t>
      </w:r>
      <w:r w:rsidRPr="004A6CEE">
        <w:rPr>
          <w:lang w:val="pt-BR"/>
        </w:rPr>
        <w:t>Linee guida per la raccolta e l’analisi dei dati. Biologia Marina Mediterranea, 204 pp.</w:t>
      </w:r>
    </w:p>
    <w:p w14:paraId="437BD124" w14:textId="25A118BC" w:rsidR="008B338A" w:rsidRDefault="005148BD" w:rsidP="005148BD">
      <w:pPr>
        <w:ind w:left="708" w:hanging="708"/>
      </w:pPr>
      <w:r>
        <w:t>Serena, F. (2005). Field Identification Guide to the Sharks and Rays of the Mediterranean and Black Sea. FAO, Rome, 96 pp.</w:t>
      </w:r>
    </w:p>
    <w:p w14:paraId="6E5F60EF" w14:textId="50CCA708" w:rsidR="005148BD" w:rsidRPr="004A6CEE" w:rsidRDefault="000378F7" w:rsidP="000378F7">
      <w:pPr>
        <w:ind w:left="708" w:hanging="708"/>
        <w:rPr>
          <w:lang w:val="es-ES"/>
        </w:rPr>
      </w:pPr>
      <w:proofErr w:type="spellStart"/>
      <w:r>
        <w:t>Stehmann</w:t>
      </w:r>
      <w:proofErr w:type="spellEnd"/>
      <w:r>
        <w:t xml:space="preserve">, M., and </w:t>
      </w:r>
      <w:proofErr w:type="spellStart"/>
      <w:r>
        <w:t>Bürkel</w:t>
      </w:r>
      <w:proofErr w:type="spellEnd"/>
      <w:r>
        <w:t xml:space="preserve">, D. L. (1984). Rajidae. </w:t>
      </w:r>
      <w:ins w:id="38" w:author="Deniz Ergüden" w:date="2024-08-08T17:45:00Z">
        <w:r w:rsidR="000C12A7">
          <w:t>p</w:t>
        </w:r>
      </w:ins>
      <w:del w:id="39" w:author="Deniz Ergüden" w:date="2024-08-08T17:45:00Z">
        <w:r w:rsidDel="000C12A7">
          <w:delText>P</w:delText>
        </w:r>
      </w:del>
      <w:r>
        <w:t xml:space="preserve">p. 163-196. In: Whitehead, P.J.P. et al. (Eds.). Fishes of the Northeastern Atlantic and the Mediterranean (FNAM). </w:t>
      </w:r>
      <w:r w:rsidRPr="004A6CEE">
        <w:rPr>
          <w:lang w:val="es-ES"/>
        </w:rPr>
        <w:t>Vols. 1-3. Paris, UNESCO, 1473 p.</w:t>
      </w:r>
    </w:p>
    <w:p w14:paraId="23D1E20E" w14:textId="73970CE4" w:rsidR="000378F7" w:rsidRDefault="00366E05" w:rsidP="000378F7">
      <w:pPr>
        <w:ind w:left="708" w:hanging="708"/>
      </w:pPr>
      <w:r w:rsidRPr="00366E05">
        <w:rPr>
          <w:lang w:val="es-ES"/>
        </w:rPr>
        <w:t>Turan, C., Ergüden, D.</w:t>
      </w:r>
      <w:r>
        <w:rPr>
          <w:lang w:val="es-ES"/>
        </w:rPr>
        <w:t>,</w:t>
      </w:r>
      <w:r w:rsidRPr="00366E05">
        <w:rPr>
          <w:lang w:val="es-ES"/>
        </w:rPr>
        <w:t xml:space="preserve"> Gürlek, M. (2016). </w:t>
      </w:r>
      <w:r w:rsidRPr="00366E05">
        <w:t>Climate change and biodiversity effects in Turkish Seas. Natural and Engineering Sciences, 1(2), 15-24.</w:t>
      </w:r>
    </w:p>
    <w:p w14:paraId="31A2F6B6" w14:textId="5CF69902" w:rsidR="00366E05" w:rsidRDefault="00366E05" w:rsidP="000378F7">
      <w:pPr>
        <w:ind w:left="708" w:hanging="708"/>
      </w:pPr>
      <w:r w:rsidRPr="004A6CEE">
        <w:rPr>
          <w:lang w:val="en-US"/>
        </w:rPr>
        <w:t xml:space="preserve">Turan, C., </w:t>
      </w:r>
      <w:proofErr w:type="spellStart"/>
      <w:r w:rsidRPr="004A6CEE">
        <w:rPr>
          <w:lang w:val="en-US"/>
        </w:rPr>
        <w:t>Gürlek</w:t>
      </w:r>
      <w:proofErr w:type="spellEnd"/>
      <w:r w:rsidRPr="004A6CEE">
        <w:rPr>
          <w:lang w:val="en-US"/>
        </w:rPr>
        <w:t xml:space="preserve">, M., </w:t>
      </w:r>
      <w:proofErr w:type="spellStart"/>
      <w:r w:rsidRPr="004A6CEE">
        <w:rPr>
          <w:lang w:val="en-US"/>
        </w:rPr>
        <w:t>Başusta</w:t>
      </w:r>
      <w:proofErr w:type="spellEnd"/>
      <w:r w:rsidRPr="004A6CEE">
        <w:rPr>
          <w:lang w:val="en-US"/>
        </w:rPr>
        <w:t xml:space="preserve">, N., Uyan, A., </w:t>
      </w:r>
      <w:proofErr w:type="spellStart"/>
      <w:r w:rsidRPr="004A6CEE">
        <w:rPr>
          <w:lang w:val="en-US"/>
        </w:rPr>
        <w:t>Doğdu</w:t>
      </w:r>
      <w:proofErr w:type="spellEnd"/>
      <w:r w:rsidRPr="004A6CEE">
        <w:rPr>
          <w:lang w:val="en-US"/>
        </w:rPr>
        <w:t xml:space="preserve">, S. A., Karan, S. (2018). </w:t>
      </w:r>
      <w:r w:rsidRPr="00366E05">
        <w:t>A checklist of the non-indigenous fishes in Turkish marine waters. Natural and Engineering Sciences, 3(3), 333-358.</w:t>
      </w:r>
    </w:p>
    <w:p w14:paraId="16AA7525" w14:textId="41A8C9EC" w:rsidR="00366E05" w:rsidRDefault="00251A14" w:rsidP="000378F7">
      <w:pPr>
        <w:ind w:left="708" w:hanging="708"/>
      </w:pPr>
      <w:r w:rsidRPr="004A6CEE">
        <w:rPr>
          <w:lang w:val="en-US"/>
        </w:rPr>
        <w:t xml:space="preserve">Turan, C., Ergüden, D., </w:t>
      </w:r>
      <w:proofErr w:type="spellStart"/>
      <w:r w:rsidRPr="004A6CEE">
        <w:rPr>
          <w:lang w:val="en-US"/>
        </w:rPr>
        <w:t>Gürlek</w:t>
      </w:r>
      <w:proofErr w:type="spellEnd"/>
      <w:r w:rsidRPr="004A6CEE">
        <w:rPr>
          <w:lang w:val="en-US"/>
        </w:rPr>
        <w:t xml:space="preserve">, M., </w:t>
      </w:r>
      <w:proofErr w:type="spellStart"/>
      <w:r w:rsidRPr="004A6CEE">
        <w:rPr>
          <w:lang w:val="en-US"/>
        </w:rPr>
        <w:t>Doğdu</w:t>
      </w:r>
      <w:proofErr w:type="spellEnd"/>
      <w:r w:rsidRPr="004A6CEE">
        <w:rPr>
          <w:lang w:val="en-US"/>
        </w:rPr>
        <w:t xml:space="preserve">, S. A. (2024). </w:t>
      </w:r>
      <w:r w:rsidRPr="00251A14">
        <w:t>Checklist of Alien Fish Species in The Turkish Marine Ichthyofauna for Science and Policy Support. Tethys Env</w:t>
      </w:r>
      <w:r>
        <w:t>ironmental</w:t>
      </w:r>
      <w:r w:rsidRPr="00251A14">
        <w:t xml:space="preserve"> Sci</w:t>
      </w:r>
      <w:r>
        <w:t>ences,</w:t>
      </w:r>
      <w:r w:rsidRPr="00251A14">
        <w:t xml:space="preserve"> 1(2), 50-86.</w:t>
      </w:r>
    </w:p>
    <w:p w14:paraId="0D87059E" w14:textId="59C23813" w:rsidR="001E7A5B" w:rsidRDefault="001E7A5B" w:rsidP="001E7A5B">
      <w:pPr>
        <w:rPr>
          <w:iCs/>
        </w:rPr>
      </w:pPr>
    </w:p>
    <w:sectPr w:rsidR="001E7A5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A2"/>
    <w:family w:val="swiss"/>
    <w:pitch w:val="variable"/>
    <w:sig w:usb0="E4002EFF" w:usb1="C000E47F" w:usb2="00000009" w:usb3="00000000" w:csb0="000001FF" w:csb1="00000000"/>
  </w:font>
</w:fonts>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Deniz Ergüden">
    <w15:presenceInfo w15:providerId="None" w15:userId="Deniz Ergüde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7MwMDG0NLE0NLY0MjVQ0lEKTi0uzszPAykwrQUAo5HvpiwAAAA="/>
  </w:docVars>
  <w:rsids>
    <w:rsidRoot w:val="00E53DBC"/>
    <w:rsid w:val="00010FAA"/>
    <w:rsid w:val="00020732"/>
    <w:rsid w:val="0002396F"/>
    <w:rsid w:val="0002677D"/>
    <w:rsid w:val="00035389"/>
    <w:rsid w:val="000378F7"/>
    <w:rsid w:val="00044FBB"/>
    <w:rsid w:val="000478C5"/>
    <w:rsid w:val="00054D4E"/>
    <w:rsid w:val="000576C1"/>
    <w:rsid w:val="000607DF"/>
    <w:rsid w:val="00070255"/>
    <w:rsid w:val="00076CF6"/>
    <w:rsid w:val="00080BDA"/>
    <w:rsid w:val="00083A6E"/>
    <w:rsid w:val="00090954"/>
    <w:rsid w:val="000A533E"/>
    <w:rsid w:val="000B302C"/>
    <w:rsid w:val="000C12A7"/>
    <w:rsid w:val="000C16C2"/>
    <w:rsid w:val="000C1852"/>
    <w:rsid w:val="000C287B"/>
    <w:rsid w:val="000D33B0"/>
    <w:rsid w:val="000D4416"/>
    <w:rsid w:val="000F1478"/>
    <w:rsid w:val="000F74BE"/>
    <w:rsid w:val="00100940"/>
    <w:rsid w:val="00105BDD"/>
    <w:rsid w:val="00106358"/>
    <w:rsid w:val="00107ABC"/>
    <w:rsid w:val="00126D38"/>
    <w:rsid w:val="00127F2F"/>
    <w:rsid w:val="00155CA8"/>
    <w:rsid w:val="00156B3B"/>
    <w:rsid w:val="00156EC5"/>
    <w:rsid w:val="00166FCB"/>
    <w:rsid w:val="00176B07"/>
    <w:rsid w:val="001846D5"/>
    <w:rsid w:val="00187C70"/>
    <w:rsid w:val="0019022F"/>
    <w:rsid w:val="00190934"/>
    <w:rsid w:val="001912E8"/>
    <w:rsid w:val="00195B3D"/>
    <w:rsid w:val="001A0CE0"/>
    <w:rsid w:val="001A4AE4"/>
    <w:rsid w:val="001A4AE5"/>
    <w:rsid w:val="001C5FEC"/>
    <w:rsid w:val="001C6267"/>
    <w:rsid w:val="001D5A28"/>
    <w:rsid w:val="001E7A5B"/>
    <w:rsid w:val="001F565E"/>
    <w:rsid w:val="001F5BAC"/>
    <w:rsid w:val="00213FA0"/>
    <w:rsid w:val="0022030F"/>
    <w:rsid w:val="00221AD0"/>
    <w:rsid w:val="00231070"/>
    <w:rsid w:val="002459A9"/>
    <w:rsid w:val="00247417"/>
    <w:rsid w:val="00251A14"/>
    <w:rsid w:val="00251E83"/>
    <w:rsid w:val="002520FA"/>
    <w:rsid w:val="002525AC"/>
    <w:rsid w:val="00252BBD"/>
    <w:rsid w:val="0026028C"/>
    <w:rsid w:val="002606C6"/>
    <w:rsid w:val="0027035D"/>
    <w:rsid w:val="002758E1"/>
    <w:rsid w:val="00283EFE"/>
    <w:rsid w:val="00285775"/>
    <w:rsid w:val="00286FDE"/>
    <w:rsid w:val="002A2107"/>
    <w:rsid w:val="002A25FC"/>
    <w:rsid w:val="002A76E4"/>
    <w:rsid w:val="002B09A5"/>
    <w:rsid w:val="002B12CE"/>
    <w:rsid w:val="002B1A1A"/>
    <w:rsid w:val="002B5DC4"/>
    <w:rsid w:val="002D2895"/>
    <w:rsid w:val="002D5431"/>
    <w:rsid w:val="002D79E8"/>
    <w:rsid w:val="002E4A38"/>
    <w:rsid w:val="002F4D8E"/>
    <w:rsid w:val="00312B60"/>
    <w:rsid w:val="003135A8"/>
    <w:rsid w:val="00323A0D"/>
    <w:rsid w:val="0032636A"/>
    <w:rsid w:val="00336620"/>
    <w:rsid w:val="0034156D"/>
    <w:rsid w:val="00356468"/>
    <w:rsid w:val="0035719A"/>
    <w:rsid w:val="0036129B"/>
    <w:rsid w:val="0036585A"/>
    <w:rsid w:val="003660F2"/>
    <w:rsid w:val="00366E05"/>
    <w:rsid w:val="003704E6"/>
    <w:rsid w:val="00371781"/>
    <w:rsid w:val="00371B15"/>
    <w:rsid w:val="003770F1"/>
    <w:rsid w:val="00377650"/>
    <w:rsid w:val="00380BFA"/>
    <w:rsid w:val="00383AA2"/>
    <w:rsid w:val="003A239C"/>
    <w:rsid w:val="003A406F"/>
    <w:rsid w:val="003C69B0"/>
    <w:rsid w:val="003D4827"/>
    <w:rsid w:val="003D5145"/>
    <w:rsid w:val="003D6F62"/>
    <w:rsid w:val="003E3B40"/>
    <w:rsid w:val="003F02B6"/>
    <w:rsid w:val="003F6C72"/>
    <w:rsid w:val="00400089"/>
    <w:rsid w:val="00405A77"/>
    <w:rsid w:val="00406BA7"/>
    <w:rsid w:val="00412588"/>
    <w:rsid w:val="00424928"/>
    <w:rsid w:val="004306A4"/>
    <w:rsid w:val="00446335"/>
    <w:rsid w:val="004603C5"/>
    <w:rsid w:val="004657F7"/>
    <w:rsid w:val="00472F15"/>
    <w:rsid w:val="004747FE"/>
    <w:rsid w:val="00476047"/>
    <w:rsid w:val="00477AC8"/>
    <w:rsid w:val="0048127A"/>
    <w:rsid w:val="00484734"/>
    <w:rsid w:val="004862F7"/>
    <w:rsid w:val="00492D7F"/>
    <w:rsid w:val="004A19EE"/>
    <w:rsid w:val="004A6CEE"/>
    <w:rsid w:val="004B097F"/>
    <w:rsid w:val="004B3DB1"/>
    <w:rsid w:val="004C3FD5"/>
    <w:rsid w:val="004D17C4"/>
    <w:rsid w:val="004F0654"/>
    <w:rsid w:val="00502A49"/>
    <w:rsid w:val="00511B6C"/>
    <w:rsid w:val="005148BD"/>
    <w:rsid w:val="00514A4E"/>
    <w:rsid w:val="005227A2"/>
    <w:rsid w:val="00522DBF"/>
    <w:rsid w:val="005311EE"/>
    <w:rsid w:val="00540ACA"/>
    <w:rsid w:val="0054401D"/>
    <w:rsid w:val="00550BAA"/>
    <w:rsid w:val="005518EA"/>
    <w:rsid w:val="00556BDD"/>
    <w:rsid w:val="005633CA"/>
    <w:rsid w:val="0057384C"/>
    <w:rsid w:val="00576AB0"/>
    <w:rsid w:val="005817C9"/>
    <w:rsid w:val="00581F91"/>
    <w:rsid w:val="00586A5B"/>
    <w:rsid w:val="005A7779"/>
    <w:rsid w:val="005A7A8E"/>
    <w:rsid w:val="005B7627"/>
    <w:rsid w:val="005D74F1"/>
    <w:rsid w:val="005E79BB"/>
    <w:rsid w:val="0060427B"/>
    <w:rsid w:val="006149CD"/>
    <w:rsid w:val="0062688E"/>
    <w:rsid w:val="00637D0C"/>
    <w:rsid w:val="0064505E"/>
    <w:rsid w:val="00646D44"/>
    <w:rsid w:val="00660183"/>
    <w:rsid w:val="0066591A"/>
    <w:rsid w:val="0067219D"/>
    <w:rsid w:val="00683914"/>
    <w:rsid w:val="00685868"/>
    <w:rsid w:val="0069678F"/>
    <w:rsid w:val="006A3D48"/>
    <w:rsid w:val="006B5C72"/>
    <w:rsid w:val="006C1A7C"/>
    <w:rsid w:val="006C1C0A"/>
    <w:rsid w:val="006C319A"/>
    <w:rsid w:val="006C45E0"/>
    <w:rsid w:val="006C607D"/>
    <w:rsid w:val="006D10F7"/>
    <w:rsid w:val="006F69D5"/>
    <w:rsid w:val="007056AA"/>
    <w:rsid w:val="00713033"/>
    <w:rsid w:val="00713279"/>
    <w:rsid w:val="00725733"/>
    <w:rsid w:val="00727C33"/>
    <w:rsid w:val="007360FF"/>
    <w:rsid w:val="007365C5"/>
    <w:rsid w:val="00743F00"/>
    <w:rsid w:val="00746289"/>
    <w:rsid w:val="00777966"/>
    <w:rsid w:val="00781488"/>
    <w:rsid w:val="0079057B"/>
    <w:rsid w:val="00791C1B"/>
    <w:rsid w:val="0079268E"/>
    <w:rsid w:val="007A505D"/>
    <w:rsid w:val="007B2734"/>
    <w:rsid w:val="007B4E26"/>
    <w:rsid w:val="007B7C3E"/>
    <w:rsid w:val="007D731E"/>
    <w:rsid w:val="007E2D4D"/>
    <w:rsid w:val="007E325B"/>
    <w:rsid w:val="007E6A14"/>
    <w:rsid w:val="007F2436"/>
    <w:rsid w:val="008048AF"/>
    <w:rsid w:val="00804E13"/>
    <w:rsid w:val="00810D93"/>
    <w:rsid w:val="00814302"/>
    <w:rsid w:val="00822520"/>
    <w:rsid w:val="00830AD9"/>
    <w:rsid w:val="00841752"/>
    <w:rsid w:val="008459E0"/>
    <w:rsid w:val="00846FDA"/>
    <w:rsid w:val="008509D5"/>
    <w:rsid w:val="00863BA6"/>
    <w:rsid w:val="0086688E"/>
    <w:rsid w:val="00873569"/>
    <w:rsid w:val="00875212"/>
    <w:rsid w:val="0088278C"/>
    <w:rsid w:val="00883095"/>
    <w:rsid w:val="0088788E"/>
    <w:rsid w:val="008925F0"/>
    <w:rsid w:val="00893E7F"/>
    <w:rsid w:val="008A7DB9"/>
    <w:rsid w:val="008B338A"/>
    <w:rsid w:val="008C6E36"/>
    <w:rsid w:val="008D1B8A"/>
    <w:rsid w:val="008D5844"/>
    <w:rsid w:val="008E7464"/>
    <w:rsid w:val="008E7DE9"/>
    <w:rsid w:val="008F432E"/>
    <w:rsid w:val="008F6B1C"/>
    <w:rsid w:val="00902645"/>
    <w:rsid w:val="009032DA"/>
    <w:rsid w:val="00913D0D"/>
    <w:rsid w:val="00922B4E"/>
    <w:rsid w:val="009263BE"/>
    <w:rsid w:val="00932500"/>
    <w:rsid w:val="00935013"/>
    <w:rsid w:val="0093563A"/>
    <w:rsid w:val="00936A70"/>
    <w:rsid w:val="0093746B"/>
    <w:rsid w:val="00946B6C"/>
    <w:rsid w:val="00952370"/>
    <w:rsid w:val="00952B0F"/>
    <w:rsid w:val="00961BC1"/>
    <w:rsid w:val="0098125F"/>
    <w:rsid w:val="00985A1E"/>
    <w:rsid w:val="00996CD5"/>
    <w:rsid w:val="009A1105"/>
    <w:rsid w:val="009A4B6E"/>
    <w:rsid w:val="009B0EEF"/>
    <w:rsid w:val="009B6AB3"/>
    <w:rsid w:val="009C39CA"/>
    <w:rsid w:val="009C7B1C"/>
    <w:rsid w:val="009D2311"/>
    <w:rsid w:val="009D4C6B"/>
    <w:rsid w:val="009D6BC9"/>
    <w:rsid w:val="009D77E2"/>
    <w:rsid w:val="009E4B54"/>
    <w:rsid w:val="009E6D7B"/>
    <w:rsid w:val="009E72D1"/>
    <w:rsid w:val="009F2B8E"/>
    <w:rsid w:val="00A05D5D"/>
    <w:rsid w:val="00A0761F"/>
    <w:rsid w:val="00A23014"/>
    <w:rsid w:val="00A25F70"/>
    <w:rsid w:val="00A361BD"/>
    <w:rsid w:val="00A46ABA"/>
    <w:rsid w:val="00A52BA9"/>
    <w:rsid w:val="00A52C0C"/>
    <w:rsid w:val="00A55696"/>
    <w:rsid w:val="00A5609A"/>
    <w:rsid w:val="00A66B23"/>
    <w:rsid w:val="00A720BF"/>
    <w:rsid w:val="00A80E6C"/>
    <w:rsid w:val="00A87AAE"/>
    <w:rsid w:val="00A94256"/>
    <w:rsid w:val="00AA28D4"/>
    <w:rsid w:val="00AA347C"/>
    <w:rsid w:val="00AA46D6"/>
    <w:rsid w:val="00AB5EF6"/>
    <w:rsid w:val="00AC71C0"/>
    <w:rsid w:val="00AD1482"/>
    <w:rsid w:val="00AD52B7"/>
    <w:rsid w:val="00AD7DAF"/>
    <w:rsid w:val="00AE4B41"/>
    <w:rsid w:val="00AE4C83"/>
    <w:rsid w:val="00AE5F43"/>
    <w:rsid w:val="00B03F7F"/>
    <w:rsid w:val="00B06C46"/>
    <w:rsid w:val="00B12E6C"/>
    <w:rsid w:val="00B24870"/>
    <w:rsid w:val="00B30278"/>
    <w:rsid w:val="00B35121"/>
    <w:rsid w:val="00B37817"/>
    <w:rsid w:val="00B42F2C"/>
    <w:rsid w:val="00B52200"/>
    <w:rsid w:val="00B658C8"/>
    <w:rsid w:val="00B6743E"/>
    <w:rsid w:val="00B7178E"/>
    <w:rsid w:val="00B76B54"/>
    <w:rsid w:val="00B91537"/>
    <w:rsid w:val="00BA2244"/>
    <w:rsid w:val="00BD3100"/>
    <w:rsid w:val="00BE2D00"/>
    <w:rsid w:val="00BF5F7D"/>
    <w:rsid w:val="00C00DCB"/>
    <w:rsid w:val="00C036D1"/>
    <w:rsid w:val="00C1248C"/>
    <w:rsid w:val="00C1542D"/>
    <w:rsid w:val="00C16E06"/>
    <w:rsid w:val="00C2221A"/>
    <w:rsid w:val="00C22738"/>
    <w:rsid w:val="00C22F34"/>
    <w:rsid w:val="00C27A7F"/>
    <w:rsid w:val="00C33B86"/>
    <w:rsid w:val="00C3555D"/>
    <w:rsid w:val="00C36D13"/>
    <w:rsid w:val="00C545D8"/>
    <w:rsid w:val="00C860AD"/>
    <w:rsid w:val="00C914DE"/>
    <w:rsid w:val="00C94680"/>
    <w:rsid w:val="00C946C3"/>
    <w:rsid w:val="00C977A2"/>
    <w:rsid w:val="00CA6E66"/>
    <w:rsid w:val="00CB0099"/>
    <w:rsid w:val="00CB31A5"/>
    <w:rsid w:val="00CB588E"/>
    <w:rsid w:val="00CB6772"/>
    <w:rsid w:val="00CC41D3"/>
    <w:rsid w:val="00CC4268"/>
    <w:rsid w:val="00CC4BD3"/>
    <w:rsid w:val="00CC7A4A"/>
    <w:rsid w:val="00CD0D76"/>
    <w:rsid w:val="00CD1D59"/>
    <w:rsid w:val="00CE1E67"/>
    <w:rsid w:val="00CF3C3E"/>
    <w:rsid w:val="00D03C0C"/>
    <w:rsid w:val="00D1376B"/>
    <w:rsid w:val="00D13C68"/>
    <w:rsid w:val="00D16007"/>
    <w:rsid w:val="00D21D66"/>
    <w:rsid w:val="00D32352"/>
    <w:rsid w:val="00D42451"/>
    <w:rsid w:val="00D43EF2"/>
    <w:rsid w:val="00D453DC"/>
    <w:rsid w:val="00D45C20"/>
    <w:rsid w:val="00D62F4B"/>
    <w:rsid w:val="00D639B5"/>
    <w:rsid w:val="00D64EC3"/>
    <w:rsid w:val="00D77718"/>
    <w:rsid w:val="00D81846"/>
    <w:rsid w:val="00D82A0A"/>
    <w:rsid w:val="00D83F3F"/>
    <w:rsid w:val="00D93BC8"/>
    <w:rsid w:val="00DB252F"/>
    <w:rsid w:val="00DB4A3B"/>
    <w:rsid w:val="00DB4AAC"/>
    <w:rsid w:val="00DC1477"/>
    <w:rsid w:val="00DD0537"/>
    <w:rsid w:val="00DD5F0E"/>
    <w:rsid w:val="00DD79D0"/>
    <w:rsid w:val="00DE5C29"/>
    <w:rsid w:val="00DE66C3"/>
    <w:rsid w:val="00DE777F"/>
    <w:rsid w:val="00E21F21"/>
    <w:rsid w:val="00E37C92"/>
    <w:rsid w:val="00E40CE5"/>
    <w:rsid w:val="00E41C6D"/>
    <w:rsid w:val="00E44D5A"/>
    <w:rsid w:val="00E50092"/>
    <w:rsid w:val="00E52734"/>
    <w:rsid w:val="00E53DBC"/>
    <w:rsid w:val="00E56E3C"/>
    <w:rsid w:val="00E64C8F"/>
    <w:rsid w:val="00E71CA5"/>
    <w:rsid w:val="00E71E8F"/>
    <w:rsid w:val="00E8342C"/>
    <w:rsid w:val="00E91945"/>
    <w:rsid w:val="00E97986"/>
    <w:rsid w:val="00EB5A7D"/>
    <w:rsid w:val="00EB74D9"/>
    <w:rsid w:val="00EC4732"/>
    <w:rsid w:val="00ED51EC"/>
    <w:rsid w:val="00EF078E"/>
    <w:rsid w:val="00EF64D4"/>
    <w:rsid w:val="00EF7804"/>
    <w:rsid w:val="00F04EF8"/>
    <w:rsid w:val="00F0541C"/>
    <w:rsid w:val="00F235E8"/>
    <w:rsid w:val="00F23C1A"/>
    <w:rsid w:val="00F2509E"/>
    <w:rsid w:val="00F260AA"/>
    <w:rsid w:val="00F2746F"/>
    <w:rsid w:val="00F3074E"/>
    <w:rsid w:val="00F378EC"/>
    <w:rsid w:val="00F47F51"/>
    <w:rsid w:val="00F5350B"/>
    <w:rsid w:val="00F64C15"/>
    <w:rsid w:val="00F64FCE"/>
    <w:rsid w:val="00FB12A9"/>
    <w:rsid w:val="00FC2DB0"/>
    <w:rsid w:val="00FC5487"/>
    <w:rsid w:val="00FC6C73"/>
    <w:rsid w:val="00FE1E27"/>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A5E8CD"/>
  <w15:chartTrackingRefBased/>
  <w15:docId w15:val="{43B7463C-ED43-4790-9143-B9D844E0C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E6D7B"/>
    <w:pPr>
      <w:spacing w:line="360" w:lineRule="auto"/>
      <w:jc w:val="both"/>
    </w:pPr>
    <w:rPr>
      <w:rFonts w:ascii="Times New Roman" w:hAnsi="Times New Roman"/>
      <w:sz w:val="24"/>
      <w:lang w:val="en-GB"/>
    </w:rPr>
  </w:style>
  <w:style w:type="paragraph" w:styleId="Balk1">
    <w:name w:val="heading 1"/>
    <w:basedOn w:val="Normal"/>
    <w:next w:val="Normal"/>
    <w:link w:val="Balk1Char"/>
    <w:uiPriority w:val="9"/>
    <w:qFormat/>
    <w:rsid w:val="00E53D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E53D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E53DBC"/>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E53DBC"/>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E53DBC"/>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E53DBC"/>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E53DBC"/>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E53DBC"/>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E53DBC"/>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E53DBC"/>
    <w:rPr>
      <w:rFonts w:asciiTheme="majorHAnsi" w:eastAsiaTheme="majorEastAsia" w:hAnsiTheme="majorHAnsi" w:cstheme="majorBidi"/>
      <w:color w:val="0F4761" w:themeColor="accent1" w:themeShade="BF"/>
      <w:sz w:val="40"/>
      <w:szCs w:val="40"/>
      <w:lang w:val="en-GB"/>
    </w:rPr>
  </w:style>
  <w:style w:type="character" w:customStyle="1" w:styleId="Balk2Char">
    <w:name w:val="Başlık 2 Char"/>
    <w:basedOn w:val="VarsaylanParagrafYazTipi"/>
    <w:link w:val="Balk2"/>
    <w:uiPriority w:val="9"/>
    <w:semiHidden/>
    <w:rsid w:val="00E53DBC"/>
    <w:rPr>
      <w:rFonts w:asciiTheme="majorHAnsi" w:eastAsiaTheme="majorEastAsia" w:hAnsiTheme="majorHAnsi" w:cstheme="majorBidi"/>
      <w:color w:val="0F4761" w:themeColor="accent1" w:themeShade="BF"/>
      <w:sz w:val="32"/>
      <w:szCs w:val="32"/>
      <w:lang w:val="en-GB"/>
    </w:rPr>
  </w:style>
  <w:style w:type="character" w:customStyle="1" w:styleId="Balk3Char">
    <w:name w:val="Başlık 3 Char"/>
    <w:basedOn w:val="VarsaylanParagrafYazTipi"/>
    <w:link w:val="Balk3"/>
    <w:uiPriority w:val="9"/>
    <w:semiHidden/>
    <w:rsid w:val="00E53DBC"/>
    <w:rPr>
      <w:rFonts w:eastAsiaTheme="majorEastAsia" w:cstheme="majorBidi"/>
      <w:color w:val="0F4761" w:themeColor="accent1" w:themeShade="BF"/>
      <w:sz w:val="28"/>
      <w:szCs w:val="28"/>
      <w:lang w:val="en-GB"/>
    </w:rPr>
  </w:style>
  <w:style w:type="character" w:customStyle="1" w:styleId="Balk4Char">
    <w:name w:val="Başlık 4 Char"/>
    <w:basedOn w:val="VarsaylanParagrafYazTipi"/>
    <w:link w:val="Balk4"/>
    <w:uiPriority w:val="9"/>
    <w:semiHidden/>
    <w:rsid w:val="00E53DBC"/>
    <w:rPr>
      <w:rFonts w:eastAsiaTheme="majorEastAsia" w:cstheme="majorBidi"/>
      <w:i/>
      <w:iCs/>
      <w:color w:val="0F4761" w:themeColor="accent1" w:themeShade="BF"/>
      <w:lang w:val="en-GB"/>
    </w:rPr>
  </w:style>
  <w:style w:type="character" w:customStyle="1" w:styleId="Balk5Char">
    <w:name w:val="Başlık 5 Char"/>
    <w:basedOn w:val="VarsaylanParagrafYazTipi"/>
    <w:link w:val="Balk5"/>
    <w:uiPriority w:val="9"/>
    <w:semiHidden/>
    <w:rsid w:val="00E53DBC"/>
    <w:rPr>
      <w:rFonts w:eastAsiaTheme="majorEastAsia" w:cstheme="majorBidi"/>
      <w:color w:val="0F4761" w:themeColor="accent1" w:themeShade="BF"/>
      <w:lang w:val="en-GB"/>
    </w:rPr>
  </w:style>
  <w:style w:type="character" w:customStyle="1" w:styleId="Balk6Char">
    <w:name w:val="Başlık 6 Char"/>
    <w:basedOn w:val="VarsaylanParagrafYazTipi"/>
    <w:link w:val="Balk6"/>
    <w:uiPriority w:val="9"/>
    <w:semiHidden/>
    <w:rsid w:val="00E53DBC"/>
    <w:rPr>
      <w:rFonts w:eastAsiaTheme="majorEastAsia" w:cstheme="majorBidi"/>
      <w:i/>
      <w:iCs/>
      <w:color w:val="595959" w:themeColor="text1" w:themeTint="A6"/>
      <w:lang w:val="en-GB"/>
    </w:rPr>
  </w:style>
  <w:style w:type="character" w:customStyle="1" w:styleId="Balk7Char">
    <w:name w:val="Başlık 7 Char"/>
    <w:basedOn w:val="VarsaylanParagrafYazTipi"/>
    <w:link w:val="Balk7"/>
    <w:uiPriority w:val="9"/>
    <w:semiHidden/>
    <w:rsid w:val="00E53DBC"/>
    <w:rPr>
      <w:rFonts w:eastAsiaTheme="majorEastAsia" w:cstheme="majorBidi"/>
      <w:color w:val="595959" w:themeColor="text1" w:themeTint="A6"/>
      <w:lang w:val="en-GB"/>
    </w:rPr>
  </w:style>
  <w:style w:type="character" w:customStyle="1" w:styleId="Balk8Char">
    <w:name w:val="Başlık 8 Char"/>
    <w:basedOn w:val="VarsaylanParagrafYazTipi"/>
    <w:link w:val="Balk8"/>
    <w:uiPriority w:val="9"/>
    <w:semiHidden/>
    <w:rsid w:val="00E53DBC"/>
    <w:rPr>
      <w:rFonts w:eastAsiaTheme="majorEastAsia" w:cstheme="majorBidi"/>
      <w:i/>
      <w:iCs/>
      <w:color w:val="272727" w:themeColor="text1" w:themeTint="D8"/>
      <w:lang w:val="en-GB"/>
    </w:rPr>
  </w:style>
  <w:style w:type="character" w:customStyle="1" w:styleId="Balk9Char">
    <w:name w:val="Başlık 9 Char"/>
    <w:basedOn w:val="VarsaylanParagrafYazTipi"/>
    <w:link w:val="Balk9"/>
    <w:uiPriority w:val="9"/>
    <w:semiHidden/>
    <w:rsid w:val="00E53DBC"/>
    <w:rPr>
      <w:rFonts w:eastAsiaTheme="majorEastAsia" w:cstheme="majorBidi"/>
      <w:color w:val="272727" w:themeColor="text1" w:themeTint="D8"/>
      <w:lang w:val="en-GB"/>
    </w:rPr>
  </w:style>
  <w:style w:type="paragraph" w:styleId="KonuBal">
    <w:name w:val="Title"/>
    <w:basedOn w:val="Normal"/>
    <w:next w:val="Normal"/>
    <w:link w:val="KonuBalChar"/>
    <w:uiPriority w:val="10"/>
    <w:qFormat/>
    <w:rsid w:val="00E53D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E53DBC"/>
    <w:rPr>
      <w:rFonts w:asciiTheme="majorHAnsi" w:eastAsiaTheme="majorEastAsia" w:hAnsiTheme="majorHAnsi" w:cstheme="majorBidi"/>
      <w:spacing w:val="-10"/>
      <w:kern w:val="28"/>
      <w:sz w:val="56"/>
      <w:szCs w:val="56"/>
      <w:lang w:val="en-GB"/>
    </w:rPr>
  </w:style>
  <w:style w:type="paragraph" w:styleId="Altyaz">
    <w:name w:val="Subtitle"/>
    <w:basedOn w:val="Normal"/>
    <w:next w:val="Normal"/>
    <w:link w:val="AltyazChar"/>
    <w:uiPriority w:val="11"/>
    <w:qFormat/>
    <w:rsid w:val="00E53DBC"/>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E53DBC"/>
    <w:rPr>
      <w:rFonts w:eastAsiaTheme="majorEastAsia" w:cstheme="majorBidi"/>
      <w:color w:val="595959" w:themeColor="text1" w:themeTint="A6"/>
      <w:spacing w:val="15"/>
      <w:sz w:val="28"/>
      <w:szCs w:val="28"/>
      <w:lang w:val="en-GB"/>
    </w:rPr>
  </w:style>
  <w:style w:type="paragraph" w:styleId="Alnt">
    <w:name w:val="Quote"/>
    <w:basedOn w:val="Normal"/>
    <w:next w:val="Normal"/>
    <w:link w:val="AlntChar"/>
    <w:uiPriority w:val="29"/>
    <w:qFormat/>
    <w:rsid w:val="00E53DBC"/>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E53DBC"/>
    <w:rPr>
      <w:i/>
      <w:iCs/>
      <w:color w:val="404040" w:themeColor="text1" w:themeTint="BF"/>
      <w:lang w:val="en-GB"/>
    </w:rPr>
  </w:style>
  <w:style w:type="paragraph" w:styleId="ListeParagraf">
    <w:name w:val="List Paragraph"/>
    <w:basedOn w:val="Normal"/>
    <w:uiPriority w:val="34"/>
    <w:qFormat/>
    <w:rsid w:val="00E53DBC"/>
    <w:pPr>
      <w:ind w:left="720"/>
      <w:contextualSpacing/>
    </w:pPr>
  </w:style>
  <w:style w:type="character" w:styleId="GlVurgulama">
    <w:name w:val="Intense Emphasis"/>
    <w:basedOn w:val="VarsaylanParagrafYazTipi"/>
    <w:uiPriority w:val="21"/>
    <w:qFormat/>
    <w:rsid w:val="00E53DBC"/>
    <w:rPr>
      <w:i/>
      <w:iCs/>
      <w:color w:val="0F4761" w:themeColor="accent1" w:themeShade="BF"/>
    </w:rPr>
  </w:style>
  <w:style w:type="paragraph" w:styleId="GlAlnt">
    <w:name w:val="Intense Quote"/>
    <w:basedOn w:val="Normal"/>
    <w:next w:val="Normal"/>
    <w:link w:val="GlAlntChar"/>
    <w:uiPriority w:val="30"/>
    <w:qFormat/>
    <w:rsid w:val="00E53D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E53DBC"/>
    <w:rPr>
      <w:i/>
      <w:iCs/>
      <w:color w:val="0F4761" w:themeColor="accent1" w:themeShade="BF"/>
      <w:lang w:val="en-GB"/>
    </w:rPr>
  </w:style>
  <w:style w:type="character" w:styleId="GlBavuru">
    <w:name w:val="Intense Reference"/>
    <w:basedOn w:val="VarsaylanParagrafYazTipi"/>
    <w:uiPriority w:val="32"/>
    <w:qFormat/>
    <w:rsid w:val="00E53DBC"/>
    <w:rPr>
      <w:b/>
      <w:bCs/>
      <w:smallCaps/>
      <w:color w:val="0F4761" w:themeColor="accent1" w:themeShade="BF"/>
      <w:spacing w:val="5"/>
    </w:rPr>
  </w:style>
  <w:style w:type="character" w:styleId="Vurgu">
    <w:name w:val="Emphasis"/>
    <w:basedOn w:val="VarsaylanParagrafYazTipi"/>
    <w:uiPriority w:val="20"/>
    <w:qFormat/>
    <w:rsid w:val="002520FA"/>
    <w:rPr>
      <w:i/>
      <w:iCs/>
    </w:rPr>
  </w:style>
  <w:style w:type="table" w:styleId="TabloKlavuzu">
    <w:name w:val="Table Grid"/>
    <w:basedOn w:val="NormalTablo"/>
    <w:uiPriority w:val="39"/>
    <w:rsid w:val="00CC4B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onMetni">
    <w:name w:val="Balloon Text"/>
    <w:basedOn w:val="Normal"/>
    <w:link w:val="BalonMetniChar"/>
    <w:uiPriority w:val="99"/>
    <w:semiHidden/>
    <w:unhideWhenUsed/>
    <w:rsid w:val="000C12A7"/>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0C12A7"/>
    <w:rPr>
      <w:rFonts w:ascii="Segoe UI" w:hAnsi="Segoe UI" w:cs="Segoe UI"/>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8204632">
      <w:bodyDiv w:val="1"/>
      <w:marLeft w:val="0"/>
      <w:marRight w:val="0"/>
      <w:marTop w:val="0"/>
      <w:marBottom w:val="0"/>
      <w:divBdr>
        <w:top w:val="none" w:sz="0" w:space="0" w:color="auto"/>
        <w:left w:val="none" w:sz="0" w:space="0" w:color="auto"/>
        <w:bottom w:val="none" w:sz="0" w:space="0" w:color="auto"/>
        <w:right w:val="none" w:sz="0" w:space="0" w:color="auto"/>
      </w:divBdr>
    </w:div>
    <w:div w:id="103084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8</Pages>
  <Words>2612</Words>
  <Characters>14575</Characters>
  <Application>Microsoft Office Word</Application>
  <DocSecurity>0</DocSecurity>
  <Lines>459</Lines>
  <Paragraphs>229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Deniz Ergüden</cp:lastModifiedBy>
  <cp:revision>7</cp:revision>
  <dcterms:created xsi:type="dcterms:W3CDTF">2024-08-05T20:57:00Z</dcterms:created>
  <dcterms:modified xsi:type="dcterms:W3CDTF">2024-08-08T14:49:00Z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a39f53c36db500f67f4ac92460885a38cf393456b275a735e13254a051b7e2ca</vt:lpwstr>
  </property>
</Properties>
</file>