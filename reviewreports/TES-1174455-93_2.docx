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E1A4BE" w14:textId="168F933F" w:rsidR="004A0DD7" w:rsidRPr="00D87246" w:rsidRDefault="004A0DD7" w:rsidP="000F17FA">
      <w:pPr>
        <w:spacing w:line="276" w:lineRule="auto"/>
        <w:jc w:val="center"/>
        <w:rPr>
          <w:rFonts w:ascii="Times New Roman" w:hAnsi="Times New Roman" w:cs="Times New Roman"/>
          <w:b/>
          <w:sz w:val="24"/>
          <w:szCs w:val="24"/>
        </w:rPr>
      </w:pPr>
      <w:r w:rsidRPr="00D87246">
        <w:rPr>
          <w:rFonts w:ascii="Times New Roman" w:hAnsi="Times New Roman" w:cs="Times New Roman"/>
          <w:b/>
          <w:sz w:val="24"/>
          <w:szCs w:val="24"/>
        </w:rPr>
        <w:t xml:space="preserve">Evidence of </w:t>
      </w:r>
      <w:del w:id="0" w:author="user" w:date="2024-08-18T12:08:00Z" w16du:dateUtc="2024-08-18T09:08:00Z">
        <w:r w:rsidRPr="00D87246" w:rsidDel="009D01FB">
          <w:rPr>
            <w:rFonts w:ascii="Times New Roman" w:hAnsi="Times New Roman" w:cs="Times New Roman"/>
            <w:b/>
            <w:sz w:val="24"/>
            <w:szCs w:val="24"/>
          </w:rPr>
          <w:delText xml:space="preserve">a </w:delText>
        </w:r>
      </w:del>
      <w:r w:rsidRPr="00D87246">
        <w:rPr>
          <w:rFonts w:ascii="Times New Roman" w:hAnsi="Times New Roman" w:cs="Times New Roman"/>
          <w:b/>
          <w:sz w:val="24"/>
          <w:szCs w:val="24"/>
        </w:rPr>
        <w:t xml:space="preserve">Nursery Area and Length-Weight Relationships for Longnose </w:t>
      </w:r>
      <w:proofErr w:type="spellStart"/>
      <w:r w:rsidR="00520F4B">
        <w:rPr>
          <w:rFonts w:ascii="Times New Roman" w:hAnsi="Times New Roman" w:cs="Times New Roman"/>
          <w:b/>
          <w:sz w:val="24"/>
          <w:szCs w:val="24"/>
        </w:rPr>
        <w:t>S</w:t>
      </w:r>
      <w:r w:rsidRPr="00D87246">
        <w:rPr>
          <w:rFonts w:ascii="Times New Roman" w:hAnsi="Times New Roman" w:cs="Times New Roman"/>
          <w:b/>
          <w:sz w:val="24"/>
          <w:szCs w:val="24"/>
        </w:rPr>
        <w:t>purdog</w:t>
      </w:r>
      <w:proofErr w:type="spellEnd"/>
      <w:r w:rsidRPr="00D87246">
        <w:rPr>
          <w:rFonts w:ascii="Times New Roman" w:hAnsi="Times New Roman" w:cs="Times New Roman"/>
          <w:b/>
          <w:sz w:val="24"/>
          <w:szCs w:val="24"/>
        </w:rPr>
        <w:t xml:space="preserve"> </w:t>
      </w:r>
      <w:r w:rsidRPr="00D87246">
        <w:rPr>
          <w:rFonts w:ascii="Times New Roman" w:hAnsi="Times New Roman" w:cs="Times New Roman"/>
          <w:b/>
          <w:i/>
          <w:sz w:val="24"/>
          <w:szCs w:val="24"/>
        </w:rPr>
        <w:t xml:space="preserve">Squalus </w:t>
      </w:r>
      <w:proofErr w:type="spellStart"/>
      <w:r w:rsidRPr="00D87246">
        <w:rPr>
          <w:rFonts w:ascii="Times New Roman" w:hAnsi="Times New Roman" w:cs="Times New Roman"/>
          <w:b/>
          <w:i/>
          <w:sz w:val="24"/>
          <w:szCs w:val="24"/>
        </w:rPr>
        <w:t>blainville</w:t>
      </w:r>
      <w:proofErr w:type="spellEnd"/>
      <w:r w:rsidRPr="00D87246">
        <w:rPr>
          <w:rFonts w:ascii="Times New Roman" w:hAnsi="Times New Roman" w:cs="Times New Roman"/>
          <w:b/>
          <w:sz w:val="24"/>
          <w:szCs w:val="24"/>
        </w:rPr>
        <w:t xml:space="preserve"> in the Eastern Mediterranean</w:t>
      </w:r>
      <w:del w:id="1" w:author="user" w:date="2024-08-18T17:57:00Z" w16du:dateUtc="2024-08-18T14:57:00Z">
        <w:r w:rsidRPr="00D87246" w:rsidDel="009C7C15">
          <w:rPr>
            <w:rFonts w:ascii="Times New Roman" w:hAnsi="Times New Roman" w:cs="Times New Roman"/>
            <w:b/>
            <w:sz w:val="24"/>
            <w:szCs w:val="24"/>
          </w:rPr>
          <w:delText xml:space="preserve"> Sea</w:delText>
        </w:r>
      </w:del>
    </w:p>
    <w:p w14:paraId="7DFAE00D" w14:textId="4B8BCCCE" w:rsidR="004A0DD7" w:rsidRPr="00520F4B" w:rsidRDefault="00AE6203" w:rsidP="000F17FA">
      <w:pPr>
        <w:spacing w:line="276" w:lineRule="auto"/>
        <w:jc w:val="center"/>
        <w:rPr>
          <w:rFonts w:ascii="Times New Roman" w:hAnsi="Times New Roman" w:cs="Times New Roman"/>
          <w:b/>
          <w:sz w:val="24"/>
          <w:szCs w:val="24"/>
          <w:lang w:val="es-ES"/>
          <w:rPrChange w:id="2" w:author="user" w:date="2024-08-18T12:08:00Z" w16du:dateUtc="2024-08-18T09:08:00Z">
            <w:rPr>
              <w:rFonts w:ascii="Times New Roman" w:hAnsi="Times New Roman" w:cs="Times New Roman"/>
              <w:b/>
              <w:sz w:val="24"/>
              <w:szCs w:val="24"/>
              <w:lang w:val="en-US"/>
            </w:rPr>
          </w:rPrChange>
        </w:rPr>
      </w:pPr>
      <w:proofErr w:type="spellStart"/>
      <w:r w:rsidRPr="00520F4B">
        <w:rPr>
          <w:rFonts w:ascii="Times New Roman" w:hAnsi="Times New Roman" w:cs="Times New Roman"/>
          <w:b/>
          <w:sz w:val="24"/>
          <w:szCs w:val="24"/>
          <w:lang w:val="es-ES"/>
          <w:rPrChange w:id="3" w:author="user" w:date="2024-08-18T12:08:00Z" w16du:dateUtc="2024-08-18T09:08:00Z">
            <w:rPr>
              <w:rFonts w:ascii="Times New Roman" w:hAnsi="Times New Roman" w:cs="Times New Roman"/>
              <w:b/>
              <w:sz w:val="24"/>
              <w:szCs w:val="24"/>
              <w:lang w:val="en-US"/>
            </w:rPr>
          </w:rPrChange>
        </w:rPr>
        <w:t>Cemal</w:t>
      </w:r>
      <w:proofErr w:type="spellEnd"/>
      <w:r w:rsidRPr="00520F4B">
        <w:rPr>
          <w:rFonts w:ascii="Times New Roman" w:hAnsi="Times New Roman" w:cs="Times New Roman"/>
          <w:b/>
          <w:sz w:val="24"/>
          <w:szCs w:val="24"/>
          <w:lang w:val="es-ES"/>
          <w:rPrChange w:id="4" w:author="user" w:date="2024-08-18T12:08:00Z" w16du:dateUtc="2024-08-18T09:08:00Z">
            <w:rPr>
              <w:rFonts w:ascii="Times New Roman" w:hAnsi="Times New Roman" w:cs="Times New Roman"/>
              <w:b/>
              <w:sz w:val="24"/>
              <w:szCs w:val="24"/>
              <w:lang w:val="en-US"/>
            </w:rPr>
          </w:rPrChange>
        </w:rPr>
        <w:t xml:space="preserve"> Turan </w:t>
      </w:r>
      <w:r w:rsidRPr="00520F4B">
        <w:rPr>
          <w:rFonts w:ascii="Times New Roman" w:hAnsi="Times New Roman" w:cs="Times New Roman"/>
          <w:b/>
          <w:sz w:val="24"/>
          <w:szCs w:val="24"/>
          <w:vertAlign w:val="superscript"/>
          <w:lang w:val="es-ES"/>
          <w:rPrChange w:id="5" w:author="user" w:date="2024-08-18T12:08:00Z" w16du:dateUtc="2024-08-18T09:08:00Z">
            <w:rPr>
              <w:rFonts w:ascii="Times New Roman" w:hAnsi="Times New Roman" w:cs="Times New Roman"/>
              <w:b/>
              <w:sz w:val="24"/>
              <w:szCs w:val="24"/>
              <w:vertAlign w:val="superscript"/>
              <w:lang w:val="en-US"/>
            </w:rPr>
          </w:rPrChange>
        </w:rPr>
        <w:t>1,2</w:t>
      </w:r>
      <w:r w:rsidR="00263F50" w:rsidRPr="00520F4B">
        <w:rPr>
          <w:rFonts w:ascii="Times New Roman" w:hAnsi="Times New Roman" w:cs="Times New Roman"/>
          <w:b/>
          <w:sz w:val="24"/>
          <w:szCs w:val="24"/>
          <w:vertAlign w:val="superscript"/>
          <w:lang w:val="es-ES"/>
          <w:rPrChange w:id="6" w:author="user" w:date="2024-08-18T12:08:00Z" w16du:dateUtc="2024-08-18T09:08:00Z">
            <w:rPr>
              <w:rFonts w:ascii="Times New Roman" w:hAnsi="Times New Roman" w:cs="Times New Roman"/>
              <w:b/>
              <w:sz w:val="24"/>
              <w:szCs w:val="24"/>
              <w:vertAlign w:val="superscript"/>
              <w:lang w:val="en-US"/>
            </w:rPr>
          </w:rPrChange>
        </w:rPr>
        <w:t>*</w:t>
      </w:r>
      <w:r w:rsidRPr="00520F4B">
        <w:rPr>
          <w:rFonts w:ascii="Times New Roman" w:hAnsi="Times New Roman" w:cs="Times New Roman"/>
          <w:b/>
          <w:sz w:val="24"/>
          <w:szCs w:val="24"/>
          <w:lang w:val="es-ES"/>
          <w:rPrChange w:id="7" w:author="user" w:date="2024-08-18T12:08:00Z" w16du:dateUtc="2024-08-18T09:08:00Z">
            <w:rPr>
              <w:rFonts w:ascii="Times New Roman" w:hAnsi="Times New Roman" w:cs="Times New Roman"/>
              <w:b/>
              <w:sz w:val="24"/>
              <w:szCs w:val="24"/>
              <w:lang w:val="en-US"/>
            </w:rPr>
          </w:rPrChange>
        </w:rPr>
        <w:t xml:space="preserve">, </w:t>
      </w:r>
      <w:r w:rsidR="002A5B72" w:rsidRPr="00520F4B">
        <w:rPr>
          <w:rFonts w:ascii="Times New Roman" w:hAnsi="Times New Roman" w:cs="Times New Roman"/>
          <w:b/>
          <w:sz w:val="24"/>
          <w:szCs w:val="24"/>
          <w:lang w:val="es-ES"/>
          <w:rPrChange w:id="8" w:author="user" w:date="2024-08-18T12:08:00Z" w16du:dateUtc="2024-08-18T09:08:00Z">
            <w:rPr>
              <w:rFonts w:ascii="Times New Roman" w:hAnsi="Times New Roman" w:cs="Times New Roman"/>
              <w:b/>
              <w:sz w:val="24"/>
              <w:szCs w:val="24"/>
              <w:lang w:val="en-US"/>
            </w:rPr>
          </w:rPrChange>
        </w:rPr>
        <w:t xml:space="preserve">Servet A. </w:t>
      </w:r>
      <w:proofErr w:type="spellStart"/>
      <w:r w:rsidR="002A5B72" w:rsidRPr="00520F4B">
        <w:rPr>
          <w:rFonts w:ascii="Times New Roman" w:hAnsi="Times New Roman" w:cs="Times New Roman"/>
          <w:b/>
          <w:sz w:val="24"/>
          <w:szCs w:val="24"/>
          <w:lang w:val="es-ES"/>
          <w:rPrChange w:id="9" w:author="user" w:date="2024-08-18T12:08:00Z" w16du:dateUtc="2024-08-18T09:08:00Z">
            <w:rPr>
              <w:rFonts w:ascii="Times New Roman" w:hAnsi="Times New Roman" w:cs="Times New Roman"/>
              <w:b/>
              <w:sz w:val="24"/>
              <w:szCs w:val="24"/>
              <w:lang w:val="en-US"/>
            </w:rPr>
          </w:rPrChange>
        </w:rPr>
        <w:t>Doğdu</w:t>
      </w:r>
      <w:proofErr w:type="spellEnd"/>
      <w:r w:rsidR="002A5B72" w:rsidRPr="00520F4B">
        <w:rPr>
          <w:rFonts w:ascii="Times New Roman" w:hAnsi="Times New Roman" w:cs="Times New Roman"/>
          <w:b/>
          <w:sz w:val="24"/>
          <w:szCs w:val="24"/>
          <w:lang w:val="es-ES"/>
          <w:rPrChange w:id="10" w:author="user" w:date="2024-08-18T12:08:00Z" w16du:dateUtc="2024-08-18T09:08:00Z">
            <w:rPr>
              <w:rFonts w:ascii="Times New Roman" w:hAnsi="Times New Roman" w:cs="Times New Roman"/>
              <w:b/>
              <w:sz w:val="24"/>
              <w:szCs w:val="24"/>
              <w:lang w:val="en-US"/>
            </w:rPr>
          </w:rPrChange>
        </w:rPr>
        <w:t xml:space="preserve"> </w:t>
      </w:r>
      <w:r w:rsidR="00263F50" w:rsidRPr="00520F4B">
        <w:rPr>
          <w:rFonts w:ascii="Times New Roman" w:hAnsi="Times New Roman" w:cs="Times New Roman"/>
          <w:b/>
          <w:sz w:val="24"/>
          <w:szCs w:val="24"/>
          <w:vertAlign w:val="superscript"/>
          <w:lang w:val="es-ES"/>
          <w:rPrChange w:id="11" w:author="user" w:date="2024-08-18T12:08:00Z" w16du:dateUtc="2024-08-18T09:08:00Z">
            <w:rPr>
              <w:rFonts w:ascii="Times New Roman" w:hAnsi="Times New Roman" w:cs="Times New Roman"/>
              <w:b/>
              <w:sz w:val="24"/>
              <w:szCs w:val="24"/>
              <w:vertAlign w:val="superscript"/>
              <w:lang w:val="en-US"/>
            </w:rPr>
          </w:rPrChange>
        </w:rPr>
        <w:t>2,3</w:t>
      </w:r>
      <w:r w:rsidR="007C5411" w:rsidRPr="00520F4B">
        <w:rPr>
          <w:rFonts w:ascii="Times New Roman" w:hAnsi="Times New Roman" w:cs="Times New Roman"/>
          <w:b/>
          <w:sz w:val="24"/>
          <w:szCs w:val="24"/>
          <w:lang w:val="es-ES"/>
          <w:rPrChange w:id="12" w:author="user" w:date="2024-08-18T12:08:00Z" w16du:dateUtc="2024-08-18T09:08:00Z">
            <w:rPr>
              <w:rFonts w:ascii="Times New Roman" w:hAnsi="Times New Roman" w:cs="Times New Roman"/>
              <w:b/>
              <w:sz w:val="24"/>
              <w:szCs w:val="24"/>
              <w:lang w:val="en-US"/>
            </w:rPr>
          </w:rPrChange>
        </w:rPr>
        <w:t>, Alen Soldo</w:t>
      </w:r>
      <w:r w:rsidR="00263F50" w:rsidRPr="00520F4B">
        <w:rPr>
          <w:rFonts w:ascii="Times New Roman" w:hAnsi="Times New Roman" w:cs="Times New Roman"/>
          <w:b/>
          <w:sz w:val="24"/>
          <w:szCs w:val="24"/>
          <w:vertAlign w:val="superscript"/>
          <w:lang w:val="es-ES"/>
          <w:rPrChange w:id="13" w:author="user" w:date="2024-08-18T12:08:00Z" w16du:dateUtc="2024-08-18T09:08:00Z">
            <w:rPr>
              <w:rFonts w:ascii="Times New Roman" w:hAnsi="Times New Roman" w:cs="Times New Roman"/>
              <w:b/>
              <w:sz w:val="24"/>
              <w:szCs w:val="24"/>
              <w:vertAlign w:val="superscript"/>
              <w:lang w:val="en-US"/>
            </w:rPr>
          </w:rPrChange>
        </w:rPr>
        <w:t>4</w:t>
      </w:r>
    </w:p>
    <w:p w14:paraId="75D5616F" w14:textId="6B50C531" w:rsidR="00B258BE" w:rsidRPr="00D87246" w:rsidRDefault="001646F3" w:rsidP="001646F3">
      <w:pPr>
        <w:spacing w:line="276" w:lineRule="auto"/>
        <w:jc w:val="both"/>
        <w:rPr>
          <w:rFonts w:ascii="Times New Roman" w:hAnsi="Times New Roman" w:cs="Times New Roman"/>
          <w:bCs/>
          <w:sz w:val="24"/>
          <w:szCs w:val="24"/>
        </w:rPr>
      </w:pPr>
      <w:r w:rsidRPr="00D87246">
        <w:rPr>
          <w:rFonts w:ascii="Times New Roman" w:hAnsi="Times New Roman" w:cs="Times New Roman"/>
          <w:b/>
          <w:sz w:val="24"/>
          <w:szCs w:val="24"/>
          <w:vertAlign w:val="superscript"/>
        </w:rPr>
        <w:t>1</w:t>
      </w:r>
      <w:r w:rsidRPr="00D87246">
        <w:rPr>
          <w:rFonts w:ascii="Times New Roman" w:hAnsi="Times New Roman" w:cs="Times New Roman"/>
          <w:bCs/>
          <w:sz w:val="24"/>
          <w:szCs w:val="24"/>
        </w:rPr>
        <w:t xml:space="preserve">Iskenderun Technical University, Faculty of Marine Sciences and Technology, Molecular Ecology and Fisheries Genetics Laboratory, 31220, Iskenderun, </w:t>
      </w:r>
      <w:proofErr w:type="spellStart"/>
      <w:r w:rsidRPr="00D87246">
        <w:rPr>
          <w:rFonts w:ascii="Times New Roman" w:hAnsi="Times New Roman" w:cs="Times New Roman"/>
          <w:bCs/>
          <w:sz w:val="24"/>
          <w:szCs w:val="24"/>
        </w:rPr>
        <w:t>Hatay</w:t>
      </w:r>
      <w:proofErr w:type="spellEnd"/>
      <w:r w:rsidRPr="00D87246">
        <w:rPr>
          <w:rFonts w:ascii="Times New Roman" w:hAnsi="Times New Roman" w:cs="Times New Roman"/>
          <w:bCs/>
          <w:sz w:val="24"/>
          <w:szCs w:val="24"/>
        </w:rPr>
        <w:t>, Türkiye.</w:t>
      </w:r>
      <w:r w:rsidRPr="00D87246">
        <w:t xml:space="preserve"> </w:t>
      </w:r>
      <w:r w:rsidRPr="00D87246">
        <w:rPr>
          <w:rFonts w:ascii="Times New Roman" w:hAnsi="Times New Roman" w:cs="Times New Roman"/>
          <w:b/>
          <w:bCs/>
          <w:sz w:val="24"/>
          <w:szCs w:val="24"/>
          <w:vertAlign w:val="superscript"/>
        </w:rPr>
        <w:t>2</w:t>
      </w:r>
      <w:r w:rsidRPr="00D87246">
        <w:rPr>
          <w:rFonts w:ascii="Times New Roman" w:hAnsi="Times New Roman" w:cs="Times New Roman"/>
          <w:sz w:val="24"/>
          <w:szCs w:val="24"/>
        </w:rPr>
        <w:t>Nature and Science Society,</w:t>
      </w:r>
      <w:r w:rsidRPr="00D87246">
        <w:rPr>
          <w:rFonts w:ascii="Times New Roman" w:hAnsi="Times New Roman" w:cs="Times New Roman"/>
          <w:b/>
          <w:bCs/>
          <w:sz w:val="24"/>
          <w:szCs w:val="24"/>
        </w:rPr>
        <w:t xml:space="preserve"> </w:t>
      </w:r>
      <w:proofErr w:type="spellStart"/>
      <w:r w:rsidRPr="00D87246">
        <w:rPr>
          <w:rFonts w:ascii="Times New Roman" w:hAnsi="Times New Roman" w:cs="Times New Roman"/>
          <w:bCs/>
          <w:sz w:val="24"/>
          <w:szCs w:val="24"/>
        </w:rPr>
        <w:t>Modernevler</w:t>
      </w:r>
      <w:proofErr w:type="spellEnd"/>
      <w:r w:rsidRPr="00D87246">
        <w:rPr>
          <w:rFonts w:ascii="Times New Roman" w:hAnsi="Times New Roman" w:cs="Times New Roman"/>
          <w:bCs/>
          <w:sz w:val="24"/>
          <w:szCs w:val="24"/>
        </w:rPr>
        <w:t xml:space="preserve"> </w:t>
      </w:r>
      <w:proofErr w:type="spellStart"/>
      <w:r w:rsidRPr="00D87246">
        <w:rPr>
          <w:rFonts w:ascii="Times New Roman" w:hAnsi="Times New Roman" w:cs="Times New Roman"/>
          <w:bCs/>
          <w:sz w:val="24"/>
          <w:szCs w:val="24"/>
        </w:rPr>
        <w:t>Neighborhood</w:t>
      </w:r>
      <w:proofErr w:type="spellEnd"/>
      <w:r w:rsidRPr="00D87246">
        <w:rPr>
          <w:rFonts w:ascii="Times New Roman" w:hAnsi="Times New Roman" w:cs="Times New Roman"/>
          <w:bCs/>
          <w:sz w:val="24"/>
          <w:szCs w:val="24"/>
        </w:rPr>
        <w:t xml:space="preserve"> 303. St. No:9/1, Iskenderun, </w:t>
      </w:r>
      <w:proofErr w:type="spellStart"/>
      <w:r w:rsidRPr="00D87246">
        <w:rPr>
          <w:rFonts w:ascii="Times New Roman" w:hAnsi="Times New Roman" w:cs="Times New Roman"/>
          <w:bCs/>
          <w:sz w:val="24"/>
          <w:szCs w:val="24"/>
        </w:rPr>
        <w:t>Hatay</w:t>
      </w:r>
      <w:proofErr w:type="spellEnd"/>
      <w:r w:rsidRPr="00D87246">
        <w:rPr>
          <w:rFonts w:ascii="Times New Roman" w:hAnsi="Times New Roman" w:cs="Times New Roman"/>
          <w:bCs/>
          <w:sz w:val="24"/>
          <w:szCs w:val="24"/>
        </w:rPr>
        <w:t>.</w:t>
      </w:r>
      <w:r w:rsidR="00263F50" w:rsidRPr="00D87246">
        <w:rPr>
          <w:rFonts w:ascii="Times New Roman" w:hAnsi="Times New Roman" w:cs="Times New Roman"/>
          <w:bCs/>
          <w:sz w:val="24"/>
          <w:szCs w:val="24"/>
        </w:rPr>
        <w:t xml:space="preserve"> </w:t>
      </w:r>
      <w:r w:rsidR="00263F50" w:rsidRPr="00D87246">
        <w:rPr>
          <w:rFonts w:ascii="Times New Roman" w:hAnsi="Times New Roman" w:cs="Times New Roman"/>
          <w:b/>
          <w:sz w:val="24"/>
          <w:szCs w:val="24"/>
          <w:vertAlign w:val="superscript"/>
        </w:rPr>
        <w:t>3</w:t>
      </w:r>
      <w:r w:rsidR="00263F50" w:rsidRPr="00D87246">
        <w:rPr>
          <w:rFonts w:ascii="Times New Roman" w:hAnsi="Times New Roman" w:cs="Times New Roman"/>
          <w:bCs/>
          <w:sz w:val="24"/>
          <w:szCs w:val="24"/>
        </w:rPr>
        <w:t xml:space="preserve">Iskenderun Technical University, Maritime Technology Vocational School of Higher Education, Underwater Technologies, 31200 Iskenderun, </w:t>
      </w:r>
      <w:proofErr w:type="spellStart"/>
      <w:r w:rsidR="00263F50" w:rsidRPr="00D87246">
        <w:rPr>
          <w:rFonts w:ascii="Times New Roman" w:hAnsi="Times New Roman" w:cs="Times New Roman"/>
          <w:bCs/>
          <w:sz w:val="24"/>
          <w:szCs w:val="24"/>
        </w:rPr>
        <w:t>Hatay</w:t>
      </w:r>
      <w:proofErr w:type="spellEnd"/>
      <w:r w:rsidR="00263F50" w:rsidRPr="00D87246">
        <w:rPr>
          <w:rFonts w:ascii="Times New Roman" w:hAnsi="Times New Roman" w:cs="Times New Roman"/>
          <w:bCs/>
          <w:sz w:val="24"/>
          <w:szCs w:val="24"/>
        </w:rPr>
        <w:t xml:space="preserve">, Türkiye. </w:t>
      </w:r>
      <w:r w:rsidR="00263F50" w:rsidRPr="00D87246">
        <w:rPr>
          <w:rFonts w:ascii="Times New Roman" w:hAnsi="Times New Roman" w:cs="Times New Roman"/>
          <w:b/>
          <w:sz w:val="24"/>
          <w:szCs w:val="24"/>
          <w:vertAlign w:val="superscript"/>
        </w:rPr>
        <w:t>4</w:t>
      </w:r>
      <w:r w:rsidRPr="00D87246">
        <w:rPr>
          <w:rFonts w:ascii="Times New Roman" w:hAnsi="Times New Roman" w:cs="Times New Roman"/>
          <w:bCs/>
          <w:sz w:val="24"/>
          <w:szCs w:val="24"/>
        </w:rPr>
        <w:t>Department of Marine Studies, University of Split, Split 21000, Croatia.</w:t>
      </w:r>
    </w:p>
    <w:p w14:paraId="631655AE" w14:textId="6AE1DC82" w:rsidR="00B258BE" w:rsidRPr="00D87246" w:rsidRDefault="00B258BE" w:rsidP="000F17FA">
      <w:pPr>
        <w:spacing w:line="276" w:lineRule="auto"/>
        <w:jc w:val="both"/>
        <w:rPr>
          <w:rFonts w:ascii="Times New Roman" w:hAnsi="Times New Roman" w:cs="Times New Roman"/>
          <w:b/>
          <w:sz w:val="24"/>
          <w:szCs w:val="24"/>
        </w:rPr>
      </w:pPr>
      <w:r w:rsidRPr="00D87246">
        <w:rPr>
          <w:rFonts w:ascii="Times New Roman" w:hAnsi="Times New Roman" w:cs="Times New Roman"/>
          <w:b/>
          <w:sz w:val="24"/>
          <w:szCs w:val="24"/>
        </w:rPr>
        <w:t>Abstract</w:t>
      </w:r>
    </w:p>
    <w:p w14:paraId="39AD036C" w14:textId="38A26523" w:rsidR="00A547DF" w:rsidRPr="00D87246" w:rsidRDefault="00A547DF"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Nursery areas are essential habitats for sharks, offering protection and increasing the survival of newborns. Th</w:t>
      </w:r>
      <w:del w:id="14" w:author="user" w:date="2024-08-18T12:08:00Z" w16du:dateUtc="2024-08-18T09:08:00Z">
        <w:r w:rsidRPr="00D87246" w:rsidDel="009D01FB">
          <w:rPr>
            <w:rFonts w:ascii="Times New Roman" w:hAnsi="Times New Roman" w:cs="Times New Roman"/>
            <w:sz w:val="24"/>
            <w:szCs w:val="24"/>
          </w:rPr>
          <w:delText>e aim of this study i</w:delText>
        </w:r>
      </w:del>
      <w:ins w:id="15" w:author="user" w:date="2024-08-18T12:08:00Z" w16du:dateUtc="2024-08-18T09:08:00Z">
        <w:r w:rsidR="009D01FB" w:rsidRPr="00D87246">
          <w:rPr>
            <w:rFonts w:ascii="Times New Roman" w:hAnsi="Times New Roman" w:cs="Times New Roman"/>
            <w:sz w:val="24"/>
            <w:szCs w:val="24"/>
          </w:rPr>
          <w:t>is study aim</w:t>
        </w:r>
      </w:ins>
      <w:r w:rsidRPr="00D87246">
        <w:rPr>
          <w:rFonts w:ascii="Times New Roman" w:hAnsi="Times New Roman" w:cs="Times New Roman"/>
          <w:sz w:val="24"/>
          <w:szCs w:val="24"/>
        </w:rPr>
        <w:t xml:space="preserve">s </w:t>
      </w:r>
      <w:r w:rsidR="00965B35" w:rsidRPr="00D87246">
        <w:rPr>
          <w:rFonts w:ascii="Times New Roman" w:hAnsi="Times New Roman" w:cs="Times New Roman"/>
          <w:sz w:val="24"/>
          <w:szCs w:val="24"/>
        </w:rPr>
        <w:t>to investigate</w:t>
      </w:r>
      <w:r w:rsidRPr="00D87246">
        <w:rPr>
          <w:rFonts w:ascii="Times New Roman" w:hAnsi="Times New Roman" w:cs="Times New Roman"/>
          <w:sz w:val="24"/>
          <w:szCs w:val="24"/>
        </w:rPr>
        <w:t xml:space="preserve"> a </w:t>
      </w:r>
      <w:r w:rsidR="005B6C07" w:rsidRPr="00D87246">
        <w:rPr>
          <w:rFonts w:ascii="Times New Roman" w:hAnsi="Times New Roman" w:cs="Times New Roman"/>
          <w:sz w:val="24"/>
          <w:szCs w:val="24"/>
        </w:rPr>
        <w:t>potential</w:t>
      </w:r>
      <w:r w:rsidRPr="00D87246">
        <w:rPr>
          <w:rFonts w:ascii="Times New Roman" w:hAnsi="Times New Roman" w:cs="Times New Roman"/>
          <w:sz w:val="24"/>
          <w:szCs w:val="24"/>
        </w:rPr>
        <w:t xml:space="preserve"> nursery area for </w:t>
      </w:r>
      <w:r w:rsidRPr="00D87246">
        <w:rPr>
          <w:rFonts w:ascii="Times New Roman" w:hAnsi="Times New Roman" w:cs="Times New Roman"/>
          <w:i/>
          <w:iCs/>
          <w:sz w:val="24"/>
          <w:szCs w:val="24"/>
        </w:rPr>
        <w:t xml:space="preserve">Squalus </w:t>
      </w:r>
      <w:proofErr w:type="spellStart"/>
      <w:r w:rsidRPr="00D87246">
        <w:rPr>
          <w:rFonts w:ascii="Times New Roman" w:hAnsi="Times New Roman" w:cs="Times New Roman"/>
          <w:i/>
          <w:iCs/>
          <w:sz w:val="24"/>
          <w:szCs w:val="24"/>
        </w:rPr>
        <w:t>blainville</w:t>
      </w:r>
      <w:proofErr w:type="spellEnd"/>
      <w:ins w:id="16" w:author="user" w:date="2024-08-18T17:59:00Z" w16du:dateUtc="2024-08-18T14:59:00Z">
        <w:r w:rsidR="000F2039" w:rsidRPr="00D87246">
          <w:rPr>
            <w:rFonts w:ascii="Times New Roman" w:hAnsi="Times New Roman" w:cs="Times New Roman"/>
            <w:sz w:val="24"/>
            <w:szCs w:val="24"/>
          </w:rPr>
          <w:t xml:space="preserve"> about which</w:t>
        </w:r>
      </w:ins>
      <w:r w:rsidRPr="00D87246">
        <w:rPr>
          <w:rFonts w:ascii="Times New Roman" w:hAnsi="Times New Roman" w:cs="Times New Roman"/>
          <w:sz w:val="24"/>
          <w:szCs w:val="24"/>
        </w:rPr>
        <w:t xml:space="preserve"> </w:t>
      </w:r>
      <w:ins w:id="17" w:author="user" w:date="2024-08-18T17:59:00Z" w16du:dateUtc="2024-08-18T14:59:00Z">
        <w:r w:rsidR="009B5B8D" w:rsidRPr="00D87246">
          <w:rPr>
            <w:rFonts w:ascii="Times New Roman" w:hAnsi="Times New Roman" w:cs="Times New Roman"/>
            <w:sz w:val="24"/>
            <w:szCs w:val="24"/>
          </w:rPr>
          <w:t xml:space="preserve">there is little information in the </w:t>
        </w:r>
      </w:ins>
      <w:ins w:id="18" w:author="user" w:date="2024-08-18T18:01:00Z" w16du:dateUtc="2024-08-18T15:01:00Z">
        <w:r w:rsidR="00877CF7" w:rsidRPr="00D87246">
          <w:rPr>
            <w:rFonts w:ascii="Times New Roman" w:hAnsi="Times New Roman" w:cs="Times New Roman"/>
            <w:sz w:val="24"/>
            <w:szCs w:val="24"/>
          </w:rPr>
          <w:t>e</w:t>
        </w:r>
      </w:ins>
      <w:ins w:id="19" w:author="user" w:date="2024-08-18T17:59:00Z" w16du:dateUtc="2024-08-18T14:59:00Z">
        <w:r w:rsidR="009B5B8D" w:rsidRPr="00D87246">
          <w:rPr>
            <w:rFonts w:ascii="Times New Roman" w:hAnsi="Times New Roman" w:cs="Times New Roman"/>
            <w:sz w:val="24"/>
            <w:szCs w:val="24"/>
          </w:rPr>
          <w:t xml:space="preserve">astern Mediterranean, </w:t>
        </w:r>
      </w:ins>
      <w:del w:id="20" w:author="user" w:date="2024-08-18T17:59:00Z" w16du:dateUtc="2024-08-18T14:59:00Z">
        <w:r w:rsidRPr="00D87246" w:rsidDel="009B5B8D">
          <w:rPr>
            <w:rFonts w:ascii="Times New Roman" w:hAnsi="Times New Roman" w:cs="Times New Roman"/>
            <w:sz w:val="24"/>
            <w:szCs w:val="24"/>
          </w:rPr>
          <w:delText xml:space="preserve">in </w:delText>
        </w:r>
        <w:r w:rsidR="00965B35" w:rsidRPr="00D87246" w:rsidDel="009B5B8D">
          <w:rPr>
            <w:rFonts w:ascii="Times New Roman" w:hAnsi="Times New Roman" w:cs="Times New Roman"/>
            <w:sz w:val="24"/>
            <w:szCs w:val="24"/>
          </w:rPr>
          <w:delText xml:space="preserve">the </w:delText>
        </w:r>
      </w:del>
      <w:del w:id="21" w:author="user" w:date="2024-08-18T17:58:00Z" w16du:dateUtc="2024-08-18T14:58:00Z">
        <w:r w:rsidRPr="00D87246" w:rsidDel="009C7C15">
          <w:rPr>
            <w:rFonts w:ascii="Times New Roman" w:hAnsi="Times New Roman" w:cs="Times New Roman"/>
            <w:sz w:val="24"/>
            <w:szCs w:val="24"/>
          </w:rPr>
          <w:delText xml:space="preserve">Eastern </w:delText>
        </w:r>
      </w:del>
      <w:del w:id="22" w:author="user" w:date="2024-08-18T17:59:00Z" w16du:dateUtc="2024-08-18T14:59:00Z">
        <w:r w:rsidRPr="00D87246" w:rsidDel="009B5B8D">
          <w:rPr>
            <w:rFonts w:ascii="Times New Roman" w:hAnsi="Times New Roman" w:cs="Times New Roman"/>
            <w:sz w:val="24"/>
            <w:szCs w:val="24"/>
          </w:rPr>
          <w:delText xml:space="preserve">Mediterranean </w:delText>
        </w:r>
      </w:del>
      <w:del w:id="23" w:author="user" w:date="2024-08-18T17:57:00Z" w16du:dateUtc="2024-08-18T14:57:00Z">
        <w:r w:rsidRPr="00D87246" w:rsidDel="009C7C15">
          <w:rPr>
            <w:rFonts w:ascii="Times New Roman" w:hAnsi="Times New Roman" w:cs="Times New Roman"/>
            <w:sz w:val="24"/>
            <w:szCs w:val="24"/>
          </w:rPr>
          <w:delText xml:space="preserve">Sea </w:delText>
        </w:r>
      </w:del>
      <w:del w:id="24" w:author="user" w:date="2024-08-18T17:59:00Z" w16du:dateUtc="2024-08-18T14:59:00Z">
        <w:r w:rsidRPr="00D87246" w:rsidDel="009B5B8D">
          <w:rPr>
            <w:rFonts w:ascii="Times New Roman" w:hAnsi="Times New Roman" w:cs="Times New Roman"/>
            <w:sz w:val="24"/>
            <w:szCs w:val="24"/>
          </w:rPr>
          <w:delText xml:space="preserve">that has very scarce information in the eastern Mediterranean </w:delText>
        </w:r>
      </w:del>
      <w:del w:id="25" w:author="user" w:date="2024-08-18T17:57:00Z" w16du:dateUtc="2024-08-18T14:57:00Z">
        <w:r w:rsidRPr="00D87246" w:rsidDel="009C7C15">
          <w:rPr>
            <w:rFonts w:ascii="Times New Roman" w:hAnsi="Times New Roman" w:cs="Times New Roman"/>
            <w:sz w:val="24"/>
            <w:szCs w:val="24"/>
          </w:rPr>
          <w:delText xml:space="preserve">Sea </w:delText>
        </w:r>
      </w:del>
      <w:r w:rsidRPr="00D87246">
        <w:rPr>
          <w:rFonts w:ascii="Times New Roman" w:hAnsi="Times New Roman" w:cs="Times New Roman"/>
          <w:sz w:val="24"/>
          <w:szCs w:val="24"/>
        </w:rPr>
        <w:t xml:space="preserve">and </w:t>
      </w:r>
      <w:del w:id="26" w:author="user" w:date="2024-08-18T17:59:00Z" w16du:dateUtc="2024-08-18T14:59:00Z">
        <w:r w:rsidRPr="00D87246" w:rsidDel="009B5B8D">
          <w:rPr>
            <w:rFonts w:ascii="Times New Roman" w:hAnsi="Times New Roman" w:cs="Times New Roman"/>
            <w:sz w:val="24"/>
            <w:szCs w:val="24"/>
          </w:rPr>
          <w:delText xml:space="preserve">also </w:delText>
        </w:r>
      </w:del>
      <w:r w:rsidRPr="00D87246">
        <w:rPr>
          <w:rFonts w:ascii="Times New Roman" w:hAnsi="Times New Roman" w:cs="Times New Roman"/>
          <w:sz w:val="24"/>
          <w:szCs w:val="24"/>
        </w:rPr>
        <w:t xml:space="preserve">to contribute to the </w:t>
      </w:r>
      <w:r w:rsidR="005B6C07" w:rsidRPr="00D87246">
        <w:rPr>
          <w:rFonts w:ascii="Times New Roman" w:hAnsi="Times New Roman" w:cs="Times New Roman"/>
          <w:sz w:val="24"/>
          <w:szCs w:val="24"/>
        </w:rPr>
        <w:t>l</w:t>
      </w:r>
      <w:r w:rsidRPr="00D87246">
        <w:rPr>
          <w:rFonts w:ascii="Times New Roman" w:hAnsi="Times New Roman" w:cs="Times New Roman"/>
          <w:sz w:val="24"/>
          <w:szCs w:val="24"/>
        </w:rPr>
        <w:t>ength-</w:t>
      </w:r>
      <w:r w:rsidR="005B6C07" w:rsidRPr="00D87246">
        <w:rPr>
          <w:rFonts w:ascii="Times New Roman" w:hAnsi="Times New Roman" w:cs="Times New Roman"/>
          <w:sz w:val="24"/>
          <w:szCs w:val="24"/>
        </w:rPr>
        <w:t>w</w:t>
      </w:r>
      <w:r w:rsidRPr="00D87246">
        <w:rPr>
          <w:rFonts w:ascii="Times New Roman" w:hAnsi="Times New Roman" w:cs="Times New Roman"/>
          <w:sz w:val="24"/>
          <w:szCs w:val="24"/>
        </w:rPr>
        <w:t xml:space="preserve">eight </w:t>
      </w:r>
      <w:r w:rsidR="005B6C07" w:rsidRPr="00D87246">
        <w:rPr>
          <w:rFonts w:ascii="Times New Roman" w:hAnsi="Times New Roman" w:cs="Times New Roman"/>
          <w:sz w:val="24"/>
          <w:szCs w:val="24"/>
        </w:rPr>
        <w:t>r</w:t>
      </w:r>
      <w:r w:rsidRPr="00D87246">
        <w:rPr>
          <w:rFonts w:ascii="Times New Roman" w:hAnsi="Times New Roman" w:cs="Times New Roman"/>
          <w:sz w:val="24"/>
          <w:szCs w:val="24"/>
        </w:rPr>
        <w:t>elationships. We identified the location of the potential nursery area by interviewing local fishermen. We collected a total of 48</w:t>
      </w:r>
      <w:r w:rsidR="00F76C49" w:rsidRPr="00D87246">
        <w:rPr>
          <w:rFonts w:ascii="Times New Roman" w:hAnsi="Times New Roman" w:cs="Times New Roman"/>
          <w:sz w:val="24"/>
          <w:szCs w:val="24"/>
        </w:rPr>
        <w:t xml:space="preserve"> adults and 22 embryos </w:t>
      </w:r>
      <w:r w:rsidR="00965B35" w:rsidRPr="00D87246">
        <w:rPr>
          <w:rFonts w:ascii="Times New Roman" w:hAnsi="Times New Roman" w:cs="Times New Roman"/>
          <w:sz w:val="24"/>
          <w:szCs w:val="24"/>
        </w:rPr>
        <w:t xml:space="preserve">of </w:t>
      </w:r>
      <w:r w:rsidRPr="00D87246">
        <w:rPr>
          <w:rFonts w:ascii="Times New Roman" w:hAnsi="Times New Roman" w:cs="Times New Roman"/>
          <w:i/>
          <w:iCs/>
          <w:sz w:val="24"/>
          <w:szCs w:val="24"/>
        </w:rPr>
        <w:t xml:space="preserve">Squalus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specimens from the entrance of Iskenderun Bay on </w:t>
      </w:r>
      <w:r w:rsidR="003C345C" w:rsidRPr="00D87246">
        <w:rPr>
          <w:rFonts w:ascii="Times New Roman" w:hAnsi="Times New Roman" w:cs="Times New Roman"/>
          <w:sz w:val="24"/>
          <w:szCs w:val="24"/>
        </w:rPr>
        <w:t>03</w:t>
      </w:r>
      <w:r w:rsidRPr="00D87246">
        <w:rPr>
          <w:rFonts w:ascii="Times New Roman" w:hAnsi="Times New Roman" w:cs="Times New Roman"/>
          <w:sz w:val="24"/>
          <w:szCs w:val="24"/>
        </w:rPr>
        <w:t xml:space="preserve"> April 2024. We record </w:t>
      </w:r>
      <w:r w:rsidR="00F76C49" w:rsidRPr="00D87246">
        <w:rPr>
          <w:rFonts w:ascii="Times New Roman" w:hAnsi="Times New Roman" w:cs="Times New Roman"/>
          <w:sz w:val="24"/>
          <w:szCs w:val="24"/>
        </w:rPr>
        <w:t>48</w:t>
      </w:r>
      <w:r w:rsidRPr="00D87246">
        <w:rPr>
          <w:rFonts w:ascii="Times New Roman" w:hAnsi="Times New Roman" w:cs="Times New Roman"/>
          <w:sz w:val="24"/>
          <w:szCs w:val="24"/>
        </w:rPr>
        <w:t xml:space="preserve"> longnose </w:t>
      </w:r>
      <w:proofErr w:type="spellStart"/>
      <w:r w:rsidRPr="00D87246">
        <w:rPr>
          <w:rFonts w:ascii="Times New Roman" w:hAnsi="Times New Roman" w:cs="Times New Roman"/>
          <w:sz w:val="24"/>
          <w:szCs w:val="24"/>
        </w:rPr>
        <w:t>spurdog</w:t>
      </w:r>
      <w:proofErr w:type="spellEnd"/>
      <w:r w:rsidRPr="00D87246">
        <w:rPr>
          <w:rFonts w:ascii="Times New Roman" w:hAnsi="Times New Roman" w:cs="Times New Roman"/>
          <w:sz w:val="24"/>
          <w:szCs w:val="24"/>
        </w:rPr>
        <w:t xml:space="preserve"> sharks in the catches ranging from </w:t>
      </w:r>
      <w:r w:rsidR="00E56ACE" w:rsidRPr="00D87246">
        <w:rPr>
          <w:rFonts w:ascii="Times New Roman" w:hAnsi="Times New Roman" w:cs="Times New Roman"/>
          <w:sz w:val="24"/>
          <w:szCs w:val="24"/>
        </w:rPr>
        <w:t>68.9 cm</w:t>
      </w:r>
      <w:r w:rsidRPr="00D87246">
        <w:rPr>
          <w:rFonts w:ascii="Times New Roman" w:hAnsi="Times New Roman" w:cs="Times New Roman"/>
          <w:sz w:val="24"/>
          <w:szCs w:val="24"/>
        </w:rPr>
        <w:t xml:space="preserve"> to </w:t>
      </w:r>
      <w:r w:rsidR="00E56ACE" w:rsidRPr="00D87246">
        <w:rPr>
          <w:rFonts w:ascii="Times New Roman" w:hAnsi="Times New Roman" w:cs="Times New Roman"/>
          <w:sz w:val="24"/>
          <w:szCs w:val="24"/>
        </w:rPr>
        <w:t>120.2</w:t>
      </w:r>
      <w:r w:rsidRPr="00D87246">
        <w:rPr>
          <w:rFonts w:ascii="Times New Roman" w:hAnsi="Times New Roman" w:cs="Times New Roman"/>
          <w:sz w:val="24"/>
          <w:szCs w:val="24"/>
        </w:rPr>
        <w:t xml:space="preserve"> cm TL corresponding to mature individuals</w:t>
      </w:r>
      <w:r w:rsidR="00E56ACE" w:rsidRPr="00D87246">
        <w:rPr>
          <w:rFonts w:ascii="Times New Roman" w:hAnsi="Times New Roman" w:cs="Times New Roman"/>
          <w:sz w:val="24"/>
          <w:szCs w:val="24"/>
        </w:rPr>
        <w:t xml:space="preserve">. The length-weight relations (LWR) of combined sexes of </w:t>
      </w:r>
      <w:r w:rsidR="00E56ACE" w:rsidRPr="00D87246">
        <w:rPr>
          <w:rFonts w:ascii="Times New Roman" w:hAnsi="Times New Roman" w:cs="Times New Roman"/>
          <w:i/>
          <w:iCs/>
          <w:sz w:val="24"/>
          <w:szCs w:val="24"/>
        </w:rPr>
        <w:t xml:space="preserve">S. </w:t>
      </w:r>
      <w:proofErr w:type="spellStart"/>
      <w:r w:rsidR="00E56ACE" w:rsidRPr="00D87246">
        <w:rPr>
          <w:rFonts w:ascii="Times New Roman" w:hAnsi="Times New Roman" w:cs="Times New Roman"/>
          <w:i/>
          <w:iCs/>
          <w:sz w:val="24"/>
          <w:szCs w:val="24"/>
        </w:rPr>
        <w:t>blainville</w:t>
      </w:r>
      <w:proofErr w:type="spellEnd"/>
      <w:r w:rsidR="00E56ACE" w:rsidRPr="00D87246">
        <w:rPr>
          <w:rFonts w:ascii="Times New Roman" w:hAnsi="Times New Roman" w:cs="Times New Roman"/>
          <w:sz w:val="24"/>
          <w:szCs w:val="24"/>
        </w:rPr>
        <w:t xml:space="preserve"> were observed as </w:t>
      </w:r>
      <w:r w:rsidR="00E56ACE" w:rsidRPr="00D87246">
        <w:rPr>
          <w:rFonts w:ascii="Times New Roman" w:hAnsi="Times New Roman" w:cs="Times New Roman"/>
          <w:i/>
          <w:iCs/>
          <w:sz w:val="24"/>
          <w:szCs w:val="24"/>
        </w:rPr>
        <w:t xml:space="preserve">W </w:t>
      </w:r>
      <w:r w:rsidR="00E56ACE" w:rsidRPr="00D87246">
        <w:rPr>
          <w:rFonts w:ascii="Times New Roman" w:hAnsi="Times New Roman" w:cs="Times New Roman"/>
          <w:sz w:val="24"/>
          <w:szCs w:val="24"/>
        </w:rPr>
        <w:t>= 0.0005</w:t>
      </w:r>
      <w:r w:rsidR="00292F75" w:rsidRPr="00D87246">
        <w:rPr>
          <w:rFonts w:ascii="Times New Roman" w:hAnsi="Times New Roman" w:cs="Times New Roman"/>
          <w:sz w:val="24"/>
          <w:szCs w:val="24"/>
        </w:rPr>
        <w:t xml:space="preserve"> </w:t>
      </w:r>
      <w:r w:rsidR="00E56ACE" w:rsidRPr="00D87246">
        <w:rPr>
          <w:rFonts w:ascii="Times New Roman" w:hAnsi="Times New Roman" w:cs="Times New Roman"/>
          <w:sz w:val="24"/>
          <w:szCs w:val="24"/>
        </w:rPr>
        <w:t>x</w:t>
      </w:r>
      <w:r w:rsidR="00292F75" w:rsidRPr="00D87246">
        <w:rPr>
          <w:rFonts w:ascii="Times New Roman" w:hAnsi="Times New Roman" w:cs="Times New Roman"/>
          <w:sz w:val="24"/>
          <w:szCs w:val="24"/>
        </w:rPr>
        <w:t xml:space="preserve"> </w:t>
      </w:r>
      <w:r w:rsidR="00E56ACE" w:rsidRPr="00D87246">
        <w:rPr>
          <w:rFonts w:ascii="Times New Roman" w:hAnsi="Times New Roman" w:cs="Times New Roman"/>
          <w:i/>
          <w:iCs/>
          <w:sz w:val="24"/>
          <w:szCs w:val="24"/>
        </w:rPr>
        <w:t>L</w:t>
      </w:r>
      <w:r w:rsidR="00E56ACE" w:rsidRPr="00D87246">
        <w:rPr>
          <w:rFonts w:ascii="Times New Roman" w:hAnsi="Times New Roman" w:cs="Times New Roman"/>
          <w:sz w:val="24"/>
          <w:szCs w:val="24"/>
          <w:vertAlign w:val="superscript"/>
        </w:rPr>
        <w:t>3.0277</w:t>
      </w:r>
      <w:r w:rsidR="00E56ACE" w:rsidRPr="00D87246">
        <w:rPr>
          <w:rFonts w:ascii="Times New Roman" w:hAnsi="Times New Roman" w:cs="Times New Roman"/>
          <w:sz w:val="24"/>
          <w:szCs w:val="24"/>
        </w:rPr>
        <w:t xml:space="preserve">, </w:t>
      </w:r>
      <w:r w:rsidR="00E56ACE" w:rsidRPr="00D87246">
        <w:rPr>
          <w:rFonts w:ascii="Times New Roman" w:hAnsi="Times New Roman" w:cs="Times New Roman"/>
          <w:i/>
          <w:iCs/>
          <w:sz w:val="24"/>
          <w:szCs w:val="24"/>
        </w:rPr>
        <w:t>R</w:t>
      </w:r>
      <w:r w:rsidR="00E56ACE" w:rsidRPr="00D87246">
        <w:rPr>
          <w:rFonts w:ascii="Times New Roman" w:hAnsi="Times New Roman" w:cs="Times New Roman"/>
          <w:i/>
          <w:iCs/>
          <w:sz w:val="24"/>
          <w:szCs w:val="24"/>
          <w:vertAlign w:val="superscript"/>
        </w:rPr>
        <w:t>2</w:t>
      </w:r>
      <w:r w:rsidR="00E56ACE" w:rsidRPr="00D87246">
        <w:rPr>
          <w:rFonts w:ascii="Times New Roman" w:hAnsi="Times New Roman" w:cs="Times New Roman"/>
          <w:i/>
          <w:iCs/>
          <w:sz w:val="24"/>
          <w:szCs w:val="24"/>
        </w:rPr>
        <w:t xml:space="preserve"> </w:t>
      </w:r>
      <w:r w:rsidR="00E56ACE" w:rsidRPr="00D87246">
        <w:rPr>
          <w:rFonts w:ascii="Times New Roman" w:hAnsi="Times New Roman" w:cs="Times New Roman"/>
          <w:sz w:val="24"/>
          <w:szCs w:val="24"/>
        </w:rPr>
        <w:t>=</w:t>
      </w:r>
      <w:r w:rsidR="00292F75" w:rsidRPr="00D87246">
        <w:rPr>
          <w:rFonts w:ascii="Times New Roman" w:hAnsi="Times New Roman" w:cs="Times New Roman"/>
          <w:sz w:val="24"/>
          <w:szCs w:val="24"/>
        </w:rPr>
        <w:t xml:space="preserve"> </w:t>
      </w:r>
      <w:r w:rsidR="00E56ACE" w:rsidRPr="00D87246">
        <w:rPr>
          <w:rFonts w:ascii="Times New Roman" w:hAnsi="Times New Roman" w:cs="Times New Roman"/>
          <w:sz w:val="24"/>
          <w:szCs w:val="24"/>
        </w:rPr>
        <w:t>0.9780.</w:t>
      </w:r>
      <w:r w:rsidR="00B258BE" w:rsidRPr="00D87246">
        <w:rPr>
          <w:rFonts w:ascii="Times New Roman" w:hAnsi="Times New Roman" w:cs="Times New Roman"/>
          <w:sz w:val="24"/>
          <w:szCs w:val="24"/>
        </w:rPr>
        <w:t xml:space="preserve"> Our data provide evidence to recognize Iskenderun Bay as a nursery area for longnose </w:t>
      </w:r>
      <w:proofErr w:type="spellStart"/>
      <w:r w:rsidR="00B258BE" w:rsidRPr="00D87246">
        <w:rPr>
          <w:rFonts w:ascii="Times New Roman" w:hAnsi="Times New Roman" w:cs="Times New Roman"/>
          <w:sz w:val="24"/>
          <w:szCs w:val="24"/>
        </w:rPr>
        <w:t>spurdog</w:t>
      </w:r>
      <w:proofErr w:type="spellEnd"/>
      <w:r w:rsidR="00B258BE" w:rsidRPr="00D87246">
        <w:rPr>
          <w:rFonts w:ascii="Times New Roman" w:hAnsi="Times New Roman" w:cs="Times New Roman"/>
          <w:sz w:val="24"/>
          <w:szCs w:val="24"/>
        </w:rPr>
        <w:t xml:space="preserve"> sharks, </w:t>
      </w:r>
      <w:del w:id="27" w:author="user" w:date="2024-08-20T12:12:00Z" w16du:dateUtc="2024-08-20T09:12:00Z">
        <w:r w:rsidR="00B258BE" w:rsidRPr="00D87246" w:rsidDel="000521BF">
          <w:rPr>
            <w:rFonts w:ascii="Times New Roman" w:hAnsi="Times New Roman" w:cs="Times New Roman"/>
            <w:sz w:val="24"/>
            <w:szCs w:val="24"/>
          </w:rPr>
          <w:delText xml:space="preserve">meeting </w:delText>
        </w:r>
      </w:del>
      <w:ins w:id="28" w:author="user" w:date="2024-08-20T12:12:00Z" w16du:dateUtc="2024-08-20T09:12:00Z">
        <w:r w:rsidR="000521BF">
          <w:rPr>
            <w:rFonts w:ascii="Times New Roman" w:hAnsi="Times New Roman" w:cs="Times New Roman"/>
            <w:sz w:val="24"/>
            <w:szCs w:val="24"/>
          </w:rPr>
          <w:t>fulfilling</w:t>
        </w:r>
        <w:r w:rsidR="000521BF" w:rsidRPr="00D87246">
          <w:rPr>
            <w:rFonts w:ascii="Times New Roman" w:hAnsi="Times New Roman" w:cs="Times New Roman"/>
            <w:sz w:val="24"/>
            <w:szCs w:val="24"/>
          </w:rPr>
          <w:t xml:space="preserve"> </w:t>
        </w:r>
      </w:ins>
      <w:r w:rsidR="00B258BE" w:rsidRPr="00D87246">
        <w:rPr>
          <w:rFonts w:ascii="Times New Roman" w:hAnsi="Times New Roman" w:cs="Times New Roman"/>
          <w:sz w:val="24"/>
          <w:szCs w:val="24"/>
        </w:rPr>
        <w:t xml:space="preserve">all the criteria proposed to identify nursery areas. These findings constitute the first documented evidence of a longnose </w:t>
      </w:r>
      <w:proofErr w:type="spellStart"/>
      <w:r w:rsidR="00B258BE" w:rsidRPr="00D87246">
        <w:rPr>
          <w:rFonts w:ascii="Times New Roman" w:hAnsi="Times New Roman" w:cs="Times New Roman"/>
          <w:sz w:val="24"/>
          <w:szCs w:val="24"/>
        </w:rPr>
        <w:t>spurdog</w:t>
      </w:r>
      <w:proofErr w:type="spellEnd"/>
      <w:r w:rsidR="00B258BE" w:rsidRPr="00D87246">
        <w:rPr>
          <w:rFonts w:ascii="Times New Roman" w:hAnsi="Times New Roman" w:cs="Times New Roman"/>
          <w:sz w:val="24"/>
          <w:szCs w:val="24"/>
        </w:rPr>
        <w:t xml:space="preserve"> shark nursery area in the Iskenderun Bay in Turkish marine waters.</w:t>
      </w:r>
    </w:p>
    <w:p w14:paraId="10883798" w14:textId="54455843" w:rsidR="003E1BAF" w:rsidRPr="00D87246" w:rsidRDefault="003E1BAF" w:rsidP="000F17FA">
      <w:pPr>
        <w:spacing w:line="276" w:lineRule="auto"/>
        <w:jc w:val="both"/>
        <w:rPr>
          <w:rFonts w:ascii="Times New Roman" w:hAnsi="Times New Roman" w:cs="Times New Roman"/>
          <w:sz w:val="24"/>
          <w:szCs w:val="24"/>
        </w:rPr>
      </w:pPr>
      <w:r w:rsidRPr="00D87246">
        <w:rPr>
          <w:rFonts w:ascii="Times New Roman" w:hAnsi="Times New Roman" w:cs="Times New Roman"/>
          <w:b/>
          <w:bCs/>
          <w:sz w:val="24"/>
          <w:szCs w:val="24"/>
        </w:rPr>
        <w:t>Keywords</w:t>
      </w:r>
      <w:r w:rsidR="00952E60" w:rsidRPr="00D87246">
        <w:rPr>
          <w:rFonts w:ascii="Times New Roman" w:hAnsi="Times New Roman" w:cs="Times New Roman"/>
          <w:b/>
          <w:bCs/>
          <w:sz w:val="24"/>
          <w:szCs w:val="24"/>
        </w:rPr>
        <w:t>:</w:t>
      </w:r>
      <w:r w:rsidRPr="00D87246">
        <w:rPr>
          <w:rFonts w:ascii="Times New Roman" w:hAnsi="Times New Roman" w:cs="Times New Roman"/>
          <w:sz w:val="24"/>
          <w:szCs w:val="24"/>
        </w:rPr>
        <w:t xml:space="preserve"> </w:t>
      </w:r>
      <w:r w:rsidR="005B6C07" w:rsidRPr="00D87246">
        <w:rPr>
          <w:rFonts w:ascii="Times New Roman" w:hAnsi="Times New Roman" w:cs="Times New Roman"/>
          <w:sz w:val="24"/>
          <w:szCs w:val="24"/>
        </w:rPr>
        <w:t>L</w:t>
      </w:r>
      <w:r w:rsidR="00952E60" w:rsidRPr="00D87246">
        <w:rPr>
          <w:rFonts w:ascii="Times New Roman" w:hAnsi="Times New Roman" w:cs="Times New Roman"/>
          <w:sz w:val="24"/>
          <w:szCs w:val="24"/>
        </w:rPr>
        <w:t xml:space="preserve">ongnose </w:t>
      </w:r>
      <w:proofErr w:type="spellStart"/>
      <w:r w:rsidR="00952E60" w:rsidRPr="00D87246">
        <w:rPr>
          <w:rFonts w:ascii="Times New Roman" w:hAnsi="Times New Roman" w:cs="Times New Roman"/>
          <w:sz w:val="24"/>
          <w:szCs w:val="24"/>
        </w:rPr>
        <w:t>spurdog</w:t>
      </w:r>
      <w:proofErr w:type="spellEnd"/>
      <w:r w:rsidR="00952E60" w:rsidRPr="00D87246">
        <w:rPr>
          <w:rFonts w:ascii="Times New Roman" w:hAnsi="Times New Roman" w:cs="Times New Roman"/>
          <w:sz w:val="24"/>
          <w:szCs w:val="24"/>
        </w:rPr>
        <w:t>,</w:t>
      </w:r>
      <w:r w:rsidR="00B258BE" w:rsidRPr="00D87246">
        <w:rPr>
          <w:rFonts w:ascii="Times New Roman" w:hAnsi="Times New Roman" w:cs="Times New Roman"/>
          <w:sz w:val="24"/>
          <w:szCs w:val="24"/>
        </w:rPr>
        <w:t xml:space="preserve"> </w:t>
      </w:r>
      <w:r w:rsidRPr="00D87246">
        <w:rPr>
          <w:rFonts w:ascii="Times New Roman" w:hAnsi="Times New Roman" w:cs="Times New Roman"/>
          <w:sz w:val="24"/>
          <w:szCs w:val="24"/>
        </w:rPr>
        <w:t>Nursery area</w:t>
      </w:r>
      <w:r w:rsidR="00B258BE" w:rsidRPr="00D87246">
        <w:rPr>
          <w:rFonts w:ascii="Times New Roman" w:hAnsi="Times New Roman" w:cs="Times New Roman"/>
          <w:sz w:val="24"/>
          <w:szCs w:val="24"/>
        </w:rPr>
        <w:t xml:space="preserve">, </w:t>
      </w:r>
      <w:r w:rsidR="00952E60" w:rsidRPr="00D87246">
        <w:rPr>
          <w:rFonts w:ascii="Times New Roman" w:hAnsi="Times New Roman" w:cs="Times New Roman"/>
          <w:sz w:val="24"/>
          <w:szCs w:val="24"/>
        </w:rPr>
        <w:t>Iskenderun Bay, length-weight relationship</w:t>
      </w:r>
    </w:p>
    <w:p w14:paraId="54C97FCF" w14:textId="683EB27A" w:rsidR="003E1BAF" w:rsidRPr="00D87246" w:rsidRDefault="00B258BE" w:rsidP="000F17FA">
      <w:pPr>
        <w:spacing w:line="276" w:lineRule="auto"/>
        <w:jc w:val="both"/>
        <w:rPr>
          <w:rFonts w:ascii="Times New Roman" w:hAnsi="Times New Roman" w:cs="Times New Roman"/>
          <w:b/>
          <w:bCs/>
          <w:sz w:val="24"/>
          <w:szCs w:val="24"/>
        </w:rPr>
      </w:pPr>
      <w:r w:rsidRPr="00D87246">
        <w:rPr>
          <w:rFonts w:ascii="Times New Roman" w:hAnsi="Times New Roman" w:cs="Times New Roman"/>
          <w:b/>
          <w:bCs/>
          <w:sz w:val="24"/>
          <w:szCs w:val="24"/>
        </w:rPr>
        <w:t>Introduction</w:t>
      </w:r>
    </w:p>
    <w:p w14:paraId="7903E372" w14:textId="6F9A8BE4" w:rsidR="00901173" w:rsidRPr="00D87246" w:rsidRDefault="00901173"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The longnose </w:t>
      </w:r>
      <w:proofErr w:type="spellStart"/>
      <w:r w:rsidRPr="00D87246">
        <w:rPr>
          <w:rFonts w:ascii="Times New Roman" w:hAnsi="Times New Roman" w:cs="Times New Roman"/>
          <w:sz w:val="24"/>
          <w:szCs w:val="24"/>
        </w:rPr>
        <w:t>spurdog</w:t>
      </w:r>
      <w:proofErr w:type="spellEnd"/>
      <w:r w:rsidRPr="00D87246">
        <w:rPr>
          <w:rFonts w:ascii="Times New Roman" w:hAnsi="Times New Roman" w:cs="Times New Roman"/>
          <w:sz w:val="24"/>
          <w:szCs w:val="24"/>
        </w:rPr>
        <w:t xml:space="preserve"> </w:t>
      </w:r>
      <w:r w:rsidR="00B258BE" w:rsidRPr="00D87246">
        <w:rPr>
          <w:rFonts w:ascii="Times New Roman" w:hAnsi="Times New Roman" w:cs="Times New Roman"/>
          <w:i/>
          <w:iCs/>
          <w:sz w:val="24"/>
          <w:szCs w:val="24"/>
        </w:rPr>
        <w:t xml:space="preserve">Squalus </w:t>
      </w:r>
      <w:proofErr w:type="spellStart"/>
      <w:r w:rsidR="00B258BE" w:rsidRPr="00D87246">
        <w:rPr>
          <w:rFonts w:ascii="Times New Roman" w:hAnsi="Times New Roman" w:cs="Times New Roman"/>
          <w:i/>
          <w:iCs/>
          <w:sz w:val="24"/>
          <w:szCs w:val="24"/>
        </w:rPr>
        <w:t>blainville</w:t>
      </w:r>
      <w:proofErr w:type="spellEnd"/>
      <w:r w:rsidR="00B258BE" w:rsidRPr="00D87246">
        <w:rPr>
          <w:rFonts w:ascii="Times New Roman" w:hAnsi="Times New Roman" w:cs="Times New Roman"/>
          <w:sz w:val="24"/>
          <w:szCs w:val="24"/>
        </w:rPr>
        <w:t xml:space="preserve"> (Risso, 1827) </w:t>
      </w:r>
      <w:r w:rsidRPr="00D87246">
        <w:rPr>
          <w:rFonts w:ascii="Times New Roman" w:hAnsi="Times New Roman" w:cs="Times New Roman"/>
          <w:sz w:val="24"/>
          <w:szCs w:val="24"/>
        </w:rPr>
        <w:t>is</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a demersal, medium-sized</w:t>
      </w:r>
      <w:ins w:id="29" w:author="user" w:date="2024-08-18T12:08:00Z" w16du:dateUtc="2024-08-18T09:08:00Z">
        <w:r w:rsidR="009D01FB" w:rsidRPr="00D87246">
          <w:rPr>
            <w:rFonts w:ascii="Times New Roman" w:hAnsi="Times New Roman" w:cs="Times New Roman"/>
            <w:sz w:val="24"/>
            <w:szCs w:val="24"/>
          </w:rPr>
          <w:t>,</w:t>
        </w:r>
      </w:ins>
      <w:r w:rsidRPr="00D87246">
        <w:rPr>
          <w:rFonts w:ascii="Times New Roman" w:hAnsi="Times New Roman" w:cs="Times New Roman"/>
          <w:sz w:val="24"/>
          <w:szCs w:val="24"/>
        </w:rPr>
        <w:t xml:space="preserve"> and long-lived squalid shark (</w:t>
      </w:r>
      <w:proofErr w:type="spellStart"/>
      <w:r w:rsidRPr="00D87246">
        <w:rPr>
          <w:rFonts w:ascii="Times New Roman" w:hAnsi="Times New Roman" w:cs="Times New Roman"/>
          <w:sz w:val="24"/>
          <w:szCs w:val="24"/>
        </w:rPr>
        <w:t>Kousteni</w:t>
      </w:r>
      <w:proofErr w:type="spellEnd"/>
      <w:r w:rsidRPr="00D87246">
        <w:rPr>
          <w:rFonts w:ascii="Times New Roman" w:hAnsi="Times New Roman" w:cs="Times New Roman"/>
          <w:sz w:val="24"/>
          <w:szCs w:val="24"/>
        </w:rPr>
        <w:t xml:space="preserve"> </w:t>
      </w:r>
      <w:r w:rsidR="00B258BE" w:rsidRPr="00D87246">
        <w:rPr>
          <w:rFonts w:ascii="Times New Roman" w:hAnsi="Times New Roman" w:cs="Times New Roman"/>
          <w:sz w:val="24"/>
          <w:szCs w:val="24"/>
        </w:rPr>
        <w:t>and</w:t>
      </w:r>
      <w:r w:rsidRPr="00D87246">
        <w:rPr>
          <w:rFonts w:ascii="Times New Roman" w:hAnsi="Times New Roman" w:cs="Times New Roman"/>
          <w:sz w:val="24"/>
          <w:szCs w:val="24"/>
        </w:rPr>
        <w:t xml:space="preserve"> </w:t>
      </w:r>
      <w:proofErr w:type="spellStart"/>
      <w:r w:rsidRPr="00D87246">
        <w:rPr>
          <w:rFonts w:ascii="Times New Roman" w:hAnsi="Times New Roman" w:cs="Times New Roman"/>
          <w:sz w:val="24"/>
          <w:szCs w:val="24"/>
        </w:rPr>
        <w:t>Megalofonou</w:t>
      </w:r>
      <w:proofErr w:type="spellEnd"/>
      <w:r w:rsidRPr="00D87246">
        <w:rPr>
          <w:rFonts w:ascii="Times New Roman" w:hAnsi="Times New Roman" w:cs="Times New Roman"/>
          <w:sz w:val="24"/>
          <w:szCs w:val="24"/>
        </w:rPr>
        <w:t xml:space="preserve">, 2015). It </w:t>
      </w:r>
      <w:r w:rsidR="00B258BE" w:rsidRPr="00D87246">
        <w:rPr>
          <w:rFonts w:ascii="Times New Roman" w:hAnsi="Times New Roman" w:cs="Times New Roman"/>
          <w:sz w:val="24"/>
          <w:szCs w:val="24"/>
        </w:rPr>
        <w:t>has been reported over a wide geographical range, from the waters of the Atlantic, Pacific, and Indian Oceans to the Mediterranean and Black Seas (Ebert and Dando 2020; Ebert et al.</w:t>
      </w:r>
      <w:r w:rsidR="00AE6203" w:rsidRPr="00D87246">
        <w:rPr>
          <w:rFonts w:ascii="Times New Roman" w:hAnsi="Times New Roman" w:cs="Times New Roman"/>
          <w:sz w:val="24"/>
          <w:szCs w:val="24"/>
        </w:rPr>
        <w:t>,</w:t>
      </w:r>
      <w:r w:rsidR="00B258BE" w:rsidRPr="00D87246">
        <w:rPr>
          <w:rFonts w:ascii="Times New Roman" w:hAnsi="Times New Roman" w:cs="Times New Roman"/>
          <w:sz w:val="24"/>
          <w:szCs w:val="24"/>
        </w:rPr>
        <w:t xml:space="preserve"> 2021). </w:t>
      </w:r>
      <w:r w:rsidRPr="00D87246">
        <w:rPr>
          <w:rFonts w:ascii="Times New Roman" w:hAnsi="Times New Roman" w:cs="Times New Roman"/>
          <w:sz w:val="24"/>
          <w:szCs w:val="24"/>
        </w:rPr>
        <w:t>Compagno et</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al., 2005).</w:t>
      </w:r>
      <w:r w:rsidR="00B258BE" w:rsidRPr="00D87246">
        <w:rPr>
          <w:rFonts w:ascii="Times New Roman" w:hAnsi="Times New Roman" w:cs="Times New Roman"/>
          <w:sz w:val="24"/>
          <w:szCs w:val="24"/>
        </w:rPr>
        <w:t xml:space="preserve"> </w:t>
      </w:r>
      <w:r w:rsidR="00B258BE" w:rsidRPr="00D87246">
        <w:rPr>
          <w:rFonts w:ascii="Times New Roman" w:hAnsi="Times New Roman" w:cs="Times New Roman"/>
          <w:i/>
          <w:iCs/>
          <w:sz w:val="24"/>
          <w:szCs w:val="24"/>
        </w:rPr>
        <w:t>S.</w:t>
      </w:r>
      <w:r w:rsidRPr="00D87246">
        <w:rPr>
          <w:rFonts w:ascii="Times New Roman" w:hAnsi="Times New Roman" w:cs="Times New Roman"/>
          <w:i/>
          <w:iCs/>
          <w:sz w:val="24"/>
          <w:szCs w:val="24"/>
        </w:rPr>
        <w:t xml:space="preserve">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is mainly distributed on the continental shelves and upper slopes between 300–500 m</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of depth</w:t>
      </w:r>
      <w:r w:rsidR="00AE6203" w:rsidRPr="00D87246">
        <w:rPr>
          <w:rFonts w:ascii="Times New Roman" w:hAnsi="Times New Roman" w:cs="Times New Roman"/>
          <w:sz w:val="24"/>
          <w:szCs w:val="24"/>
        </w:rPr>
        <w:t xml:space="preserve"> </w:t>
      </w:r>
      <w:r w:rsidRPr="00D87246">
        <w:rPr>
          <w:rFonts w:ascii="Times New Roman" w:hAnsi="Times New Roman" w:cs="Times New Roman"/>
          <w:sz w:val="24"/>
          <w:szCs w:val="24"/>
        </w:rPr>
        <w:t>down to about 700 m</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w:t>
      </w:r>
      <w:r w:rsidR="00AE6203" w:rsidRPr="00D87246">
        <w:rPr>
          <w:rFonts w:ascii="Times New Roman" w:hAnsi="Times New Roman" w:cs="Times New Roman"/>
          <w:sz w:val="24"/>
          <w:szCs w:val="24"/>
        </w:rPr>
        <w:t>Cannizzaro et al., 1995</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It is considered an</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opportunistic scavenger, feeding primarily on crustaceans</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and </w:t>
      </w:r>
      <w:proofErr w:type="spellStart"/>
      <w:r w:rsidRPr="00D87246">
        <w:rPr>
          <w:rFonts w:ascii="Times New Roman" w:hAnsi="Times New Roman" w:cs="Times New Roman"/>
          <w:sz w:val="24"/>
          <w:szCs w:val="24"/>
        </w:rPr>
        <w:t>teleosts</w:t>
      </w:r>
      <w:proofErr w:type="spellEnd"/>
      <w:r w:rsidRPr="00D87246">
        <w:rPr>
          <w:rFonts w:ascii="Times New Roman" w:hAnsi="Times New Roman" w:cs="Times New Roman"/>
          <w:sz w:val="24"/>
          <w:szCs w:val="24"/>
        </w:rPr>
        <w:t xml:space="preserve"> (Martinho et al., 2012). Through </w:t>
      </w:r>
      <w:proofErr w:type="spellStart"/>
      <w:r w:rsidRPr="00D87246">
        <w:rPr>
          <w:rFonts w:ascii="Times New Roman" w:hAnsi="Times New Roman" w:cs="Times New Roman"/>
          <w:sz w:val="24"/>
          <w:szCs w:val="24"/>
        </w:rPr>
        <w:t>aplacental</w:t>
      </w:r>
      <w:proofErr w:type="spellEnd"/>
      <w:r w:rsidR="00C42252" w:rsidRPr="00D87246">
        <w:rPr>
          <w:rFonts w:ascii="Times New Roman" w:hAnsi="Times New Roman" w:cs="Times New Roman"/>
          <w:sz w:val="24"/>
          <w:szCs w:val="24"/>
        </w:rPr>
        <w:t xml:space="preserve"> </w:t>
      </w:r>
      <w:r w:rsidRPr="00D87246">
        <w:rPr>
          <w:rFonts w:ascii="Times New Roman" w:hAnsi="Times New Roman" w:cs="Times New Roman"/>
          <w:sz w:val="24"/>
          <w:szCs w:val="24"/>
        </w:rPr>
        <w:t>viviparity, it produces few embryos during all seasons of</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the year, ranging between 180 and 210 mm </w:t>
      </w:r>
      <w:r w:rsidR="00965B35" w:rsidRPr="00D87246">
        <w:rPr>
          <w:rFonts w:ascii="Times New Roman" w:hAnsi="Times New Roman" w:cs="Times New Roman"/>
          <w:sz w:val="24"/>
          <w:szCs w:val="24"/>
        </w:rPr>
        <w:t>in</w:t>
      </w:r>
      <w:r w:rsidRPr="00D87246">
        <w:rPr>
          <w:rFonts w:ascii="Times New Roman" w:hAnsi="Times New Roman" w:cs="Times New Roman"/>
          <w:sz w:val="24"/>
          <w:szCs w:val="24"/>
        </w:rPr>
        <w:t xml:space="preserve"> total length</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w:t>
      </w:r>
      <w:proofErr w:type="spellStart"/>
      <w:r w:rsidRPr="00D87246">
        <w:rPr>
          <w:rFonts w:ascii="Times New Roman" w:hAnsi="Times New Roman" w:cs="Times New Roman"/>
          <w:sz w:val="24"/>
          <w:szCs w:val="24"/>
        </w:rPr>
        <w:t>Kousteni</w:t>
      </w:r>
      <w:proofErr w:type="spellEnd"/>
      <w:r w:rsidRPr="00D87246">
        <w:rPr>
          <w:rFonts w:ascii="Times New Roman" w:hAnsi="Times New Roman" w:cs="Times New Roman"/>
          <w:sz w:val="24"/>
          <w:szCs w:val="24"/>
        </w:rPr>
        <w:t xml:space="preserve"> </w:t>
      </w:r>
      <w:r w:rsidR="00B258BE" w:rsidRPr="00D87246">
        <w:rPr>
          <w:rFonts w:ascii="Times New Roman" w:hAnsi="Times New Roman" w:cs="Times New Roman"/>
          <w:sz w:val="24"/>
          <w:szCs w:val="24"/>
        </w:rPr>
        <w:t>and</w:t>
      </w:r>
      <w:r w:rsidRPr="00D87246">
        <w:rPr>
          <w:rFonts w:ascii="Times New Roman" w:hAnsi="Times New Roman" w:cs="Times New Roman"/>
          <w:sz w:val="24"/>
          <w:szCs w:val="24"/>
        </w:rPr>
        <w:t xml:space="preserve"> </w:t>
      </w:r>
      <w:proofErr w:type="spellStart"/>
      <w:r w:rsidRPr="00D87246">
        <w:rPr>
          <w:rFonts w:ascii="Times New Roman" w:hAnsi="Times New Roman" w:cs="Times New Roman"/>
          <w:sz w:val="24"/>
          <w:szCs w:val="24"/>
        </w:rPr>
        <w:t>Megalofonou</w:t>
      </w:r>
      <w:proofErr w:type="spellEnd"/>
      <w:r w:rsidRPr="00D87246">
        <w:rPr>
          <w:rFonts w:ascii="Times New Roman" w:hAnsi="Times New Roman" w:cs="Times New Roman"/>
          <w:sz w:val="24"/>
          <w:szCs w:val="24"/>
        </w:rPr>
        <w:t xml:space="preserve">, 2011). </w:t>
      </w:r>
    </w:p>
    <w:p w14:paraId="253995D6" w14:textId="6B9661A6" w:rsidR="00901173" w:rsidRPr="00D87246" w:rsidRDefault="00B258BE" w:rsidP="000F17FA">
      <w:pPr>
        <w:spacing w:line="276" w:lineRule="auto"/>
        <w:jc w:val="both"/>
        <w:rPr>
          <w:rFonts w:ascii="Times New Roman" w:hAnsi="Times New Roman" w:cs="Times New Roman"/>
          <w:sz w:val="24"/>
          <w:szCs w:val="24"/>
        </w:rPr>
      </w:pPr>
      <w:r w:rsidRPr="00D87246">
        <w:rPr>
          <w:rFonts w:ascii="Times New Roman" w:hAnsi="Times New Roman" w:cs="Times New Roman"/>
          <w:i/>
          <w:iCs/>
          <w:sz w:val="24"/>
          <w:szCs w:val="24"/>
        </w:rPr>
        <w:t>S.</w:t>
      </w:r>
      <w:r w:rsidR="00901173" w:rsidRPr="00D87246">
        <w:rPr>
          <w:rFonts w:ascii="Times New Roman" w:hAnsi="Times New Roman" w:cs="Times New Roman"/>
          <w:i/>
          <w:iCs/>
          <w:sz w:val="24"/>
          <w:szCs w:val="24"/>
        </w:rPr>
        <w:t xml:space="preserve"> </w:t>
      </w:r>
      <w:proofErr w:type="spellStart"/>
      <w:r w:rsidR="00901173" w:rsidRPr="00D87246">
        <w:rPr>
          <w:rFonts w:ascii="Times New Roman" w:hAnsi="Times New Roman" w:cs="Times New Roman"/>
          <w:i/>
          <w:iCs/>
          <w:sz w:val="24"/>
          <w:szCs w:val="24"/>
        </w:rPr>
        <w:t>blainville</w:t>
      </w:r>
      <w:proofErr w:type="spellEnd"/>
      <w:r w:rsidR="00901173" w:rsidRPr="00D87246">
        <w:rPr>
          <w:rFonts w:ascii="Times New Roman" w:hAnsi="Times New Roman" w:cs="Times New Roman"/>
          <w:sz w:val="24"/>
          <w:szCs w:val="24"/>
        </w:rPr>
        <w:t xml:space="preserve"> is one of the most poorly studied</w:t>
      </w:r>
      <w:r w:rsidR="00952E60" w:rsidRPr="00D87246">
        <w:rPr>
          <w:rFonts w:ascii="Times New Roman" w:hAnsi="Times New Roman" w:cs="Times New Roman"/>
          <w:sz w:val="24"/>
          <w:szCs w:val="24"/>
        </w:rPr>
        <w:t xml:space="preserve"> </w:t>
      </w:r>
      <w:r w:rsidR="00901173" w:rsidRPr="00D87246">
        <w:rPr>
          <w:rFonts w:ascii="Times New Roman" w:hAnsi="Times New Roman" w:cs="Times New Roman"/>
          <w:sz w:val="24"/>
          <w:szCs w:val="24"/>
        </w:rPr>
        <w:t>Mediterranean shark species, although it comprises a</w:t>
      </w:r>
      <w:r w:rsidR="00952E60" w:rsidRPr="00D87246">
        <w:rPr>
          <w:rFonts w:ascii="Times New Roman" w:hAnsi="Times New Roman" w:cs="Times New Roman"/>
          <w:sz w:val="24"/>
          <w:szCs w:val="24"/>
        </w:rPr>
        <w:t xml:space="preserve"> </w:t>
      </w:r>
      <w:r w:rsidR="00901173" w:rsidRPr="00D87246">
        <w:rPr>
          <w:rFonts w:ascii="Times New Roman" w:hAnsi="Times New Roman" w:cs="Times New Roman"/>
          <w:sz w:val="24"/>
          <w:szCs w:val="24"/>
        </w:rPr>
        <w:t xml:space="preserve">very common by-catch of bottom trawl fisheries (Damalas </w:t>
      </w:r>
      <w:r w:rsidRPr="00D87246">
        <w:rPr>
          <w:rFonts w:ascii="Times New Roman" w:hAnsi="Times New Roman" w:cs="Times New Roman"/>
          <w:sz w:val="24"/>
          <w:szCs w:val="24"/>
        </w:rPr>
        <w:t>and</w:t>
      </w:r>
      <w:r w:rsidR="00901173" w:rsidRPr="00D87246">
        <w:rPr>
          <w:rFonts w:ascii="Times New Roman" w:hAnsi="Times New Roman" w:cs="Times New Roman"/>
          <w:sz w:val="24"/>
          <w:szCs w:val="24"/>
        </w:rPr>
        <w:t xml:space="preserve"> </w:t>
      </w:r>
      <w:proofErr w:type="spellStart"/>
      <w:r w:rsidR="00901173" w:rsidRPr="00D87246">
        <w:rPr>
          <w:rFonts w:ascii="Times New Roman" w:hAnsi="Times New Roman" w:cs="Times New Roman"/>
          <w:sz w:val="24"/>
          <w:szCs w:val="24"/>
        </w:rPr>
        <w:t>Vassilopoulou</w:t>
      </w:r>
      <w:proofErr w:type="spellEnd"/>
      <w:r w:rsidR="00901173" w:rsidRPr="00D87246">
        <w:rPr>
          <w:rFonts w:ascii="Times New Roman" w:hAnsi="Times New Roman" w:cs="Times New Roman"/>
          <w:sz w:val="24"/>
          <w:szCs w:val="24"/>
        </w:rPr>
        <w:t>, 2011</w:t>
      </w:r>
      <w:r w:rsidR="003A3614" w:rsidRPr="00D87246">
        <w:rPr>
          <w:rFonts w:ascii="Times New Roman" w:hAnsi="Times New Roman" w:cs="Times New Roman"/>
          <w:sz w:val="24"/>
          <w:szCs w:val="24"/>
        </w:rPr>
        <w:t xml:space="preserve">; </w:t>
      </w:r>
      <w:proofErr w:type="spellStart"/>
      <w:r w:rsidR="003A3614" w:rsidRPr="00D87246">
        <w:rPr>
          <w:rFonts w:ascii="Times New Roman" w:hAnsi="Times New Roman" w:cs="Times New Roman"/>
          <w:sz w:val="24"/>
          <w:szCs w:val="24"/>
        </w:rPr>
        <w:t>Bengil</w:t>
      </w:r>
      <w:proofErr w:type="spellEnd"/>
      <w:r w:rsidR="003A3614" w:rsidRPr="00D87246">
        <w:rPr>
          <w:rFonts w:ascii="Times New Roman" w:hAnsi="Times New Roman" w:cs="Times New Roman"/>
          <w:sz w:val="24"/>
          <w:szCs w:val="24"/>
        </w:rPr>
        <w:t xml:space="preserve"> and </w:t>
      </w:r>
      <w:del w:id="30" w:author="user" w:date="2024-08-18T17:43:00Z" w16du:dateUtc="2024-08-18T14:43:00Z">
        <w:r w:rsidR="003A3614" w:rsidRPr="00D87246" w:rsidDel="004A1AAB">
          <w:rPr>
            <w:rFonts w:ascii="Times New Roman" w:hAnsi="Times New Roman" w:cs="Times New Roman"/>
            <w:sz w:val="24"/>
            <w:szCs w:val="24"/>
          </w:rPr>
          <w:delText>Basusta</w:delText>
        </w:r>
      </w:del>
      <w:proofErr w:type="spellStart"/>
      <w:ins w:id="31" w:author="user" w:date="2024-08-18T17:43:00Z" w16du:dateUtc="2024-08-18T14:43:00Z">
        <w:r w:rsidR="004A1AAB" w:rsidRPr="00D87246">
          <w:rPr>
            <w:rFonts w:ascii="Times New Roman" w:hAnsi="Times New Roman" w:cs="Times New Roman"/>
            <w:sz w:val="24"/>
            <w:szCs w:val="24"/>
          </w:rPr>
          <w:t>Başusta</w:t>
        </w:r>
      </w:ins>
      <w:proofErr w:type="spellEnd"/>
      <w:r w:rsidR="00AE6203" w:rsidRPr="00D87246">
        <w:rPr>
          <w:rFonts w:ascii="Times New Roman" w:hAnsi="Times New Roman" w:cs="Times New Roman"/>
          <w:sz w:val="24"/>
          <w:szCs w:val="24"/>
        </w:rPr>
        <w:t>,</w:t>
      </w:r>
      <w:r w:rsidR="003A3614" w:rsidRPr="00D87246">
        <w:rPr>
          <w:rFonts w:ascii="Times New Roman" w:hAnsi="Times New Roman" w:cs="Times New Roman"/>
          <w:sz w:val="24"/>
          <w:szCs w:val="24"/>
        </w:rPr>
        <w:t xml:space="preserve"> 2018</w:t>
      </w:r>
      <w:r w:rsidR="00901173" w:rsidRPr="00D87246">
        <w:rPr>
          <w:rFonts w:ascii="Times New Roman" w:hAnsi="Times New Roman" w:cs="Times New Roman"/>
          <w:sz w:val="24"/>
          <w:szCs w:val="24"/>
        </w:rPr>
        <w:t xml:space="preserve">). </w:t>
      </w:r>
      <w:r w:rsidR="00965B35" w:rsidRPr="00D87246">
        <w:rPr>
          <w:rFonts w:ascii="Times New Roman" w:hAnsi="Times New Roman" w:cs="Times New Roman"/>
          <w:sz w:val="24"/>
          <w:szCs w:val="24"/>
        </w:rPr>
        <w:t>I</w:t>
      </w:r>
      <w:r w:rsidR="00901173" w:rsidRPr="00D87246">
        <w:rPr>
          <w:rFonts w:ascii="Times New Roman" w:hAnsi="Times New Roman" w:cs="Times New Roman"/>
          <w:sz w:val="24"/>
          <w:szCs w:val="24"/>
        </w:rPr>
        <w:t>t is listed as data</w:t>
      </w:r>
      <w:r w:rsidR="00952E60" w:rsidRPr="00D87246">
        <w:rPr>
          <w:rFonts w:ascii="Times New Roman" w:hAnsi="Times New Roman" w:cs="Times New Roman"/>
          <w:sz w:val="24"/>
          <w:szCs w:val="24"/>
        </w:rPr>
        <w:t xml:space="preserve"> </w:t>
      </w:r>
      <w:r w:rsidR="00901173" w:rsidRPr="00D87246">
        <w:rPr>
          <w:rFonts w:ascii="Times New Roman" w:hAnsi="Times New Roman" w:cs="Times New Roman"/>
          <w:sz w:val="24"/>
          <w:szCs w:val="24"/>
        </w:rPr>
        <w:t>deficient by the IUCN (Nieto et al., 2015</w:t>
      </w:r>
      <w:r w:rsidR="003A3614" w:rsidRPr="00D87246">
        <w:rPr>
          <w:rFonts w:ascii="Times New Roman" w:hAnsi="Times New Roman" w:cs="Times New Roman"/>
          <w:sz w:val="24"/>
          <w:szCs w:val="24"/>
        </w:rPr>
        <w:t>; Finucci et al.</w:t>
      </w:r>
      <w:ins w:id="32" w:author="user" w:date="2024-08-18T17:44:00Z" w16du:dateUtc="2024-08-18T14:44:00Z">
        <w:r w:rsidR="00A6425E" w:rsidRPr="00D87246">
          <w:rPr>
            <w:rFonts w:ascii="Times New Roman" w:hAnsi="Times New Roman" w:cs="Times New Roman"/>
            <w:sz w:val="24"/>
            <w:szCs w:val="24"/>
          </w:rPr>
          <w:t>,</w:t>
        </w:r>
      </w:ins>
      <w:r w:rsidR="003A3614" w:rsidRPr="00D87246">
        <w:rPr>
          <w:rFonts w:ascii="Times New Roman" w:hAnsi="Times New Roman" w:cs="Times New Roman"/>
          <w:sz w:val="24"/>
          <w:szCs w:val="24"/>
        </w:rPr>
        <w:t xml:space="preserve"> 2021</w:t>
      </w:r>
      <w:r w:rsidR="00901173" w:rsidRPr="00D87246">
        <w:rPr>
          <w:rFonts w:ascii="Times New Roman" w:hAnsi="Times New Roman" w:cs="Times New Roman"/>
          <w:sz w:val="24"/>
          <w:szCs w:val="24"/>
        </w:rPr>
        <w:t>), since, despite</w:t>
      </w:r>
      <w:r w:rsidR="00952E60" w:rsidRPr="00D87246">
        <w:rPr>
          <w:rFonts w:ascii="Times New Roman" w:hAnsi="Times New Roman" w:cs="Times New Roman"/>
          <w:sz w:val="24"/>
          <w:szCs w:val="24"/>
        </w:rPr>
        <w:t xml:space="preserve"> </w:t>
      </w:r>
      <w:r w:rsidR="00901173" w:rsidRPr="00D87246">
        <w:rPr>
          <w:rFonts w:ascii="Times New Roman" w:hAnsi="Times New Roman" w:cs="Times New Roman"/>
          <w:sz w:val="24"/>
          <w:szCs w:val="24"/>
        </w:rPr>
        <w:t>its relatively well-studied biology (</w:t>
      </w:r>
      <w:r w:rsidR="003A3614" w:rsidRPr="00D87246">
        <w:rPr>
          <w:rFonts w:ascii="Times New Roman" w:hAnsi="Times New Roman" w:cs="Times New Roman"/>
          <w:sz w:val="24"/>
          <w:szCs w:val="24"/>
        </w:rPr>
        <w:t xml:space="preserve">Cannizzaro et al., 1995; </w:t>
      </w:r>
      <w:proofErr w:type="spellStart"/>
      <w:r w:rsidR="003A3614" w:rsidRPr="00D87246">
        <w:rPr>
          <w:rFonts w:ascii="Times New Roman" w:hAnsi="Times New Roman" w:cs="Times New Roman"/>
          <w:sz w:val="24"/>
          <w:szCs w:val="24"/>
        </w:rPr>
        <w:t>Merella</w:t>
      </w:r>
      <w:proofErr w:type="spellEnd"/>
      <w:r w:rsidR="003A3614" w:rsidRPr="00D87246">
        <w:rPr>
          <w:rFonts w:ascii="Times New Roman" w:hAnsi="Times New Roman" w:cs="Times New Roman"/>
          <w:sz w:val="24"/>
          <w:szCs w:val="24"/>
        </w:rPr>
        <w:t xml:space="preserve"> et al., 1997; </w:t>
      </w:r>
      <w:r w:rsidR="00901173" w:rsidRPr="00D87246">
        <w:rPr>
          <w:rFonts w:ascii="Times New Roman" w:hAnsi="Times New Roman" w:cs="Times New Roman"/>
          <w:sz w:val="24"/>
          <w:szCs w:val="24"/>
        </w:rPr>
        <w:t>Sion et al., 2003;</w:t>
      </w:r>
      <w:r w:rsidR="00952E60" w:rsidRPr="00D87246">
        <w:rPr>
          <w:rFonts w:ascii="Times New Roman" w:hAnsi="Times New Roman" w:cs="Times New Roman"/>
          <w:sz w:val="24"/>
          <w:szCs w:val="24"/>
        </w:rPr>
        <w:t xml:space="preserve"> </w:t>
      </w:r>
      <w:proofErr w:type="spellStart"/>
      <w:r w:rsidR="00901173" w:rsidRPr="00D87246">
        <w:rPr>
          <w:rFonts w:ascii="Times New Roman" w:hAnsi="Times New Roman" w:cs="Times New Roman"/>
          <w:sz w:val="24"/>
          <w:szCs w:val="24"/>
        </w:rPr>
        <w:t>Kousteni</w:t>
      </w:r>
      <w:proofErr w:type="spellEnd"/>
      <w:r w:rsidR="00901173" w:rsidRPr="00D87246">
        <w:rPr>
          <w:rFonts w:ascii="Times New Roman" w:hAnsi="Times New Roman" w:cs="Times New Roman"/>
          <w:sz w:val="24"/>
          <w:szCs w:val="24"/>
        </w:rPr>
        <w:t xml:space="preserve"> </w:t>
      </w:r>
      <w:r w:rsidR="003A3614" w:rsidRPr="00D87246">
        <w:rPr>
          <w:rFonts w:ascii="Times New Roman" w:hAnsi="Times New Roman" w:cs="Times New Roman"/>
          <w:sz w:val="24"/>
          <w:szCs w:val="24"/>
        </w:rPr>
        <w:t>and</w:t>
      </w:r>
      <w:r w:rsidR="00901173" w:rsidRPr="00D87246">
        <w:rPr>
          <w:rFonts w:ascii="Times New Roman" w:hAnsi="Times New Roman" w:cs="Times New Roman"/>
          <w:sz w:val="24"/>
          <w:szCs w:val="24"/>
        </w:rPr>
        <w:t xml:space="preserve"> </w:t>
      </w:r>
      <w:proofErr w:type="spellStart"/>
      <w:r w:rsidR="00901173" w:rsidRPr="00D87246">
        <w:rPr>
          <w:rFonts w:ascii="Times New Roman" w:hAnsi="Times New Roman" w:cs="Times New Roman"/>
          <w:sz w:val="24"/>
          <w:szCs w:val="24"/>
        </w:rPr>
        <w:t>Megalofonou</w:t>
      </w:r>
      <w:proofErr w:type="spellEnd"/>
      <w:r w:rsidR="00901173" w:rsidRPr="00D87246">
        <w:rPr>
          <w:rFonts w:ascii="Times New Roman" w:hAnsi="Times New Roman" w:cs="Times New Roman"/>
          <w:sz w:val="24"/>
          <w:szCs w:val="24"/>
        </w:rPr>
        <w:t>, 2011</w:t>
      </w:r>
      <w:ins w:id="33" w:author="user" w:date="2024-08-18T17:43:00Z" w16du:dateUtc="2024-08-18T14:43:00Z">
        <w:r w:rsidR="00A6425E" w:rsidRPr="00D87246">
          <w:rPr>
            <w:rFonts w:ascii="Times New Roman" w:hAnsi="Times New Roman" w:cs="Times New Roman"/>
            <w:sz w:val="24"/>
            <w:szCs w:val="24"/>
          </w:rPr>
          <w:t>,</w:t>
        </w:r>
      </w:ins>
      <w:ins w:id="34" w:author="user" w:date="2024-08-18T17:47:00Z" w16du:dateUtc="2024-08-18T14:47:00Z">
        <w:r w:rsidR="000E2FB2" w:rsidRPr="00D87246">
          <w:rPr>
            <w:rFonts w:ascii="Times New Roman" w:hAnsi="Times New Roman" w:cs="Times New Roman"/>
            <w:sz w:val="24"/>
            <w:szCs w:val="24"/>
          </w:rPr>
          <w:t xml:space="preserve"> </w:t>
        </w:r>
      </w:ins>
      <w:del w:id="35" w:author="user" w:date="2024-08-18T17:43:00Z" w16du:dateUtc="2024-08-18T14:43:00Z">
        <w:r w:rsidR="003A3614" w:rsidRPr="00D87246" w:rsidDel="00A6425E">
          <w:rPr>
            <w:rFonts w:ascii="Times New Roman" w:hAnsi="Times New Roman" w:cs="Times New Roman"/>
            <w:sz w:val="24"/>
            <w:szCs w:val="24"/>
          </w:rPr>
          <w:delText>;</w:delText>
        </w:r>
      </w:del>
      <w:del w:id="36" w:author="user" w:date="2024-08-18T17:44:00Z" w16du:dateUtc="2024-08-18T14:44:00Z">
        <w:r w:rsidR="00901173" w:rsidRPr="00D87246" w:rsidDel="009403A9">
          <w:rPr>
            <w:rFonts w:ascii="Times New Roman" w:hAnsi="Times New Roman" w:cs="Times New Roman"/>
            <w:sz w:val="24"/>
            <w:szCs w:val="24"/>
          </w:rPr>
          <w:delText xml:space="preserve"> </w:delText>
        </w:r>
      </w:del>
      <w:r w:rsidR="00901173" w:rsidRPr="00D87246">
        <w:rPr>
          <w:rFonts w:ascii="Times New Roman" w:hAnsi="Times New Roman" w:cs="Times New Roman"/>
          <w:sz w:val="24"/>
          <w:szCs w:val="24"/>
        </w:rPr>
        <w:t>2015; Martinho et al.,</w:t>
      </w:r>
      <w:r w:rsidR="00952E60" w:rsidRPr="00D87246">
        <w:rPr>
          <w:rFonts w:ascii="Times New Roman" w:hAnsi="Times New Roman" w:cs="Times New Roman"/>
          <w:sz w:val="24"/>
          <w:szCs w:val="24"/>
        </w:rPr>
        <w:t xml:space="preserve"> </w:t>
      </w:r>
      <w:r w:rsidR="00901173" w:rsidRPr="00D87246">
        <w:rPr>
          <w:rFonts w:ascii="Times New Roman" w:hAnsi="Times New Roman" w:cs="Times New Roman"/>
          <w:sz w:val="24"/>
          <w:szCs w:val="24"/>
        </w:rPr>
        <w:t>2012</w:t>
      </w:r>
      <w:r w:rsidR="003A3614" w:rsidRPr="00D87246">
        <w:rPr>
          <w:rFonts w:ascii="Times New Roman" w:hAnsi="Times New Roman" w:cs="Times New Roman"/>
          <w:sz w:val="24"/>
          <w:szCs w:val="24"/>
        </w:rPr>
        <w:t xml:space="preserve">; Eronat and </w:t>
      </w:r>
      <w:del w:id="37" w:author="user" w:date="2024-08-18T17:47:00Z" w16du:dateUtc="2024-08-18T14:47:00Z">
        <w:r w:rsidR="003A3614" w:rsidRPr="00D87246" w:rsidDel="000E2FB2">
          <w:rPr>
            <w:rFonts w:ascii="Times New Roman" w:hAnsi="Times New Roman" w:cs="Times New Roman"/>
            <w:sz w:val="24"/>
            <w:szCs w:val="24"/>
          </w:rPr>
          <w:delText>Ozaydin</w:delText>
        </w:r>
      </w:del>
      <w:proofErr w:type="spellStart"/>
      <w:ins w:id="38" w:author="user" w:date="2024-08-18T17:47:00Z" w16du:dateUtc="2024-08-18T14:47:00Z">
        <w:r w:rsidR="000E2FB2" w:rsidRPr="00D87246">
          <w:rPr>
            <w:rFonts w:ascii="Times New Roman" w:hAnsi="Times New Roman" w:cs="Times New Roman"/>
            <w:sz w:val="24"/>
            <w:szCs w:val="24"/>
          </w:rPr>
          <w:t>Özaydın</w:t>
        </w:r>
        <w:proofErr w:type="spellEnd"/>
        <w:r w:rsidR="000E2FB2" w:rsidRPr="00D87246">
          <w:rPr>
            <w:rFonts w:ascii="Times New Roman" w:hAnsi="Times New Roman" w:cs="Times New Roman"/>
            <w:sz w:val="24"/>
            <w:szCs w:val="24"/>
          </w:rPr>
          <w:t>,</w:t>
        </w:r>
      </w:ins>
      <w:del w:id="39" w:author="user" w:date="2024-08-18T17:47:00Z" w16du:dateUtc="2024-08-18T14:47:00Z">
        <w:r w:rsidR="003A3614" w:rsidRPr="00D87246" w:rsidDel="000E2FB2">
          <w:rPr>
            <w:rFonts w:ascii="Times New Roman" w:hAnsi="Times New Roman" w:cs="Times New Roman"/>
            <w:sz w:val="24"/>
            <w:szCs w:val="24"/>
          </w:rPr>
          <w:delText>;</w:delText>
        </w:r>
      </w:del>
      <w:r w:rsidR="003A3614" w:rsidRPr="00D87246">
        <w:rPr>
          <w:rFonts w:ascii="Times New Roman" w:hAnsi="Times New Roman" w:cs="Times New Roman"/>
          <w:sz w:val="24"/>
          <w:szCs w:val="24"/>
        </w:rPr>
        <w:t xml:space="preserve"> 2014; </w:t>
      </w:r>
      <w:proofErr w:type="spellStart"/>
      <w:r w:rsidR="003A3614" w:rsidRPr="00D87246">
        <w:rPr>
          <w:rFonts w:ascii="Times New Roman" w:hAnsi="Times New Roman" w:cs="Times New Roman"/>
          <w:sz w:val="24"/>
          <w:szCs w:val="24"/>
        </w:rPr>
        <w:t>Bengil</w:t>
      </w:r>
      <w:proofErr w:type="spellEnd"/>
      <w:r w:rsidR="003A3614" w:rsidRPr="00D87246">
        <w:rPr>
          <w:rFonts w:ascii="Times New Roman" w:hAnsi="Times New Roman" w:cs="Times New Roman"/>
          <w:sz w:val="24"/>
          <w:szCs w:val="24"/>
        </w:rPr>
        <w:t>, 2022</w:t>
      </w:r>
      <w:r w:rsidR="00901173" w:rsidRPr="00D87246">
        <w:rPr>
          <w:rFonts w:ascii="Times New Roman" w:hAnsi="Times New Roman" w:cs="Times New Roman"/>
          <w:sz w:val="24"/>
          <w:szCs w:val="24"/>
        </w:rPr>
        <w:t xml:space="preserve">), there is insufficient information on its </w:t>
      </w:r>
      <w:r w:rsidR="00901173" w:rsidRPr="00D87246">
        <w:rPr>
          <w:rFonts w:ascii="Times New Roman" w:hAnsi="Times New Roman" w:cs="Times New Roman"/>
          <w:sz w:val="24"/>
          <w:szCs w:val="24"/>
        </w:rPr>
        <w:lastRenderedPageBreak/>
        <w:t>distribution,</w:t>
      </w:r>
      <w:r w:rsidR="00952E60" w:rsidRPr="00D87246">
        <w:rPr>
          <w:rFonts w:ascii="Times New Roman" w:hAnsi="Times New Roman" w:cs="Times New Roman"/>
          <w:sz w:val="24"/>
          <w:szCs w:val="24"/>
        </w:rPr>
        <w:t xml:space="preserve"> </w:t>
      </w:r>
      <w:r w:rsidR="00901173" w:rsidRPr="00D87246">
        <w:rPr>
          <w:rFonts w:ascii="Times New Roman" w:hAnsi="Times New Roman" w:cs="Times New Roman"/>
          <w:sz w:val="24"/>
          <w:szCs w:val="24"/>
        </w:rPr>
        <w:t>population dynamics</w:t>
      </w:r>
      <w:ins w:id="40" w:author="user" w:date="2024-08-18T12:08:00Z" w16du:dateUtc="2024-08-18T09:08:00Z">
        <w:r w:rsidR="009D01FB" w:rsidRPr="00D87246">
          <w:rPr>
            <w:rFonts w:ascii="Times New Roman" w:hAnsi="Times New Roman" w:cs="Times New Roman"/>
            <w:sz w:val="24"/>
            <w:szCs w:val="24"/>
          </w:rPr>
          <w:t>,</w:t>
        </w:r>
      </w:ins>
      <w:r w:rsidR="00901173" w:rsidRPr="00D87246">
        <w:rPr>
          <w:rFonts w:ascii="Times New Roman" w:hAnsi="Times New Roman" w:cs="Times New Roman"/>
          <w:sz w:val="24"/>
          <w:szCs w:val="24"/>
        </w:rPr>
        <w:t xml:space="preserve"> and genetic structure to meaningfully inform extinction risk and population management</w:t>
      </w:r>
      <w:r w:rsidR="00952E60" w:rsidRPr="00D87246">
        <w:rPr>
          <w:rFonts w:ascii="Times New Roman" w:hAnsi="Times New Roman" w:cs="Times New Roman"/>
          <w:sz w:val="24"/>
          <w:szCs w:val="24"/>
        </w:rPr>
        <w:t xml:space="preserve"> </w:t>
      </w:r>
      <w:r w:rsidR="00901173" w:rsidRPr="00D87246">
        <w:rPr>
          <w:rFonts w:ascii="Times New Roman" w:hAnsi="Times New Roman" w:cs="Times New Roman"/>
          <w:sz w:val="24"/>
          <w:szCs w:val="24"/>
        </w:rPr>
        <w:t>models.</w:t>
      </w:r>
    </w:p>
    <w:p w14:paraId="2D35EB51" w14:textId="61089FDC" w:rsidR="00901173" w:rsidRPr="00D87246" w:rsidRDefault="00901173"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Currently, there is growing concern over the extent</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of shark catches in the Mediterranean, as their inherent</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characteristics make them intrinsically vulnerable to fishing pressure</w:t>
      </w:r>
      <w:r w:rsidR="00947BD9" w:rsidRPr="00D87246">
        <w:rPr>
          <w:rFonts w:ascii="Times New Roman" w:hAnsi="Times New Roman" w:cs="Times New Roman"/>
          <w:sz w:val="24"/>
          <w:szCs w:val="24"/>
        </w:rPr>
        <w:t xml:space="preserve"> and pollution</w:t>
      </w:r>
      <w:r w:rsidRPr="00D87246">
        <w:rPr>
          <w:rFonts w:ascii="Times New Roman" w:hAnsi="Times New Roman" w:cs="Times New Roman"/>
          <w:sz w:val="24"/>
          <w:szCs w:val="24"/>
        </w:rPr>
        <w:t xml:space="preserve"> (</w:t>
      </w:r>
      <w:proofErr w:type="spellStart"/>
      <w:r w:rsidRPr="00D87246">
        <w:rPr>
          <w:rFonts w:ascii="Times New Roman" w:hAnsi="Times New Roman" w:cs="Times New Roman"/>
          <w:sz w:val="24"/>
          <w:szCs w:val="24"/>
        </w:rPr>
        <w:t>Dulvy</w:t>
      </w:r>
      <w:proofErr w:type="spellEnd"/>
      <w:r w:rsidRPr="00D87246">
        <w:rPr>
          <w:rFonts w:ascii="Times New Roman" w:hAnsi="Times New Roman" w:cs="Times New Roman"/>
          <w:sz w:val="24"/>
          <w:szCs w:val="24"/>
        </w:rPr>
        <w:t xml:space="preserve"> et al., 2014</w:t>
      </w:r>
      <w:r w:rsidR="00947BD9" w:rsidRPr="00D87246">
        <w:rPr>
          <w:rFonts w:ascii="Times New Roman" w:hAnsi="Times New Roman" w:cs="Times New Roman"/>
          <w:sz w:val="24"/>
          <w:szCs w:val="24"/>
        </w:rPr>
        <w:t xml:space="preserve">; </w:t>
      </w:r>
      <w:proofErr w:type="spellStart"/>
      <w:r w:rsidR="00947BD9" w:rsidRPr="00D87246">
        <w:rPr>
          <w:rFonts w:ascii="Times New Roman" w:hAnsi="Times New Roman" w:cs="Times New Roman"/>
          <w:sz w:val="24"/>
          <w:szCs w:val="24"/>
        </w:rPr>
        <w:t>Ergenler</w:t>
      </w:r>
      <w:proofErr w:type="spellEnd"/>
      <w:r w:rsidR="00947BD9" w:rsidRPr="00D87246">
        <w:rPr>
          <w:rFonts w:ascii="Times New Roman" w:hAnsi="Times New Roman" w:cs="Times New Roman"/>
          <w:sz w:val="24"/>
          <w:szCs w:val="24"/>
        </w:rPr>
        <w:t xml:space="preserve"> and Turan, 2024</w:t>
      </w:r>
      <w:r w:rsidR="00BD07AD" w:rsidRPr="00D87246">
        <w:rPr>
          <w:rFonts w:ascii="Times New Roman" w:hAnsi="Times New Roman" w:cs="Times New Roman"/>
          <w:sz w:val="24"/>
          <w:szCs w:val="24"/>
        </w:rPr>
        <w:t>; Turan et al., 2024</w:t>
      </w:r>
      <w:r w:rsidRPr="00D87246">
        <w:rPr>
          <w:rFonts w:ascii="Times New Roman" w:hAnsi="Times New Roman" w:cs="Times New Roman"/>
          <w:sz w:val="24"/>
          <w:szCs w:val="24"/>
        </w:rPr>
        <w:t>). Although slow growth,</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late sexual maturity</w:t>
      </w:r>
      <w:ins w:id="41" w:author="user" w:date="2024-08-18T12:08:00Z" w16du:dateUtc="2024-08-18T09:08:00Z">
        <w:r w:rsidR="009D01FB" w:rsidRPr="00D87246">
          <w:rPr>
            <w:rFonts w:ascii="Times New Roman" w:hAnsi="Times New Roman" w:cs="Times New Roman"/>
            <w:sz w:val="24"/>
            <w:szCs w:val="24"/>
          </w:rPr>
          <w:t>,</w:t>
        </w:r>
      </w:ins>
      <w:r w:rsidRPr="00D87246">
        <w:rPr>
          <w:rFonts w:ascii="Times New Roman" w:hAnsi="Times New Roman" w:cs="Times New Roman"/>
          <w:sz w:val="24"/>
          <w:szCs w:val="24"/>
        </w:rPr>
        <w:t xml:space="preserve"> and low fecu</w:t>
      </w:r>
      <w:r w:rsidR="00952E60" w:rsidRPr="00D87246">
        <w:rPr>
          <w:rFonts w:ascii="Times New Roman" w:hAnsi="Times New Roman" w:cs="Times New Roman"/>
          <w:sz w:val="24"/>
          <w:szCs w:val="24"/>
        </w:rPr>
        <w:t xml:space="preserve">ndity are common features among </w:t>
      </w:r>
      <w:r w:rsidRPr="00D87246">
        <w:rPr>
          <w:rFonts w:ascii="Times New Roman" w:hAnsi="Times New Roman" w:cs="Times New Roman"/>
          <w:sz w:val="24"/>
          <w:szCs w:val="24"/>
        </w:rPr>
        <w:t xml:space="preserve">chondrichthyans, they are especially pronounced in </w:t>
      </w:r>
      <w:proofErr w:type="spellStart"/>
      <w:r w:rsidRPr="00D87246">
        <w:rPr>
          <w:rFonts w:ascii="Times New Roman" w:hAnsi="Times New Roman" w:cs="Times New Roman"/>
          <w:sz w:val="24"/>
          <w:szCs w:val="24"/>
        </w:rPr>
        <w:t>squalids</w:t>
      </w:r>
      <w:proofErr w:type="spellEnd"/>
      <w:r w:rsidRPr="00D87246">
        <w:rPr>
          <w:rFonts w:ascii="Times New Roman" w:hAnsi="Times New Roman" w:cs="Times New Roman"/>
          <w:sz w:val="24"/>
          <w:szCs w:val="24"/>
        </w:rPr>
        <w:t>, which are characterized by a very</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long population doubling time of a few decades to over</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a century, making them highly vulnerable to overexploitation (</w:t>
      </w:r>
      <w:proofErr w:type="spellStart"/>
      <w:r w:rsidRPr="00D87246">
        <w:rPr>
          <w:rFonts w:ascii="Times New Roman" w:hAnsi="Times New Roman" w:cs="Times New Roman"/>
          <w:sz w:val="24"/>
          <w:szCs w:val="24"/>
        </w:rPr>
        <w:t>Simpfendorfer</w:t>
      </w:r>
      <w:proofErr w:type="spellEnd"/>
      <w:r w:rsidRPr="00D87246">
        <w:rPr>
          <w:rFonts w:ascii="Times New Roman" w:hAnsi="Times New Roman" w:cs="Times New Roman"/>
          <w:sz w:val="24"/>
          <w:szCs w:val="24"/>
        </w:rPr>
        <w:t xml:space="preserve"> </w:t>
      </w:r>
      <w:r w:rsidR="003A3614" w:rsidRPr="00D87246">
        <w:rPr>
          <w:rFonts w:ascii="Times New Roman" w:hAnsi="Times New Roman" w:cs="Times New Roman"/>
          <w:sz w:val="24"/>
          <w:szCs w:val="24"/>
        </w:rPr>
        <w:t>and</w:t>
      </w:r>
      <w:r w:rsidRPr="00D87246">
        <w:rPr>
          <w:rFonts w:ascii="Times New Roman" w:hAnsi="Times New Roman" w:cs="Times New Roman"/>
          <w:sz w:val="24"/>
          <w:szCs w:val="24"/>
        </w:rPr>
        <w:t xml:space="preserve"> Kyne, 2009). In a recent study</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w:t>
      </w:r>
      <w:proofErr w:type="spellStart"/>
      <w:r w:rsidRPr="00D87246">
        <w:rPr>
          <w:rFonts w:ascii="Times New Roman" w:hAnsi="Times New Roman" w:cs="Times New Roman"/>
          <w:sz w:val="24"/>
          <w:szCs w:val="24"/>
        </w:rPr>
        <w:t>Kousteni</w:t>
      </w:r>
      <w:proofErr w:type="spellEnd"/>
      <w:r w:rsidRPr="00D87246">
        <w:rPr>
          <w:rFonts w:ascii="Times New Roman" w:hAnsi="Times New Roman" w:cs="Times New Roman"/>
          <w:sz w:val="24"/>
          <w:szCs w:val="24"/>
        </w:rPr>
        <w:t xml:space="preserve"> </w:t>
      </w:r>
      <w:r w:rsidR="003A3614" w:rsidRPr="00D87246">
        <w:rPr>
          <w:rFonts w:ascii="Times New Roman" w:hAnsi="Times New Roman" w:cs="Times New Roman"/>
          <w:sz w:val="24"/>
          <w:szCs w:val="24"/>
        </w:rPr>
        <w:t>and</w:t>
      </w:r>
      <w:r w:rsidRPr="00D87246">
        <w:rPr>
          <w:rFonts w:ascii="Times New Roman" w:hAnsi="Times New Roman" w:cs="Times New Roman"/>
          <w:sz w:val="24"/>
          <w:szCs w:val="24"/>
        </w:rPr>
        <w:t xml:space="preserve"> </w:t>
      </w:r>
      <w:proofErr w:type="spellStart"/>
      <w:r w:rsidRPr="00D87246">
        <w:rPr>
          <w:rFonts w:ascii="Times New Roman" w:hAnsi="Times New Roman" w:cs="Times New Roman"/>
          <w:sz w:val="24"/>
          <w:szCs w:val="24"/>
        </w:rPr>
        <w:t>Megalofonou</w:t>
      </w:r>
      <w:proofErr w:type="spellEnd"/>
      <w:r w:rsidRPr="00D87246">
        <w:rPr>
          <w:rFonts w:ascii="Times New Roman" w:hAnsi="Times New Roman" w:cs="Times New Roman"/>
          <w:sz w:val="24"/>
          <w:szCs w:val="24"/>
        </w:rPr>
        <w:t>, 2015), the minimum and</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maximum age recorded for </w:t>
      </w:r>
      <w:r w:rsidRPr="00D87246">
        <w:rPr>
          <w:rFonts w:ascii="Times New Roman" w:hAnsi="Times New Roman" w:cs="Times New Roman"/>
          <w:i/>
          <w:iCs/>
          <w:sz w:val="24"/>
          <w:szCs w:val="24"/>
        </w:rPr>
        <w:t xml:space="preserve">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w</w:t>
      </w:r>
      <w:r w:rsidR="00965B35" w:rsidRPr="00D87246">
        <w:rPr>
          <w:rFonts w:ascii="Times New Roman" w:hAnsi="Times New Roman" w:cs="Times New Roman"/>
          <w:sz w:val="24"/>
          <w:szCs w:val="24"/>
        </w:rPr>
        <w:t>ere</w:t>
      </w:r>
      <w:r w:rsidRPr="00D87246">
        <w:rPr>
          <w:rFonts w:ascii="Times New Roman" w:hAnsi="Times New Roman" w:cs="Times New Roman"/>
          <w:sz w:val="24"/>
          <w:szCs w:val="24"/>
        </w:rPr>
        <w:t xml:space="preserve"> 1 and 28</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y, respectively, indicating not only the high longevity of</w:t>
      </w:r>
      <w:r w:rsidR="00952E60" w:rsidRPr="00D87246">
        <w:rPr>
          <w:rFonts w:ascii="Times New Roman" w:hAnsi="Times New Roman" w:cs="Times New Roman"/>
          <w:sz w:val="24"/>
          <w:szCs w:val="24"/>
        </w:rPr>
        <w:t xml:space="preserve"> </w:t>
      </w:r>
      <w:r w:rsidRPr="00D87246">
        <w:rPr>
          <w:rFonts w:ascii="Times New Roman" w:hAnsi="Times New Roman" w:cs="Times New Roman"/>
          <w:sz w:val="24"/>
          <w:szCs w:val="24"/>
        </w:rPr>
        <w:t>the species but also the fact that it enters the trawl fishery from its first year of life.</w:t>
      </w:r>
    </w:p>
    <w:p w14:paraId="1483C87C" w14:textId="1603B6E5" w:rsidR="00901173" w:rsidRPr="00D87246" w:rsidRDefault="00963084"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Th</w:t>
      </w:r>
      <w:r w:rsidR="00965B35" w:rsidRPr="00D87246">
        <w:rPr>
          <w:rFonts w:ascii="Times New Roman" w:hAnsi="Times New Roman" w:cs="Times New Roman"/>
          <w:sz w:val="24"/>
          <w:szCs w:val="24"/>
        </w:rPr>
        <w:t>is study aimed</w:t>
      </w:r>
      <w:r w:rsidRPr="00D87246">
        <w:rPr>
          <w:rFonts w:ascii="Times New Roman" w:hAnsi="Times New Roman" w:cs="Times New Roman"/>
          <w:sz w:val="24"/>
          <w:szCs w:val="24"/>
        </w:rPr>
        <w:t xml:space="preserve"> to contribute to filling the gaps </w:t>
      </w:r>
      <w:del w:id="42" w:author="user" w:date="2024-08-18T12:08:00Z" w16du:dateUtc="2024-08-18T09:08:00Z">
        <w:r w:rsidRPr="00D87246" w:rsidDel="009D01FB">
          <w:rPr>
            <w:rFonts w:ascii="Times New Roman" w:hAnsi="Times New Roman" w:cs="Times New Roman"/>
            <w:sz w:val="24"/>
            <w:szCs w:val="24"/>
          </w:rPr>
          <w:delText xml:space="preserve">on </w:delText>
        </w:r>
      </w:del>
      <w:ins w:id="43" w:author="user" w:date="2024-08-18T12:08:00Z" w16du:dateUtc="2024-08-18T09:08:00Z">
        <w:r w:rsidR="009D01FB" w:rsidRPr="00D87246">
          <w:rPr>
            <w:rFonts w:ascii="Times New Roman" w:hAnsi="Times New Roman" w:cs="Times New Roman"/>
            <w:sz w:val="24"/>
            <w:szCs w:val="24"/>
          </w:rPr>
          <w:t xml:space="preserve">in </w:t>
        </w:r>
      </w:ins>
      <w:r w:rsidRPr="00D87246">
        <w:rPr>
          <w:rFonts w:ascii="Times New Roman" w:hAnsi="Times New Roman" w:cs="Times New Roman"/>
          <w:sz w:val="24"/>
          <w:szCs w:val="24"/>
        </w:rPr>
        <w:t xml:space="preserve">the biology of the longnose </w:t>
      </w:r>
      <w:proofErr w:type="spellStart"/>
      <w:r w:rsidRPr="00D87246">
        <w:rPr>
          <w:rFonts w:ascii="Times New Roman" w:hAnsi="Times New Roman" w:cs="Times New Roman"/>
          <w:sz w:val="24"/>
          <w:szCs w:val="24"/>
        </w:rPr>
        <w:t>spurdog</w:t>
      </w:r>
      <w:proofErr w:type="spellEnd"/>
      <w:r w:rsidRPr="00D87246">
        <w:rPr>
          <w:rFonts w:ascii="Times New Roman" w:hAnsi="Times New Roman" w:cs="Times New Roman"/>
          <w:sz w:val="24"/>
          <w:szCs w:val="24"/>
        </w:rPr>
        <w:t xml:space="preserve"> </w:t>
      </w:r>
      <w:del w:id="44" w:author="user" w:date="2024-08-18T17:55:00Z" w16du:dateUtc="2024-08-18T14:55:00Z">
        <w:r w:rsidRPr="00D87246" w:rsidDel="008A47C3">
          <w:rPr>
            <w:rFonts w:ascii="Times New Roman" w:hAnsi="Times New Roman" w:cs="Times New Roman"/>
            <w:i/>
            <w:iCs/>
            <w:sz w:val="24"/>
            <w:szCs w:val="24"/>
          </w:rPr>
          <w:delText xml:space="preserve">Squalus </w:delText>
        </w:r>
      </w:del>
      <w:ins w:id="45" w:author="user" w:date="2024-08-18T17:55:00Z" w16du:dateUtc="2024-08-18T14:55:00Z">
        <w:r w:rsidR="008A47C3" w:rsidRPr="00D87246">
          <w:rPr>
            <w:rFonts w:ascii="Times New Roman" w:hAnsi="Times New Roman" w:cs="Times New Roman"/>
            <w:i/>
            <w:iCs/>
            <w:sz w:val="24"/>
            <w:szCs w:val="24"/>
          </w:rPr>
          <w:t xml:space="preserve">S. </w:t>
        </w:r>
      </w:ins>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in the </w:t>
      </w:r>
      <w:del w:id="46" w:author="user" w:date="2024-08-18T18:01:00Z" w16du:dateUtc="2024-08-18T15:01:00Z">
        <w:r w:rsidRPr="00D87246" w:rsidDel="00877CF7">
          <w:rPr>
            <w:rFonts w:ascii="Times New Roman" w:hAnsi="Times New Roman" w:cs="Times New Roman"/>
            <w:sz w:val="24"/>
            <w:szCs w:val="24"/>
          </w:rPr>
          <w:delText xml:space="preserve">Eastern </w:delText>
        </w:r>
      </w:del>
      <w:ins w:id="47" w:author="user" w:date="2024-08-18T18:01:00Z" w16du:dateUtc="2024-08-18T15:01:00Z">
        <w:r w:rsidR="00877CF7" w:rsidRPr="00D87246">
          <w:rPr>
            <w:rFonts w:ascii="Times New Roman" w:hAnsi="Times New Roman" w:cs="Times New Roman"/>
            <w:sz w:val="24"/>
            <w:szCs w:val="24"/>
          </w:rPr>
          <w:t xml:space="preserve">eastern </w:t>
        </w:r>
      </w:ins>
      <w:r w:rsidRPr="00D87246">
        <w:rPr>
          <w:rFonts w:ascii="Times New Roman" w:hAnsi="Times New Roman" w:cs="Times New Roman"/>
          <w:sz w:val="24"/>
          <w:szCs w:val="24"/>
        </w:rPr>
        <w:t xml:space="preserve">Mediterranean, where little is known about the biology and ecology of elasmobranch species. With this study, a new breeding area for this species in the </w:t>
      </w:r>
      <w:del w:id="48" w:author="user" w:date="2024-08-18T18:01:00Z" w16du:dateUtc="2024-08-18T15:01:00Z">
        <w:r w:rsidRPr="00D87246" w:rsidDel="00877CF7">
          <w:rPr>
            <w:rFonts w:ascii="Times New Roman" w:hAnsi="Times New Roman" w:cs="Times New Roman"/>
            <w:sz w:val="24"/>
            <w:szCs w:val="24"/>
          </w:rPr>
          <w:delText xml:space="preserve">Eastern </w:delText>
        </w:r>
      </w:del>
      <w:ins w:id="49" w:author="user" w:date="2024-08-18T18:01:00Z" w16du:dateUtc="2024-08-18T15:01:00Z">
        <w:r w:rsidR="00877CF7" w:rsidRPr="00D87246">
          <w:rPr>
            <w:rFonts w:ascii="Times New Roman" w:hAnsi="Times New Roman" w:cs="Times New Roman"/>
            <w:sz w:val="24"/>
            <w:szCs w:val="24"/>
          </w:rPr>
          <w:t xml:space="preserve">eastern </w:t>
        </w:r>
      </w:ins>
      <w:r w:rsidRPr="00D87246">
        <w:rPr>
          <w:rFonts w:ascii="Times New Roman" w:hAnsi="Times New Roman" w:cs="Times New Roman"/>
          <w:sz w:val="24"/>
          <w:szCs w:val="24"/>
        </w:rPr>
        <w:t>Mediterranean was identified and the importance of these areas for elasmobranch species was revealed. In addition, length-weight relationship and reproductive biology data were obtained from the individuals caught in the study and important information about the species was revealed.</w:t>
      </w:r>
    </w:p>
    <w:p w14:paraId="4E98FD4F" w14:textId="1FEB6BAE" w:rsidR="00963084" w:rsidRPr="00D87246" w:rsidRDefault="00963084" w:rsidP="000F17FA">
      <w:pPr>
        <w:spacing w:line="276" w:lineRule="auto"/>
        <w:jc w:val="both"/>
        <w:rPr>
          <w:rFonts w:ascii="Times New Roman" w:hAnsi="Times New Roman" w:cs="Times New Roman"/>
          <w:b/>
          <w:bCs/>
          <w:sz w:val="24"/>
          <w:szCs w:val="24"/>
        </w:rPr>
      </w:pPr>
      <w:r w:rsidRPr="00D87246">
        <w:rPr>
          <w:rFonts w:ascii="Times New Roman" w:hAnsi="Times New Roman" w:cs="Times New Roman"/>
          <w:b/>
          <w:bCs/>
          <w:sz w:val="24"/>
          <w:szCs w:val="24"/>
        </w:rPr>
        <w:t>Material and Method</w:t>
      </w:r>
    </w:p>
    <w:p w14:paraId="746B4FE4" w14:textId="265F123F" w:rsidR="00CE3392" w:rsidRPr="00D87246" w:rsidRDefault="00CE3392"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A total of 48 adult</w:t>
      </w:r>
      <w:r w:rsidR="00F76C49" w:rsidRPr="00D87246">
        <w:rPr>
          <w:rFonts w:ascii="Times New Roman" w:hAnsi="Times New Roman" w:cs="Times New Roman"/>
          <w:sz w:val="24"/>
          <w:szCs w:val="24"/>
        </w:rPr>
        <w:t>s</w:t>
      </w:r>
      <w:r w:rsidRPr="00D87246">
        <w:rPr>
          <w:rFonts w:ascii="Times New Roman" w:hAnsi="Times New Roman" w:cs="Times New Roman"/>
          <w:sz w:val="24"/>
          <w:szCs w:val="24"/>
        </w:rPr>
        <w:t xml:space="preserve"> </w:t>
      </w:r>
      <w:r w:rsidR="00F76C49" w:rsidRPr="00D87246">
        <w:rPr>
          <w:rFonts w:ascii="Times New Roman" w:hAnsi="Times New Roman" w:cs="Times New Roman"/>
          <w:sz w:val="24"/>
          <w:szCs w:val="24"/>
        </w:rPr>
        <w:t xml:space="preserve">and 22 embryos </w:t>
      </w:r>
      <w:r w:rsidR="00965B35" w:rsidRPr="00D87246">
        <w:rPr>
          <w:rFonts w:ascii="Times New Roman" w:hAnsi="Times New Roman" w:cs="Times New Roman"/>
          <w:sz w:val="24"/>
          <w:szCs w:val="24"/>
        </w:rPr>
        <w:t xml:space="preserve">of </w:t>
      </w:r>
      <w:del w:id="50" w:author="user" w:date="2024-08-18T17:54:00Z" w16du:dateUtc="2024-08-18T14:54:00Z">
        <w:r w:rsidRPr="00D87246" w:rsidDel="008A47C3">
          <w:rPr>
            <w:rFonts w:ascii="Times New Roman" w:hAnsi="Times New Roman" w:cs="Times New Roman"/>
            <w:i/>
            <w:iCs/>
            <w:sz w:val="24"/>
            <w:szCs w:val="24"/>
          </w:rPr>
          <w:delText xml:space="preserve">Squalus </w:delText>
        </w:r>
      </w:del>
      <w:ins w:id="51" w:author="user" w:date="2024-08-18T17:54:00Z" w16du:dateUtc="2024-08-18T14:54:00Z">
        <w:r w:rsidR="008A47C3" w:rsidRPr="00D87246">
          <w:rPr>
            <w:rFonts w:ascii="Times New Roman" w:hAnsi="Times New Roman" w:cs="Times New Roman"/>
            <w:i/>
            <w:iCs/>
            <w:sz w:val="24"/>
            <w:szCs w:val="24"/>
          </w:rPr>
          <w:t xml:space="preserve">S. </w:t>
        </w:r>
      </w:ins>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samples were collected </w:t>
      </w:r>
      <w:r w:rsidR="00965B35" w:rsidRPr="00D87246">
        <w:rPr>
          <w:rFonts w:ascii="Times New Roman" w:hAnsi="Times New Roman" w:cs="Times New Roman"/>
          <w:sz w:val="24"/>
          <w:szCs w:val="24"/>
        </w:rPr>
        <w:t xml:space="preserve">at the </w:t>
      </w:r>
      <w:r w:rsidRPr="00D87246">
        <w:rPr>
          <w:rFonts w:ascii="Times New Roman" w:hAnsi="Times New Roman" w:cs="Times New Roman"/>
          <w:sz w:val="24"/>
          <w:szCs w:val="24"/>
        </w:rPr>
        <w:t xml:space="preserve">entrance of the Iskenderun Bay from </w:t>
      </w:r>
      <w:r w:rsidR="00965B35" w:rsidRPr="00D87246">
        <w:rPr>
          <w:rFonts w:ascii="Times New Roman" w:hAnsi="Times New Roman" w:cs="Times New Roman"/>
          <w:sz w:val="24"/>
          <w:szCs w:val="24"/>
        </w:rPr>
        <w:t xml:space="preserve">the </w:t>
      </w:r>
      <w:del w:id="52" w:author="user" w:date="2024-08-18T18:01:00Z" w16du:dateUtc="2024-08-18T15:01:00Z">
        <w:r w:rsidRPr="00D87246" w:rsidDel="00877CF7">
          <w:rPr>
            <w:rFonts w:ascii="Times New Roman" w:hAnsi="Times New Roman" w:cs="Times New Roman"/>
            <w:sz w:val="24"/>
            <w:szCs w:val="24"/>
          </w:rPr>
          <w:delText xml:space="preserve">Eastern </w:delText>
        </w:r>
      </w:del>
      <w:ins w:id="53" w:author="user" w:date="2024-08-18T18:01:00Z" w16du:dateUtc="2024-08-18T15:01:00Z">
        <w:r w:rsidR="00877CF7" w:rsidRPr="00D87246">
          <w:rPr>
            <w:rFonts w:ascii="Times New Roman" w:hAnsi="Times New Roman" w:cs="Times New Roman"/>
            <w:sz w:val="24"/>
            <w:szCs w:val="24"/>
          </w:rPr>
          <w:t xml:space="preserve">eastern </w:t>
        </w:r>
      </w:ins>
      <w:r w:rsidRPr="00D87246">
        <w:rPr>
          <w:rFonts w:ascii="Times New Roman" w:hAnsi="Times New Roman" w:cs="Times New Roman"/>
          <w:sz w:val="24"/>
          <w:szCs w:val="24"/>
        </w:rPr>
        <w:t xml:space="preserve">Mediterranean </w:t>
      </w:r>
      <w:del w:id="54" w:author="user" w:date="2024-08-18T18:01:00Z" w16du:dateUtc="2024-08-18T15:01:00Z">
        <w:r w:rsidRPr="00D87246" w:rsidDel="00877CF7">
          <w:rPr>
            <w:rFonts w:ascii="Times New Roman" w:hAnsi="Times New Roman" w:cs="Times New Roman"/>
            <w:sz w:val="24"/>
            <w:szCs w:val="24"/>
          </w:rPr>
          <w:delText xml:space="preserve">Sea </w:delText>
        </w:r>
      </w:del>
      <w:r w:rsidR="00965B35" w:rsidRPr="00D87246">
        <w:rPr>
          <w:rFonts w:ascii="Times New Roman" w:hAnsi="Times New Roman" w:cs="Times New Roman"/>
          <w:sz w:val="24"/>
          <w:szCs w:val="24"/>
        </w:rPr>
        <w:t>on</w:t>
      </w:r>
      <w:r w:rsidRPr="00D87246">
        <w:rPr>
          <w:rFonts w:ascii="Times New Roman" w:hAnsi="Times New Roman" w:cs="Times New Roman"/>
          <w:sz w:val="24"/>
          <w:szCs w:val="24"/>
        </w:rPr>
        <w:t xml:space="preserve"> 03 April 2024 by </w:t>
      </w:r>
      <w:ins w:id="55" w:author="user" w:date="2024-08-18T12:08:00Z" w16du:dateUtc="2024-08-18T09:08:00Z">
        <w:r w:rsidR="009D01FB" w:rsidRPr="00D87246">
          <w:rPr>
            <w:rFonts w:ascii="Times New Roman" w:hAnsi="Times New Roman" w:cs="Times New Roman"/>
            <w:sz w:val="24"/>
            <w:szCs w:val="24"/>
          </w:rPr>
          <w:t xml:space="preserve">a </w:t>
        </w:r>
      </w:ins>
      <w:r w:rsidRPr="00D87246">
        <w:rPr>
          <w:rFonts w:ascii="Times New Roman" w:hAnsi="Times New Roman" w:cs="Times New Roman"/>
          <w:sz w:val="24"/>
          <w:szCs w:val="24"/>
        </w:rPr>
        <w:t>commercial trawler. The fishing area is given in Figure 1 and covers an area of approximately 107 km² (36.203226 N, 35.389892 E; 36.098440 N, 35.512205 E- 36.168022 N, 35.331516 E; 36.058921 N, 35.452596 E).</w:t>
      </w:r>
      <w:r w:rsidR="00572B91" w:rsidRPr="00D87246">
        <w:rPr>
          <w:rFonts w:ascii="Times New Roman" w:hAnsi="Times New Roman" w:cs="Times New Roman"/>
          <w:sz w:val="24"/>
          <w:szCs w:val="24"/>
        </w:rPr>
        <w:t xml:space="preserve"> </w:t>
      </w:r>
      <w:r w:rsidR="00231046" w:rsidRPr="00D87246">
        <w:rPr>
          <w:rFonts w:ascii="Times New Roman" w:hAnsi="Times New Roman" w:cs="Times New Roman"/>
          <w:sz w:val="24"/>
          <w:szCs w:val="24"/>
        </w:rPr>
        <w:t xml:space="preserve">The species were identified by using </w:t>
      </w:r>
      <w:proofErr w:type="spellStart"/>
      <w:r w:rsidR="004D496A" w:rsidRPr="00D87246">
        <w:rPr>
          <w:rFonts w:ascii="Times New Roman" w:hAnsi="Times New Roman" w:cs="Times New Roman"/>
          <w:sz w:val="24"/>
          <w:szCs w:val="24"/>
        </w:rPr>
        <w:t>Kabasakal</w:t>
      </w:r>
      <w:proofErr w:type="spellEnd"/>
      <w:r w:rsidR="004D496A" w:rsidRPr="00D87246">
        <w:rPr>
          <w:rFonts w:ascii="Times New Roman" w:hAnsi="Times New Roman" w:cs="Times New Roman"/>
          <w:sz w:val="24"/>
          <w:szCs w:val="24"/>
        </w:rPr>
        <w:t xml:space="preserve"> (2020)</w:t>
      </w:r>
      <w:r w:rsidR="00203EAC" w:rsidRPr="00D87246">
        <w:rPr>
          <w:rFonts w:ascii="Times New Roman" w:hAnsi="Times New Roman" w:cs="Times New Roman"/>
          <w:sz w:val="24"/>
          <w:szCs w:val="24"/>
        </w:rPr>
        <w:t>, and</w:t>
      </w:r>
      <w:del w:id="56" w:author="user" w:date="2024-08-18T12:08:00Z" w16du:dateUtc="2024-08-18T09:08:00Z">
        <w:r w:rsidR="00203EAC" w:rsidRPr="00D87246" w:rsidDel="009D01FB">
          <w:rPr>
            <w:rFonts w:ascii="Times New Roman" w:hAnsi="Times New Roman" w:cs="Times New Roman"/>
            <w:sz w:val="24"/>
            <w:szCs w:val="24"/>
          </w:rPr>
          <w:delText xml:space="preserve"> </w:delText>
        </w:r>
      </w:del>
      <w:r w:rsidR="00231046" w:rsidRPr="00D87246">
        <w:rPr>
          <w:rFonts w:ascii="Times New Roman" w:hAnsi="Times New Roman" w:cs="Times New Roman"/>
          <w:sz w:val="24"/>
          <w:szCs w:val="24"/>
        </w:rPr>
        <w:t xml:space="preserve"> </w:t>
      </w:r>
      <w:r w:rsidR="00572B91" w:rsidRPr="00D87246">
        <w:rPr>
          <w:rFonts w:ascii="Times New Roman" w:hAnsi="Times New Roman" w:cs="Times New Roman"/>
          <w:sz w:val="24"/>
          <w:szCs w:val="24"/>
        </w:rPr>
        <w:t>each specimen's total length (to within 0.1 cm) and total weight (to within 0.1 g) were measured. The presence of claspers determined the sex of each specimen.</w:t>
      </w:r>
    </w:p>
    <w:p w14:paraId="1DA37C9C" w14:textId="381E107D" w:rsidR="00CE3392" w:rsidRPr="00D87246" w:rsidRDefault="00CE3392" w:rsidP="000F17FA">
      <w:pPr>
        <w:spacing w:line="276" w:lineRule="auto"/>
        <w:jc w:val="center"/>
        <w:rPr>
          <w:rFonts w:ascii="Times New Roman" w:hAnsi="Times New Roman" w:cs="Times New Roman"/>
          <w:sz w:val="24"/>
          <w:szCs w:val="24"/>
        </w:rPr>
      </w:pPr>
      <w:r w:rsidRPr="00D87246">
        <w:rPr>
          <w:rFonts w:ascii="Times New Roman" w:hAnsi="Times New Roman" w:cs="Times New Roman"/>
          <w:noProof/>
          <w:sz w:val="24"/>
          <w:szCs w:val="24"/>
          <w:lang w:eastAsia="tr-TR"/>
        </w:rPr>
        <w:lastRenderedPageBreak/>
        <w:drawing>
          <wp:inline distT="0" distB="0" distL="0" distR="0" wp14:anchorId="06C0427F" wp14:editId="046F6877">
            <wp:extent cx="4679950" cy="3312901"/>
            <wp:effectExtent l="0" t="0" r="6350" b="1905"/>
            <wp:docPr id="198772606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684893" cy="3316400"/>
                    </a:xfrm>
                    <a:prstGeom prst="rect">
                      <a:avLst/>
                    </a:prstGeom>
                    <a:noFill/>
                    <a:ln>
                      <a:noFill/>
                    </a:ln>
                  </pic:spPr>
                </pic:pic>
              </a:graphicData>
            </a:graphic>
          </wp:inline>
        </w:drawing>
      </w:r>
    </w:p>
    <w:p w14:paraId="4C37ACAC" w14:textId="2D3E3B8B" w:rsidR="00CE3392" w:rsidRPr="00D87246" w:rsidRDefault="00CE3392"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Figure 1. Map of Iskenderun Bay, </w:t>
      </w:r>
      <w:del w:id="57" w:author="user" w:date="2024-08-18T18:01:00Z" w16du:dateUtc="2024-08-18T15:01:00Z">
        <w:r w:rsidRPr="00D87246" w:rsidDel="00877CF7">
          <w:rPr>
            <w:rFonts w:ascii="Times New Roman" w:hAnsi="Times New Roman" w:cs="Times New Roman"/>
            <w:sz w:val="24"/>
            <w:szCs w:val="24"/>
          </w:rPr>
          <w:delText xml:space="preserve">Eastern </w:delText>
        </w:r>
      </w:del>
      <w:ins w:id="58" w:author="user" w:date="2024-08-18T18:01:00Z" w16du:dateUtc="2024-08-18T15:01:00Z">
        <w:r w:rsidR="00877CF7" w:rsidRPr="00D87246">
          <w:rPr>
            <w:rFonts w:ascii="Times New Roman" w:hAnsi="Times New Roman" w:cs="Times New Roman"/>
            <w:sz w:val="24"/>
            <w:szCs w:val="24"/>
          </w:rPr>
          <w:t xml:space="preserve">eastern </w:t>
        </w:r>
      </w:ins>
      <w:r w:rsidRPr="00D87246">
        <w:rPr>
          <w:rFonts w:ascii="Times New Roman" w:hAnsi="Times New Roman" w:cs="Times New Roman"/>
          <w:sz w:val="24"/>
          <w:szCs w:val="24"/>
        </w:rPr>
        <w:t>Mediterranean</w:t>
      </w:r>
      <w:ins w:id="59" w:author="user" w:date="2024-08-18T12:09:00Z" w16du:dateUtc="2024-08-18T09:09:00Z">
        <w:r w:rsidR="009D01FB" w:rsidRPr="00D87246">
          <w:rPr>
            <w:rFonts w:ascii="Times New Roman" w:hAnsi="Times New Roman" w:cs="Times New Roman"/>
            <w:sz w:val="24"/>
            <w:szCs w:val="24"/>
          </w:rPr>
          <w:t>,</w:t>
        </w:r>
      </w:ins>
      <w:r w:rsidRPr="00D87246">
        <w:rPr>
          <w:rFonts w:ascii="Times New Roman" w:hAnsi="Times New Roman" w:cs="Times New Roman"/>
          <w:sz w:val="24"/>
          <w:szCs w:val="24"/>
        </w:rPr>
        <w:t xml:space="preserve"> and the trawling area where elasmobra</w:t>
      </w:r>
      <w:r w:rsidR="00965B35" w:rsidRPr="00D87246">
        <w:rPr>
          <w:rFonts w:ascii="Times New Roman" w:hAnsi="Times New Roman" w:cs="Times New Roman"/>
          <w:sz w:val="24"/>
          <w:szCs w:val="24"/>
        </w:rPr>
        <w:t>n</w:t>
      </w:r>
      <w:r w:rsidRPr="00D87246">
        <w:rPr>
          <w:rFonts w:ascii="Times New Roman" w:hAnsi="Times New Roman" w:cs="Times New Roman"/>
          <w:sz w:val="24"/>
          <w:szCs w:val="24"/>
        </w:rPr>
        <w:t>ch species were caught are shaded in red.</w:t>
      </w:r>
    </w:p>
    <w:p w14:paraId="72DDB26A" w14:textId="77777777" w:rsidR="00572B91" w:rsidRPr="00D87246" w:rsidRDefault="00572B91"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The length-weight relationship (LWR) was established following the formula of Ricker (1975):</w:t>
      </w:r>
    </w:p>
    <w:p w14:paraId="04717AB1" w14:textId="37B15258" w:rsidR="00572B91" w:rsidRPr="00D87246" w:rsidRDefault="004A6342" w:rsidP="000F17FA">
      <w:pPr>
        <w:spacing w:line="276" w:lineRule="auto"/>
        <w:jc w:val="both"/>
        <w:rPr>
          <w:rFonts w:ascii="Times New Roman" w:hAnsi="Times New Roman" w:cs="Times New Roman"/>
          <w:i/>
          <w:iCs/>
          <w:sz w:val="24"/>
          <w:szCs w:val="24"/>
        </w:rPr>
      </w:pPr>
      <m:oMathPara>
        <m:oMathParaPr>
          <m:jc m:val="left"/>
        </m:oMathParaPr>
        <m:oMath>
          <m:r>
            <m:rPr>
              <m:nor/>
            </m:rPr>
            <w:rPr>
              <w:rFonts w:ascii="Times New Roman" w:hAnsi="Times New Roman" w:cs="Times New Roman"/>
              <w:i/>
              <w:iCs/>
              <w:sz w:val="24"/>
              <w:szCs w:val="24"/>
            </w:rPr>
            <m:t>W</m:t>
          </m:r>
          <m:r>
            <m:rPr>
              <m:nor/>
            </m:rPr>
            <w:rPr>
              <w:rFonts w:ascii="Cambria Math" w:hAnsi="Times New Roman" w:cs="Times New Roman"/>
              <w:sz w:val="24"/>
              <w:szCs w:val="24"/>
            </w:rPr>
            <m:t xml:space="preserve"> </m:t>
          </m:r>
          <m:r>
            <m:rPr>
              <m:nor/>
            </m:rPr>
            <w:rPr>
              <w:rFonts w:ascii="Times New Roman" w:hAnsi="Times New Roman" w:cs="Times New Roman"/>
              <w:i/>
              <w:iCs/>
              <w:sz w:val="24"/>
              <w:szCs w:val="24"/>
            </w:rPr>
            <m:t>=</m:t>
          </m:r>
          <m:r>
            <m:rPr>
              <m:nor/>
            </m:rPr>
            <w:rPr>
              <w:rFonts w:ascii="Cambria Math" w:hAnsi="Times New Roman" w:cs="Times New Roman"/>
              <w:i/>
              <w:iCs/>
              <w:sz w:val="24"/>
              <w:szCs w:val="24"/>
            </w:rPr>
            <m:t xml:space="preserve"> </m:t>
          </m:r>
          <m:r>
            <m:rPr>
              <m:nor/>
            </m:rPr>
            <w:rPr>
              <w:rFonts w:ascii="Times New Roman" w:hAnsi="Times New Roman" w:cs="Times New Roman"/>
              <w:i/>
              <w:iCs/>
              <w:sz w:val="24"/>
              <w:szCs w:val="24"/>
            </w:rPr>
            <m:t>a</m:t>
          </m:r>
          <m:sSup>
            <m:sSupPr>
              <m:ctrlPr>
                <w:rPr>
                  <w:rFonts w:ascii="Cambria Math" w:hAnsi="Cambria Math" w:cs="Times New Roman"/>
                  <w:i/>
                  <w:iCs/>
                  <w:sz w:val="24"/>
                  <w:szCs w:val="24"/>
                </w:rPr>
              </m:ctrlPr>
            </m:sSupPr>
            <m:e>
              <m:r>
                <m:rPr>
                  <m:nor/>
                </m:rPr>
                <w:rPr>
                  <w:rFonts w:ascii="Times New Roman" w:hAnsi="Times New Roman" w:cs="Times New Roman"/>
                  <w:i/>
                  <w:iCs/>
                  <w:sz w:val="24"/>
                  <w:szCs w:val="24"/>
                </w:rPr>
                <m:t xml:space="preserve"> </m:t>
              </m:r>
              <m:r>
                <m:rPr>
                  <m:nor/>
                </m:rPr>
                <w:rPr>
                  <w:rFonts w:ascii="Times New Roman" w:hAnsi="Times New Roman" w:cs="Times New Roman"/>
                  <w:sz w:val="24"/>
                  <w:szCs w:val="24"/>
                </w:rPr>
                <m:t>x</m:t>
              </m:r>
              <m:r>
                <m:rPr>
                  <m:nor/>
                </m:rPr>
                <w:rPr>
                  <w:rFonts w:ascii="Times New Roman" w:hAnsi="Times New Roman" w:cs="Times New Roman"/>
                  <w:i/>
                  <w:iCs/>
                  <w:sz w:val="24"/>
                  <w:szCs w:val="24"/>
                </w:rPr>
                <m:t xml:space="preserve"> L</m:t>
              </m:r>
            </m:e>
            <m:sup>
              <m:r>
                <m:rPr>
                  <m:nor/>
                </m:rPr>
                <w:rPr>
                  <w:rFonts w:ascii="Times New Roman" w:hAnsi="Times New Roman" w:cs="Times New Roman"/>
                  <w:i/>
                  <w:iCs/>
                  <w:sz w:val="24"/>
                  <w:szCs w:val="24"/>
                </w:rPr>
                <m:t>b</m:t>
              </m:r>
            </m:sup>
          </m:sSup>
        </m:oMath>
      </m:oMathPara>
    </w:p>
    <w:p w14:paraId="0D985951" w14:textId="27681967" w:rsidR="00572B91" w:rsidRPr="00D87246" w:rsidRDefault="00572B91"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The abbreviations for the formulation parameters are as follows: </w:t>
      </w:r>
      <w:r w:rsidRPr="00D87246">
        <w:rPr>
          <w:rFonts w:ascii="Times New Roman" w:hAnsi="Times New Roman" w:cs="Times New Roman"/>
          <w:i/>
          <w:iCs/>
          <w:sz w:val="24"/>
          <w:szCs w:val="24"/>
        </w:rPr>
        <w:t>W</w:t>
      </w:r>
      <w:r w:rsidRPr="00D87246">
        <w:rPr>
          <w:rFonts w:ascii="Times New Roman" w:hAnsi="Times New Roman" w:cs="Times New Roman"/>
          <w:sz w:val="24"/>
          <w:szCs w:val="24"/>
        </w:rPr>
        <w:t xml:space="preserve"> is weight in grams, </w:t>
      </w:r>
      <w:r w:rsidRPr="00D87246">
        <w:rPr>
          <w:rFonts w:ascii="Times New Roman" w:hAnsi="Times New Roman" w:cs="Times New Roman"/>
          <w:i/>
          <w:iCs/>
          <w:sz w:val="24"/>
          <w:szCs w:val="24"/>
        </w:rPr>
        <w:t>L</w:t>
      </w:r>
      <w:r w:rsidRPr="00D87246">
        <w:rPr>
          <w:rFonts w:ascii="Times New Roman" w:hAnsi="Times New Roman" w:cs="Times New Roman"/>
          <w:sz w:val="24"/>
          <w:szCs w:val="24"/>
        </w:rPr>
        <w:t xml:space="preserve"> is the total length in </w:t>
      </w:r>
      <w:del w:id="60" w:author="user" w:date="2024-08-18T12:09:00Z" w16du:dateUtc="2024-08-18T09:09:00Z">
        <w:r w:rsidRPr="00D87246" w:rsidDel="009D01FB">
          <w:rPr>
            <w:rFonts w:ascii="Times New Roman" w:hAnsi="Times New Roman" w:cs="Times New Roman"/>
            <w:sz w:val="24"/>
            <w:szCs w:val="24"/>
          </w:rPr>
          <w:delText>centimetres</w:delText>
        </w:r>
      </w:del>
      <w:proofErr w:type="spellStart"/>
      <w:ins w:id="61" w:author="user" w:date="2024-08-18T12:09:00Z" w16du:dateUtc="2024-08-18T09:09:00Z">
        <w:r w:rsidR="009D01FB" w:rsidRPr="00D87246">
          <w:rPr>
            <w:rFonts w:ascii="Times New Roman" w:hAnsi="Times New Roman" w:cs="Times New Roman"/>
            <w:sz w:val="24"/>
            <w:szCs w:val="24"/>
          </w:rPr>
          <w:t>centimeters</w:t>
        </w:r>
      </w:ins>
      <w:proofErr w:type="spellEnd"/>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is the length-weight factor and </w:t>
      </w:r>
      <w:r w:rsidRPr="009769BA">
        <w:rPr>
          <w:rFonts w:ascii="Times New Roman" w:hAnsi="Times New Roman" w:cs="Times New Roman"/>
          <w:i/>
          <w:iCs/>
          <w:sz w:val="24"/>
          <w:szCs w:val="24"/>
          <w:rPrChange w:id="62" w:author="user" w:date="2024-08-20T12:19:00Z" w16du:dateUtc="2024-08-20T09:19:00Z">
            <w:rPr>
              <w:rFonts w:ascii="Times New Roman" w:hAnsi="Times New Roman" w:cs="Times New Roman"/>
              <w:sz w:val="24"/>
              <w:szCs w:val="24"/>
            </w:rPr>
          </w:rPrChange>
        </w:rPr>
        <w:t>a</w:t>
      </w:r>
      <w:r w:rsidRPr="00D87246">
        <w:rPr>
          <w:rFonts w:ascii="Times New Roman" w:hAnsi="Times New Roman" w:cs="Times New Roman"/>
          <w:sz w:val="24"/>
          <w:szCs w:val="24"/>
        </w:rPr>
        <w:t xml:space="preserve"> is a constant. All samples were </w:t>
      </w:r>
      <w:del w:id="63" w:author="user" w:date="2024-08-18T12:09:00Z" w16du:dateUtc="2024-08-18T09:09:00Z">
        <w:r w:rsidRPr="00D87246" w:rsidDel="009D01FB">
          <w:rPr>
            <w:rFonts w:ascii="Times New Roman" w:hAnsi="Times New Roman" w:cs="Times New Roman"/>
            <w:sz w:val="24"/>
            <w:szCs w:val="24"/>
          </w:rPr>
          <w:delText xml:space="preserve">analysed </w:delText>
        </w:r>
      </w:del>
      <w:proofErr w:type="spellStart"/>
      <w:ins w:id="64" w:author="user" w:date="2024-08-18T12:09:00Z" w16du:dateUtc="2024-08-18T09:09:00Z">
        <w:r w:rsidR="009D01FB" w:rsidRPr="00D87246">
          <w:rPr>
            <w:rFonts w:ascii="Times New Roman" w:hAnsi="Times New Roman" w:cs="Times New Roman"/>
            <w:sz w:val="24"/>
            <w:szCs w:val="24"/>
          </w:rPr>
          <w:t>analyzed</w:t>
        </w:r>
        <w:proofErr w:type="spellEnd"/>
        <w:r w:rsidR="009D01FB" w:rsidRPr="00D87246">
          <w:rPr>
            <w:rFonts w:ascii="Times New Roman" w:hAnsi="Times New Roman" w:cs="Times New Roman"/>
            <w:sz w:val="24"/>
            <w:szCs w:val="24"/>
          </w:rPr>
          <w:t xml:space="preserve"> </w:t>
        </w:r>
      </w:ins>
      <w:r w:rsidRPr="00D87246">
        <w:rPr>
          <w:rFonts w:ascii="Times New Roman" w:hAnsi="Times New Roman" w:cs="Times New Roman"/>
          <w:sz w:val="24"/>
          <w:szCs w:val="24"/>
        </w:rPr>
        <w:t>for the LWR, with separate tests conducted for males and females. Then, the parameters were estimated by linear regression on the transformed equation:</w:t>
      </w:r>
    </w:p>
    <w:p w14:paraId="44766F71" w14:textId="35733CF8" w:rsidR="00A85A29" w:rsidRPr="00D87246" w:rsidRDefault="00000000" w:rsidP="000F17FA">
      <w:pPr>
        <w:spacing w:line="276" w:lineRule="auto"/>
        <w:jc w:val="both"/>
        <w:rPr>
          <w:rFonts w:ascii="Times New Roman" w:hAnsi="Times New Roman" w:cs="Times New Roman"/>
          <w:i/>
          <w:sz w:val="24"/>
          <w:szCs w:val="24"/>
          <w:rPrChange w:id="65" w:author="user" w:date="2024-08-18T17:52:00Z" w16du:dateUtc="2024-08-18T14:52:00Z">
            <w:rPr>
              <w:rFonts w:ascii="Times New Roman" w:hAnsi="Times New Roman" w:cs="Times New Roman"/>
              <w:sz w:val="24"/>
              <w:szCs w:val="24"/>
              <w:lang w:val="en-US"/>
            </w:rPr>
          </w:rPrChange>
        </w:rPr>
      </w:pPr>
      <m:oMathPara>
        <m:oMathParaPr>
          <m:jc m:val="left"/>
        </m:oMathParaPr>
        <m:oMath>
          <m:func>
            <m:funcPr>
              <m:ctrlPr>
                <w:rPr>
                  <w:rFonts w:ascii="Cambria Math" w:hAnsi="Cambria Math" w:cs="Times New Roman"/>
                  <w:i/>
                  <w:sz w:val="24"/>
                  <w:szCs w:val="24"/>
                </w:rPr>
              </m:ctrlPr>
            </m:funcPr>
            <m:fName>
              <m:r>
                <m:rPr>
                  <m:nor/>
                </m:rPr>
                <w:rPr>
                  <w:rFonts w:ascii="Times New Roman" w:hAnsi="Times New Roman" w:cs="Times New Roman"/>
                  <w:sz w:val="24"/>
                  <w:szCs w:val="24"/>
                  <w:rPrChange w:id="66" w:author="user" w:date="2024-08-18T17:52:00Z" w16du:dateUtc="2024-08-18T14:52:00Z">
                    <w:rPr>
                      <w:rFonts w:ascii="Cambria Math" w:hAnsi="Cambria Math" w:cs="Times New Roman"/>
                      <w:i/>
                      <w:sz w:val="24"/>
                      <w:szCs w:val="24"/>
                      <w:lang w:val="en-US"/>
                    </w:rPr>
                  </w:rPrChange>
                </w:rPr>
                <m:t>log</m:t>
              </m:r>
            </m:fName>
            <m:e>
              <m:r>
                <w:del w:id="67" w:author="user" w:date="2024-08-18T17:52:00Z" w16du:dateUtc="2024-08-18T14:52:00Z">
                  <m:rPr>
                    <m:nor/>
                  </m:rPr>
                  <w:rPr>
                    <w:rFonts w:ascii="Times New Roman" w:hAnsi="Times New Roman" w:cs="Times New Roman"/>
                    <w:i/>
                    <w:sz w:val="24"/>
                    <w:szCs w:val="24"/>
                    <w:rPrChange w:id="68" w:author="user" w:date="2024-08-18T17:53:00Z" w16du:dateUtc="2024-08-18T14:53:00Z">
                      <w:rPr>
                        <w:rFonts w:ascii="Cambria Math" w:hAnsi="Cambria Math" w:cs="Times New Roman"/>
                        <w:i/>
                        <w:sz w:val="24"/>
                        <w:szCs w:val="24"/>
                        <w:lang w:val="en-US"/>
                      </w:rPr>
                    </w:rPrChange>
                  </w:rPr>
                  <m:t xml:space="preserve"> </m:t>
                </w:del>
              </m:r>
              <m:r>
                <w:ins w:id="69" w:author="user" w:date="2024-08-18T17:51:00Z" w16du:dateUtc="2024-08-18T14:51:00Z">
                  <m:rPr>
                    <m:nor/>
                  </m:rPr>
                  <w:rPr>
                    <w:rFonts w:ascii="Times New Roman" w:hAnsi="Times New Roman" w:cs="Times New Roman"/>
                    <w:i/>
                    <w:sz w:val="24"/>
                    <w:szCs w:val="24"/>
                    <w:rPrChange w:id="70" w:author="user" w:date="2024-08-18T17:53:00Z" w16du:dateUtc="2024-08-18T14:53:00Z">
                      <w:rPr>
                        <w:rFonts w:ascii="Cambria Math" w:hAnsi="Cambria Math" w:cs="Times New Roman"/>
                        <w:i/>
                        <w:iCs/>
                        <w:sz w:val="24"/>
                        <w:szCs w:val="24"/>
                        <w:lang w:val="en-US"/>
                      </w:rPr>
                    </w:rPrChange>
                  </w:rPr>
                  <m:t>W</m:t>
                </w:ins>
              </m:r>
              <m:r>
                <w:ins w:id="71" w:author="user" w:date="2024-08-18T17:52:00Z" w16du:dateUtc="2024-08-18T14:52:00Z">
                  <m:rPr>
                    <m:nor/>
                  </m:rPr>
                  <w:rPr>
                    <w:rFonts w:ascii="Times New Roman" w:hAnsi="Times New Roman" w:cs="Times New Roman"/>
                    <w:i/>
                    <w:iCs/>
                    <w:sz w:val="24"/>
                    <w:szCs w:val="24"/>
                    <w:rPrChange w:id="72" w:author="user" w:date="2024-08-18T17:52:00Z" w16du:dateUtc="2024-08-18T14:52:00Z">
                      <w:rPr>
                        <w:rFonts w:ascii="Cambria Math" w:hAnsi="Times New Roman" w:cs="Times New Roman"/>
                        <w:i/>
                        <w:iCs/>
                        <w:sz w:val="24"/>
                        <w:szCs w:val="24"/>
                        <w:lang w:val="en-US"/>
                      </w:rPr>
                    </w:rPrChange>
                  </w:rPr>
                  <m:t xml:space="preserve"> </m:t>
                </w:ins>
              </m:r>
              <m:d>
                <m:dPr>
                  <m:ctrlPr>
                    <w:del w:id="73" w:author="user" w:date="2024-08-18T17:51:00Z" w16du:dateUtc="2024-08-18T14:51:00Z">
                      <w:rPr>
                        <w:rFonts w:ascii="Cambria Math" w:hAnsi="Cambria Math" w:cs="Times New Roman"/>
                        <w:i/>
                        <w:sz w:val="24"/>
                        <w:szCs w:val="24"/>
                      </w:rPr>
                    </w:del>
                  </m:ctrlPr>
                </m:dPr>
                <m:e>
                  <m:r>
                    <w:del w:id="74" w:author="user" w:date="2024-08-18T17:51:00Z" w16du:dateUtc="2024-08-18T14:51:00Z">
                      <m:rPr>
                        <m:nor/>
                      </m:rPr>
                      <w:rPr>
                        <w:rFonts w:ascii="Times New Roman" w:hAnsi="Times New Roman" w:cs="Times New Roman"/>
                        <w:iCs/>
                        <w:sz w:val="24"/>
                        <w:szCs w:val="24"/>
                        <w:rPrChange w:id="75" w:author="user" w:date="2024-08-18T17:52:00Z" w16du:dateUtc="2024-08-18T14:52:00Z">
                          <w:rPr>
                            <w:rFonts w:ascii="Cambria Math" w:hAnsi="Cambria Math" w:cs="Times New Roman"/>
                            <w:i/>
                            <w:iCs/>
                            <w:sz w:val="24"/>
                            <w:szCs w:val="24"/>
                            <w:lang w:val="en-US"/>
                          </w:rPr>
                        </w:rPrChange>
                      </w:rPr>
                      <m:t>W</m:t>
                    </w:del>
                  </m:r>
                </m:e>
              </m:d>
              <m:r>
                <m:rPr>
                  <m:nor/>
                </m:rPr>
                <w:rPr>
                  <w:rFonts w:ascii="Times New Roman" w:hAnsi="Times New Roman" w:cs="Times New Roman"/>
                  <w:sz w:val="24"/>
                  <w:szCs w:val="24"/>
                  <w:rPrChange w:id="76" w:author="user" w:date="2024-08-18T17:52:00Z" w16du:dateUtc="2024-08-18T14:52:00Z">
                    <w:rPr>
                      <w:rFonts w:ascii="Cambria Math" w:hAnsi="Cambria Math" w:cs="Times New Roman"/>
                      <w:i/>
                      <w:sz w:val="24"/>
                      <w:szCs w:val="24"/>
                      <w:lang w:val="en-US"/>
                    </w:rPr>
                  </w:rPrChange>
                </w:rPr>
                <m:t>=</m:t>
              </m:r>
              <m:func>
                <m:funcPr>
                  <m:ctrlPr>
                    <w:rPr>
                      <w:rFonts w:ascii="Cambria Math" w:hAnsi="Cambria Math" w:cs="Times New Roman"/>
                      <w:i/>
                      <w:sz w:val="24"/>
                      <w:szCs w:val="24"/>
                    </w:rPr>
                  </m:ctrlPr>
                </m:funcPr>
                <m:fName>
                  <m:r>
                    <m:rPr>
                      <m:nor/>
                    </m:rPr>
                    <w:rPr>
                      <w:rFonts w:ascii="Times New Roman" w:hAnsi="Times New Roman" w:cs="Times New Roman"/>
                      <w:sz w:val="24"/>
                      <w:szCs w:val="24"/>
                      <w:rPrChange w:id="77" w:author="user" w:date="2024-08-18T17:52:00Z" w16du:dateUtc="2024-08-18T14:52:00Z">
                        <w:rPr>
                          <w:rFonts w:ascii="Cambria Math" w:hAnsi="Cambria Math" w:cs="Times New Roman"/>
                          <w:i/>
                          <w:sz w:val="24"/>
                          <w:szCs w:val="24"/>
                          <w:lang w:val="en-US"/>
                        </w:rPr>
                      </w:rPrChange>
                    </w:rPr>
                    <m:t>log</m:t>
                  </m:r>
                </m:fName>
                <m:e>
                  <m:r>
                    <w:del w:id="78" w:author="user" w:date="2024-08-18T17:52:00Z" w16du:dateUtc="2024-08-18T14:52:00Z">
                      <m:rPr>
                        <m:nor/>
                      </m:rPr>
                      <w:rPr>
                        <w:rFonts w:ascii="Times New Roman" w:hAnsi="Times New Roman" w:cs="Times New Roman"/>
                        <w:i/>
                        <w:sz w:val="24"/>
                        <w:szCs w:val="24"/>
                        <w:rPrChange w:id="79" w:author="user" w:date="2024-08-18T17:53:00Z" w16du:dateUtc="2024-08-18T14:53:00Z">
                          <w:rPr>
                            <w:rFonts w:ascii="Cambria Math" w:hAnsi="Cambria Math" w:cs="Times New Roman"/>
                            <w:i/>
                            <w:iCs/>
                            <w:sz w:val="24"/>
                            <w:szCs w:val="24"/>
                            <w:lang w:val="en-US"/>
                          </w:rPr>
                        </w:rPrChange>
                      </w:rPr>
                      <m:t xml:space="preserve"> </m:t>
                    </w:del>
                  </m:r>
                  <m:d>
                    <m:dPr>
                      <m:ctrlPr>
                        <w:del w:id="80" w:author="user" w:date="2024-08-18T17:51:00Z" w16du:dateUtc="2024-08-18T14:51:00Z">
                          <w:rPr>
                            <w:rFonts w:ascii="Cambria Math" w:hAnsi="Cambria Math" w:cs="Times New Roman"/>
                            <w:i/>
                            <w:sz w:val="24"/>
                            <w:szCs w:val="24"/>
                          </w:rPr>
                        </w:del>
                      </m:ctrlPr>
                    </m:dPr>
                    <m:e>
                      <m:r>
                        <w:del w:id="81" w:author="user" w:date="2024-08-18T17:51:00Z" w16du:dateUtc="2024-08-18T14:51:00Z">
                          <m:rPr>
                            <m:nor/>
                          </m:rPr>
                          <w:rPr>
                            <w:rFonts w:ascii="Times New Roman" w:hAnsi="Times New Roman" w:cs="Times New Roman"/>
                            <w:i/>
                            <w:sz w:val="24"/>
                            <w:szCs w:val="24"/>
                            <w:rPrChange w:id="82" w:author="user" w:date="2024-08-18T17:53:00Z" w16du:dateUtc="2024-08-18T14:53:00Z">
                              <w:rPr>
                                <w:rFonts w:ascii="Cambria Math" w:hAnsi="Cambria Math" w:cs="Times New Roman"/>
                                <w:i/>
                                <w:iCs/>
                                <w:sz w:val="24"/>
                                <w:szCs w:val="24"/>
                                <w:lang w:val="en-US"/>
                              </w:rPr>
                            </w:rPrChange>
                          </w:rPr>
                          <m:t>a</m:t>
                        </w:del>
                      </m:r>
                    </m:e>
                  </m:d>
                  <m:r>
                    <w:ins w:id="83" w:author="user" w:date="2024-08-18T17:52:00Z" w16du:dateUtc="2024-08-18T14:52:00Z">
                      <m:rPr>
                        <m:nor/>
                      </m:rPr>
                      <w:rPr>
                        <w:rFonts w:ascii="Times New Roman" w:hAnsi="Times New Roman" w:cs="Times New Roman"/>
                        <w:i/>
                        <w:sz w:val="24"/>
                        <w:szCs w:val="24"/>
                        <w:rPrChange w:id="84" w:author="user" w:date="2024-08-18T17:53:00Z" w16du:dateUtc="2024-08-18T14:53:00Z">
                          <w:rPr>
                            <w:rFonts w:ascii="Cambria Math" w:hAnsi="Cambria Math" w:cs="Times New Roman"/>
                            <w:i/>
                            <w:iCs/>
                            <w:sz w:val="24"/>
                            <w:szCs w:val="24"/>
                            <w:lang w:val="en-US"/>
                          </w:rPr>
                        </w:rPrChange>
                      </w:rPr>
                      <m:t>a</m:t>
                    </w:ins>
                  </m:r>
                  <m:r>
                    <w:ins w:id="85" w:author="user" w:date="2024-08-18T17:52:00Z" w16du:dateUtc="2024-08-18T14:52:00Z">
                      <m:rPr>
                        <m:nor/>
                      </m:rPr>
                      <w:rPr>
                        <w:rFonts w:ascii="Times New Roman" w:hAnsi="Times New Roman" w:cs="Times New Roman"/>
                        <w:sz w:val="24"/>
                        <w:szCs w:val="24"/>
                        <w:rPrChange w:id="86" w:author="user" w:date="2024-08-18T17:52:00Z" w16du:dateUtc="2024-08-18T14:52:00Z">
                          <w:rPr>
                            <w:rFonts w:ascii="Cambria Math" w:hAnsi="Cambria Math" w:cs="Times New Roman"/>
                            <w:i/>
                            <w:sz w:val="24"/>
                            <w:szCs w:val="24"/>
                            <w:lang w:val="en-US"/>
                          </w:rPr>
                        </w:rPrChange>
                      </w:rPr>
                      <m:t xml:space="preserve"> </m:t>
                    </w:ins>
                  </m:r>
                  <m:r>
                    <m:rPr>
                      <m:nor/>
                    </m:rPr>
                    <w:rPr>
                      <w:rFonts w:ascii="Times New Roman" w:hAnsi="Times New Roman" w:cs="Times New Roman"/>
                      <w:sz w:val="24"/>
                      <w:szCs w:val="24"/>
                      <w:rPrChange w:id="87" w:author="user" w:date="2024-08-18T17:52:00Z" w16du:dateUtc="2024-08-18T14:52:00Z">
                        <w:rPr>
                          <w:rFonts w:ascii="Cambria Math" w:hAnsi="Cambria Math" w:cs="Times New Roman"/>
                          <w:i/>
                          <w:sz w:val="24"/>
                          <w:szCs w:val="24"/>
                          <w:lang w:val="en-US"/>
                        </w:rPr>
                      </w:rPrChange>
                    </w:rPr>
                    <m:t>+</m:t>
                  </m:r>
                  <m:r>
                    <w:ins w:id="88" w:author="user" w:date="2024-08-18T17:52:00Z" w16du:dateUtc="2024-08-18T14:52:00Z">
                      <m:rPr>
                        <m:nor/>
                      </m:rPr>
                      <w:rPr>
                        <w:rFonts w:ascii="Times New Roman" w:hAnsi="Times New Roman" w:cs="Times New Roman"/>
                        <w:sz w:val="24"/>
                        <w:szCs w:val="24"/>
                        <w:rPrChange w:id="89" w:author="user" w:date="2024-08-18T17:52:00Z" w16du:dateUtc="2024-08-18T14:52:00Z">
                          <w:rPr>
                            <w:rFonts w:ascii="Cambria Math" w:hAnsi="Cambria Math" w:cs="Times New Roman"/>
                            <w:i/>
                            <w:sz w:val="24"/>
                            <w:szCs w:val="24"/>
                            <w:lang w:val="en-US"/>
                          </w:rPr>
                        </w:rPrChange>
                      </w:rPr>
                      <m:t xml:space="preserve"> </m:t>
                    </w:ins>
                  </m:r>
                  <m:r>
                    <m:rPr>
                      <m:nor/>
                    </m:rPr>
                    <w:rPr>
                      <w:rFonts w:ascii="Times New Roman" w:hAnsi="Times New Roman" w:cs="Times New Roman"/>
                      <w:i/>
                      <w:sz w:val="24"/>
                      <w:szCs w:val="24"/>
                      <w:rPrChange w:id="90" w:author="user" w:date="2024-08-18T17:53:00Z" w16du:dateUtc="2024-08-18T14:53:00Z">
                        <w:rPr>
                          <w:rFonts w:ascii="Cambria Math" w:hAnsi="Cambria Math" w:cs="Times New Roman"/>
                          <w:i/>
                          <w:iCs/>
                          <w:sz w:val="24"/>
                          <w:szCs w:val="24"/>
                          <w:lang w:val="en-US"/>
                        </w:rPr>
                      </w:rPrChange>
                    </w:rPr>
                    <m:t>b</m:t>
                  </m:r>
                  <m:r>
                    <m:rPr>
                      <m:nor/>
                    </m:rPr>
                    <w:rPr>
                      <w:rFonts w:ascii="Times New Roman" w:hAnsi="Times New Roman" w:cs="Times New Roman"/>
                      <w:sz w:val="24"/>
                      <w:szCs w:val="24"/>
                      <w:rPrChange w:id="91" w:author="user" w:date="2024-08-18T17:52:00Z" w16du:dateUtc="2024-08-18T14:52:00Z">
                        <w:rPr>
                          <w:rFonts w:ascii="Cambria Math" w:hAnsi="Cambria Math" w:cs="Times New Roman"/>
                          <w:i/>
                          <w:sz w:val="24"/>
                          <w:szCs w:val="24"/>
                          <w:lang w:val="en-US"/>
                        </w:rPr>
                      </w:rPrChange>
                    </w:rPr>
                    <m:t xml:space="preserve"> </m:t>
                  </m:r>
                  <m:r>
                    <w:del w:id="92" w:author="user" w:date="2024-08-18T17:53:00Z" w16du:dateUtc="2024-08-18T14:53:00Z">
                      <m:rPr>
                        <m:nor/>
                      </m:rPr>
                      <w:rPr>
                        <w:rFonts w:ascii="Times New Roman" w:hAnsi="Times New Roman" w:cs="Times New Roman"/>
                        <w:sz w:val="24"/>
                        <w:szCs w:val="24"/>
                        <w:rPrChange w:id="93" w:author="user" w:date="2024-08-18T17:52:00Z" w16du:dateUtc="2024-08-18T14:52:00Z">
                          <w:rPr>
                            <w:rFonts w:ascii="Cambria Math" w:hAnsi="Cambria Math" w:cs="Times New Roman"/>
                            <w:i/>
                            <w:sz w:val="24"/>
                            <w:szCs w:val="24"/>
                            <w:lang w:val="en-US"/>
                          </w:rPr>
                        </w:rPrChange>
                      </w:rPr>
                      <m:t>x</m:t>
                    </w:del>
                  </m:r>
                  <m:func>
                    <m:funcPr>
                      <m:ctrlPr>
                        <w:rPr>
                          <w:rFonts w:ascii="Cambria Math" w:hAnsi="Cambria Math" w:cs="Times New Roman"/>
                          <w:i/>
                          <w:sz w:val="24"/>
                          <w:szCs w:val="24"/>
                        </w:rPr>
                      </m:ctrlPr>
                    </m:funcPr>
                    <m:fName>
                      <m:r>
                        <m:rPr>
                          <m:nor/>
                        </m:rPr>
                        <w:rPr>
                          <w:rFonts w:ascii="Times New Roman" w:hAnsi="Times New Roman" w:cs="Times New Roman"/>
                          <w:sz w:val="24"/>
                          <w:szCs w:val="24"/>
                          <w:rPrChange w:id="94" w:author="user" w:date="2024-08-18T17:52:00Z" w16du:dateUtc="2024-08-18T14:52:00Z">
                            <w:rPr>
                              <w:rFonts w:ascii="Cambria Math" w:hAnsi="Cambria Math" w:cs="Times New Roman"/>
                              <w:i/>
                              <w:sz w:val="24"/>
                              <w:szCs w:val="24"/>
                              <w:lang w:val="en-US"/>
                            </w:rPr>
                          </w:rPrChange>
                        </w:rPr>
                        <m:t>log</m:t>
                      </m:r>
                    </m:fName>
                    <m:e>
                      <m:r>
                        <w:del w:id="95" w:author="user" w:date="2024-08-18T17:52:00Z" w16du:dateUtc="2024-08-18T14:52:00Z">
                          <m:rPr>
                            <m:nor/>
                          </m:rPr>
                          <w:rPr>
                            <w:rFonts w:ascii="Times New Roman" w:hAnsi="Times New Roman" w:cs="Times New Roman"/>
                            <w:i/>
                            <w:iCs/>
                            <w:sz w:val="24"/>
                            <w:szCs w:val="24"/>
                            <w:rPrChange w:id="96" w:author="user" w:date="2024-08-18T17:53:00Z" w16du:dateUtc="2024-08-18T14:53:00Z">
                              <w:rPr>
                                <w:rFonts w:ascii="Cambria Math" w:hAnsi="Cambria Math" w:cs="Times New Roman"/>
                                <w:i/>
                                <w:sz w:val="24"/>
                                <w:szCs w:val="24"/>
                                <w:lang w:val="en-US"/>
                              </w:rPr>
                            </w:rPrChange>
                          </w:rPr>
                          <m:t>(</m:t>
                        </w:del>
                      </m:r>
                      <m:r>
                        <m:rPr>
                          <m:nor/>
                        </m:rPr>
                        <w:rPr>
                          <w:rFonts w:ascii="Times New Roman" w:hAnsi="Times New Roman" w:cs="Times New Roman"/>
                          <w:i/>
                          <w:iCs/>
                          <w:sz w:val="24"/>
                          <w:szCs w:val="24"/>
                          <w:rPrChange w:id="97" w:author="user" w:date="2024-08-18T17:53:00Z" w16du:dateUtc="2024-08-18T14:53:00Z">
                            <w:rPr>
                              <w:rFonts w:ascii="Cambria Math" w:hAnsi="Cambria Math" w:cs="Times New Roman"/>
                              <w:i/>
                              <w:iCs/>
                              <w:sz w:val="24"/>
                              <w:szCs w:val="24"/>
                              <w:lang w:val="en-US"/>
                            </w:rPr>
                          </w:rPrChange>
                        </w:rPr>
                        <m:t>L</m:t>
                      </m:r>
                      <m:r>
                        <w:del w:id="98" w:author="user" w:date="2024-08-18T17:52:00Z" w16du:dateUtc="2024-08-18T14:52:00Z">
                          <m:rPr>
                            <m:nor/>
                          </m:rPr>
                          <w:rPr>
                            <w:rFonts w:ascii="Times New Roman" w:hAnsi="Times New Roman" w:cs="Times New Roman"/>
                            <w:sz w:val="24"/>
                            <w:szCs w:val="24"/>
                            <w:rPrChange w:id="99" w:author="user" w:date="2024-08-18T17:52:00Z" w16du:dateUtc="2024-08-18T14:52:00Z">
                              <w:rPr>
                                <w:rFonts w:ascii="Cambria Math" w:hAnsi="Cambria Math" w:cs="Times New Roman"/>
                                <w:i/>
                                <w:sz w:val="24"/>
                                <w:szCs w:val="24"/>
                                <w:lang w:val="en-US"/>
                              </w:rPr>
                            </w:rPrChange>
                          </w:rPr>
                          <m:t>)</m:t>
                        </w:del>
                      </m:r>
                    </m:e>
                  </m:func>
                </m:e>
              </m:func>
            </m:e>
          </m:func>
        </m:oMath>
      </m:oMathPara>
    </w:p>
    <w:p w14:paraId="74BF8340" w14:textId="58EE585B" w:rsidR="000E317F" w:rsidRDefault="00572B91" w:rsidP="000F17FA">
      <w:pPr>
        <w:spacing w:line="276" w:lineRule="auto"/>
        <w:jc w:val="both"/>
        <w:rPr>
          <w:ins w:id="100" w:author="user" w:date="2024-08-20T19:41:00Z" w16du:dateUtc="2024-08-20T16:41:00Z"/>
          <w:rFonts w:ascii="Times New Roman" w:hAnsi="Times New Roman" w:cs="Times New Roman"/>
          <w:sz w:val="24"/>
          <w:szCs w:val="24"/>
        </w:rPr>
      </w:pPr>
      <w:r w:rsidRPr="00D87246">
        <w:rPr>
          <w:rFonts w:ascii="Times New Roman" w:hAnsi="Times New Roman" w:cs="Times New Roman"/>
          <w:sz w:val="24"/>
          <w:szCs w:val="24"/>
        </w:rPr>
        <w:t xml:space="preserve">The parameters </w:t>
      </w:r>
      <w:r w:rsidRPr="00D87246">
        <w:rPr>
          <w:rFonts w:ascii="Times New Roman" w:hAnsi="Times New Roman" w:cs="Times New Roman"/>
          <w:i/>
          <w:iCs/>
          <w:sz w:val="24"/>
          <w:szCs w:val="24"/>
        </w:rPr>
        <w:t>a</w:t>
      </w:r>
      <w:r w:rsidRPr="00D87246">
        <w:rPr>
          <w:rFonts w:ascii="Times New Roman" w:hAnsi="Times New Roman" w:cs="Times New Roman"/>
          <w:sz w:val="24"/>
          <w:szCs w:val="24"/>
        </w:rPr>
        <w:t xml:space="preserve"> and </w:t>
      </w:r>
      <w:r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were calculated using least-squares regression as the coefficient of determination (</w:t>
      </w:r>
      <w:r w:rsidRPr="00D87246">
        <w:rPr>
          <w:rFonts w:ascii="Times New Roman" w:hAnsi="Times New Roman" w:cs="Times New Roman"/>
          <w:i/>
          <w:iCs/>
          <w:sz w:val="24"/>
          <w:szCs w:val="24"/>
        </w:rPr>
        <w:t>R</w:t>
      </w:r>
      <w:r w:rsidRPr="00D87246">
        <w:rPr>
          <w:rFonts w:ascii="Times New Roman" w:hAnsi="Times New Roman" w:cs="Times New Roman"/>
          <w:i/>
          <w:iCs/>
          <w:sz w:val="24"/>
          <w:szCs w:val="24"/>
          <w:vertAlign w:val="superscript"/>
        </w:rPr>
        <w:t>2</w:t>
      </w:r>
      <w:r w:rsidRPr="00D87246">
        <w:rPr>
          <w:rFonts w:ascii="Times New Roman" w:hAnsi="Times New Roman" w:cs="Times New Roman"/>
          <w:sz w:val="24"/>
          <w:szCs w:val="24"/>
        </w:rPr>
        <w:t>).</w:t>
      </w:r>
      <w:ins w:id="101" w:author="user" w:date="2024-08-20T19:38:00Z" w16du:dateUtc="2024-08-20T16:38:00Z">
        <w:r w:rsidR="008145D6">
          <w:rPr>
            <w:rFonts w:ascii="Times New Roman" w:hAnsi="Times New Roman" w:cs="Times New Roman"/>
            <w:sz w:val="24"/>
            <w:szCs w:val="24"/>
          </w:rPr>
          <w:t xml:space="preserve"> </w:t>
        </w:r>
      </w:ins>
      <w:ins w:id="102" w:author="user" w:date="2024-08-20T20:14:00Z" w16du:dateUtc="2024-08-20T17:14:00Z">
        <w:r w:rsidR="00E85A4C" w:rsidRPr="00E85A4C">
          <w:rPr>
            <w:rFonts w:ascii="Times New Roman" w:hAnsi="Times New Roman" w:cs="Times New Roman"/>
            <w:sz w:val="24"/>
            <w:szCs w:val="24"/>
          </w:rPr>
          <w:t>The significance of the regression analysis was determined using ANOVA</w:t>
        </w:r>
        <w:r w:rsidR="00E85A4C">
          <w:rPr>
            <w:rFonts w:ascii="Times New Roman" w:hAnsi="Times New Roman" w:cs="Times New Roman"/>
            <w:sz w:val="24"/>
            <w:szCs w:val="24"/>
          </w:rPr>
          <w:t xml:space="preserve"> </w:t>
        </w:r>
        <w:r w:rsidR="00E85A4C" w:rsidRPr="00E85A4C">
          <w:rPr>
            <w:rFonts w:ascii="Times New Roman" w:hAnsi="Times New Roman" w:cs="Times New Roman"/>
            <w:sz w:val="24"/>
            <w:szCs w:val="24"/>
          </w:rPr>
          <w:t>(</w:t>
        </w:r>
        <w:proofErr w:type="spellStart"/>
        <w:r w:rsidR="00E85A4C" w:rsidRPr="00E85A4C">
          <w:rPr>
            <w:rFonts w:ascii="Times New Roman" w:hAnsi="Times New Roman" w:cs="Times New Roman"/>
            <w:sz w:val="24"/>
            <w:szCs w:val="24"/>
          </w:rPr>
          <w:t>Zar</w:t>
        </w:r>
        <w:proofErr w:type="spellEnd"/>
        <w:r w:rsidR="00E85A4C" w:rsidRPr="00E85A4C">
          <w:rPr>
            <w:rFonts w:ascii="Times New Roman" w:hAnsi="Times New Roman" w:cs="Times New Roman"/>
            <w:sz w:val="24"/>
            <w:szCs w:val="24"/>
          </w:rPr>
          <w:t xml:space="preserve">, 1999). </w:t>
        </w:r>
      </w:ins>
      <w:ins w:id="103" w:author="user" w:date="2024-08-20T19:39:00Z" w16du:dateUtc="2024-08-20T16:39:00Z">
        <w:r w:rsidR="008145D6" w:rsidRPr="008145D6">
          <w:rPr>
            <w:rFonts w:ascii="Times New Roman" w:hAnsi="Times New Roman" w:cs="Times New Roman"/>
            <w:sz w:val="24"/>
            <w:szCs w:val="24"/>
          </w:rPr>
          <w:t>A Student</w:t>
        </w:r>
        <w:r w:rsidR="008145D6">
          <w:rPr>
            <w:rFonts w:ascii="Times New Roman" w:hAnsi="Times New Roman" w:cs="Times New Roman"/>
            <w:sz w:val="24"/>
            <w:szCs w:val="24"/>
          </w:rPr>
          <w:t>’</w:t>
        </w:r>
        <w:r w:rsidR="008145D6" w:rsidRPr="008145D6">
          <w:rPr>
            <w:rFonts w:ascii="Times New Roman" w:hAnsi="Times New Roman" w:cs="Times New Roman"/>
            <w:sz w:val="24"/>
            <w:szCs w:val="24"/>
          </w:rPr>
          <w:t xml:space="preserve">s </w:t>
        </w:r>
        <w:r w:rsidR="008145D6" w:rsidRPr="00D26176">
          <w:rPr>
            <w:rFonts w:ascii="Times New Roman" w:hAnsi="Times New Roman" w:cs="Times New Roman"/>
            <w:i/>
            <w:iCs/>
            <w:sz w:val="24"/>
            <w:szCs w:val="24"/>
            <w:rPrChange w:id="104" w:author="user" w:date="2024-08-20T19:39:00Z" w16du:dateUtc="2024-08-20T16:39:00Z">
              <w:rPr>
                <w:rFonts w:ascii="Times New Roman" w:hAnsi="Times New Roman" w:cs="Times New Roman"/>
                <w:sz w:val="24"/>
                <w:szCs w:val="24"/>
              </w:rPr>
            </w:rPrChange>
          </w:rPr>
          <w:t>t</w:t>
        </w:r>
        <w:r w:rsidR="008145D6" w:rsidRPr="008145D6">
          <w:rPr>
            <w:rFonts w:ascii="Times New Roman" w:hAnsi="Times New Roman" w:cs="Times New Roman"/>
            <w:sz w:val="24"/>
            <w:szCs w:val="24"/>
          </w:rPr>
          <w:t xml:space="preserve">-test was used to ascertain whether the </w:t>
        </w:r>
        <w:r w:rsidR="008145D6" w:rsidRPr="00D26176">
          <w:rPr>
            <w:rFonts w:ascii="Times New Roman" w:hAnsi="Times New Roman" w:cs="Times New Roman"/>
            <w:i/>
            <w:iCs/>
            <w:sz w:val="24"/>
            <w:szCs w:val="24"/>
            <w:rPrChange w:id="105" w:author="user" w:date="2024-08-20T19:39:00Z" w16du:dateUtc="2024-08-20T16:39:00Z">
              <w:rPr>
                <w:rFonts w:ascii="Times New Roman" w:hAnsi="Times New Roman" w:cs="Times New Roman"/>
                <w:sz w:val="24"/>
                <w:szCs w:val="24"/>
              </w:rPr>
            </w:rPrChange>
          </w:rPr>
          <w:t>b</w:t>
        </w:r>
        <w:r w:rsidR="008145D6" w:rsidRPr="008145D6">
          <w:rPr>
            <w:rFonts w:ascii="Times New Roman" w:hAnsi="Times New Roman" w:cs="Times New Roman"/>
            <w:sz w:val="24"/>
            <w:szCs w:val="24"/>
          </w:rPr>
          <w:t xml:space="preserve"> values obtained from linear regressions were significantly different from the null hypothesis of isometric growth (H</w:t>
        </w:r>
        <w:r w:rsidR="008145D6" w:rsidRPr="00D26176">
          <w:rPr>
            <w:rFonts w:ascii="Times New Roman" w:hAnsi="Times New Roman" w:cs="Times New Roman"/>
            <w:sz w:val="24"/>
            <w:szCs w:val="24"/>
            <w:vertAlign w:val="subscript"/>
            <w:rPrChange w:id="106" w:author="user" w:date="2024-08-20T19:40:00Z" w16du:dateUtc="2024-08-20T16:40:00Z">
              <w:rPr>
                <w:rFonts w:ascii="Times New Roman" w:hAnsi="Times New Roman" w:cs="Times New Roman"/>
                <w:sz w:val="24"/>
                <w:szCs w:val="24"/>
              </w:rPr>
            </w:rPrChange>
          </w:rPr>
          <w:t>0</w:t>
        </w:r>
        <w:r w:rsidR="008145D6" w:rsidRPr="008145D6">
          <w:rPr>
            <w:rFonts w:ascii="Times New Roman" w:hAnsi="Times New Roman" w:cs="Times New Roman"/>
            <w:sz w:val="24"/>
            <w:szCs w:val="24"/>
          </w:rPr>
          <w:t xml:space="preserve">: </w:t>
        </w:r>
        <w:r w:rsidR="008145D6" w:rsidRPr="00520F4B">
          <w:rPr>
            <w:rFonts w:ascii="Times New Roman" w:hAnsi="Times New Roman" w:cs="Times New Roman"/>
            <w:i/>
            <w:iCs/>
            <w:sz w:val="24"/>
            <w:szCs w:val="24"/>
          </w:rPr>
          <w:t>b</w:t>
        </w:r>
        <w:r w:rsidR="008145D6" w:rsidRPr="008145D6">
          <w:rPr>
            <w:rFonts w:ascii="Times New Roman" w:hAnsi="Times New Roman" w:cs="Times New Roman"/>
            <w:sz w:val="24"/>
            <w:szCs w:val="24"/>
          </w:rPr>
          <w:t xml:space="preserve"> = 3) </w:t>
        </w:r>
      </w:ins>
      <w:ins w:id="107" w:author="user" w:date="2024-08-20T19:41:00Z" w16du:dateUtc="2024-08-20T16:41:00Z">
        <w:r w:rsidR="000166BB" w:rsidRPr="000166BB">
          <w:rPr>
            <w:rFonts w:ascii="Times New Roman" w:hAnsi="Times New Roman" w:cs="Times New Roman"/>
            <w:sz w:val="24"/>
            <w:szCs w:val="24"/>
          </w:rPr>
          <w:t xml:space="preserve">using the equation </w:t>
        </w:r>
        <w:r w:rsidR="000166BB">
          <w:rPr>
            <w:rFonts w:ascii="Times New Roman" w:hAnsi="Times New Roman" w:cs="Times New Roman"/>
            <w:sz w:val="24"/>
            <w:szCs w:val="24"/>
          </w:rPr>
          <w:t>proposed</w:t>
        </w:r>
        <w:r w:rsidR="000166BB" w:rsidRPr="000166BB">
          <w:rPr>
            <w:rFonts w:ascii="Times New Roman" w:hAnsi="Times New Roman" w:cs="Times New Roman"/>
            <w:sz w:val="24"/>
            <w:szCs w:val="24"/>
          </w:rPr>
          <w:t xml:space="preserve"> by </w:t>
        </w:r>
      </w:ins>
      <w:ins w:id="108" w:author="user" w:date="2024-08-20T19:39:00Z" w16du:dateUtc="2024-08-20T16:39:00Z">
        <w:r w:rsidR="008145D6" w:rsidRPr="008145D6">
          <w:rPr>
            <w:rFonts w:ascii="Times New Roman" w:hAnsi="Times New Roman" w:cs="Times New Roman"/>
            <w:sz w:val="24"/>
            <w:szCs w:val="24"/>
          </w:rPr>
          <w:t xml:space="preserve">Sokal and Rohlf </w:t>
        </w:r>
      </w:ins>
      <w:ins w:id="109" w:author="user" w:date="2024-08-20T19:41:00Z" w16du:dateUtc="2024-08-20T16:41:00Z">
        <w:r w:rsidR="000166BB">
          <w:rPr>
            <w:rFonts w:ascii="Times New Roman" w:hAnsi="Times New Roman" w:cs="Times New Roman"/>
            <w:sz w:val="24"/>
            <w:szCs w:val="24"/>
          </w:rPr>
          <w:t>(</w:t>
        </w:r>
      </w:ins>
      <w:ins w:id="110" w:author="user" w:date="2024-08-20T19:39:00Z" w16du:dateUtc="2024-08-20T16:39:00Z">
        <w:r w:rsidR="008145D6" w:rsidRPr="008145D6">
          <w:rPr>
            <w:rFonts w:ascii="Times New Roman" w:hAnsi="Times New Roman" w:cs="Times New Roman"/>
            <w:sz w:val="24"/>
            <w:szCs w:val="24"/>
          </w:rPr>
          <w:t>1987).</w:t>
        </w:r>
      </w:ins>
    </w:p>
    <w:p w14:paraId="18E58D64" w14:textId="565F8DB2" w:rsidR="000166BB" w:rsidRDefault="000166BB" w:rsidP="000F17FA">
      <w:pPr>
        <w:spacing w:line="276" w:lineRule="auto"/>
        <w:jc w:val="both"/>
        <w:rPr>
          <w:ins w:id="111" w:author="user" w:date="2024-08-20T19:42:00Z" w16du:dateUtc="2024-08-20T16:42:00Z"/>
          <w:rFonts w:ascii="Times New Roman" w:hAnsi="Times New Roman" w:cs="Times New Roman"/>
          <w:sz w:val="24"/>
          <w:szCs w:val="24"/>
        </w:rPr>
      </w:pPr>
      <w:proofErr w:type="spellStart"/>
      <w:ins w:id="112" w:author="user" w:date="2024-08-20T19:41:00Z" w16du:dateUtc="2024-08-20T16:41:00Z">
        <w:r w:rsidRPr="00102D32">
          <w:rPr>
            <w:rFonts w:ascii="Times New Roman" w:hAnsi="Times New Roman" w:cs="Times New Roman"/>
            <w:i/>
            <w:iCs/>
            <w:sz w:val="24"/>
            <w:szCs w:val="24"/>
            <w:rPrChange w:id="113" w:author="user" w:date="2024-08-20T19:42:00Z" w16du:dateUtc="2024-08-20T16:42:00Z">
              <w:rPr>
                <w:rFonts w:ascii="Times New Roman" w:hAnsi="Times New Roman" w:cs="Times New Roman"/>
                <w:sz w:val="24"/>
                <w:szCs w:val="24"/>
              </w:rPr>
            </w:rPrChange>
          </w:rPr>
          <w:t>t</w:t>
        </w:r>
        <w:r w:rsidRPr="00102D32">
          <w:rPr>
            <w:rFonts w:ascii="Times New Roman" w:hAnsi="Times New Roman" w:cs="Times New Roman"/>
            <w:i/>
            <w:iCs/>
            <w:sz w:val="24"/>
            <w:szCs w:val="24"/>
            <w:vertAlign w:val="subscript"/>
            <w:rPrChange w:id="114" w:author="user" w:date="2024-08-20T19:42:00Z" w16du:dateUtc="2024-08-20T16:42:00Z">
              <w:rPr>
                <w:rFonts w:ascii="Times New Roman" w:hAnsi="Times New Roman" w:cs="Times New Roman"/>
                <w:sz w:val="24"/>
                <w:szCs w:val="24"/>
              </w:rPr>
            </w:rPrChange>
          </w:rPr>
          <w:t>s</w:t>
        </w:r>
        <w:proofErr w:type="spellEnd"/>
        <w:r w:rsidRPr="000166BB">
          <w:rPr>
            <w:rFonts w:ascii="Times New Roman" w:hAnsi="Times New Roman" w:cs="Times New Roman"/>
            <w:sz w:val="24"/>
            <w:szCs w:val="24"/>
          </w:rPr>
          <w:t xml:space="preserve"> = (</w:t>
        </w:r>
        <w:r w:rsidRPr="00102D32">
          <w:rPr>
            <w:rFonts w:ascii="Times New Roman" w:hAnsi="Times New Roman" w:cs="Times New Roman"/>
            <w:i/>
            <w:iCs/>
            <w:sz w:val="24"/>
            <w:szCs w:val="24"/>
            <w:rPrChange w:id="115" w:author="user" w:date="2024-08-20T19:42:00Z" w16du:dateUtc="2024-08-20T16:42:00Z">
              <w:rPr>
                <w:rFonts w:ascii="Times New Roman" w:hAnsi="Times New Roman" w:cs="Times New Roman"/>
                <w:sz w:val="24"/>
                <w:szCs w:val="24"/>
              </w:rPr>
            </w:rPrChange>
          </w:rPr>
          <w:t xml:space="preserve">b </w:t>
        </w:r>
        <w:r w:rsidRPr="000166BB">
          <w:rPr>
            <w:rFonts w:ascii="Times New Roman" w:hAnsi="Times New Roman" w:cs="Times New Roman"/>
            <w:sz w:val="24"/>
            <w:szCs w:val="24"/>
          </w:rPr>
          <w:t xml:space="preserve">– 3) / </w:t>
        </w:r>
        <w:proofErr w:type="spellStart"/>
        <w:r w:rsidRPr="00102D32">
          <w:rPr>
            <w:rFonts w:ascii="Times New Roman" w:hAnsi="Times New Roman" w:cs="Times New Roman"/>
            <w:i/>
            <w:iCs/>
            <w:sz w:val="24"/>
            <w:szCs w:val="24"/>
            <w:rPrChange w:id="116" w:author="user" w:date="2024-08-20T19:42:00Z" w16du:dateUtc="2024-08-20T16:42:00Z">
              <w:rPr>
                <w:rFonts w:ascii="Times New Roman" w:hAnsi="Times New Roman" w:cs="Times New Roman"/>
                <w:sz w:val="24"/>
                <w:szCs w:val="24"/>
              </w:rPr>
            </w:rPrChange>
          </w:rPr>
          <w:t>sb</w:t>
        </w:r>
      </w:ins>
      <w:proofErr w:type="spellEnd"/>
    </w:p>
    <w:p w14:paraId="3B65F666" w14:textId="462B1351" w:rsidR="00102D32" w:rsidRDefault="00400430" w:rsidP="000F17FA">
      <w:pPr>
        <w:spacing w:line="276" w:lineRule="auto"/>
        <w:jc w:val="both"/>
        <w:rPr>
          <w:ins w:id="117" w:author="user" w:date="2024-08-20T19:44:00Z" w16du:dateUtc="2024-08-20T16:44:00Z"/>
          <w:rFonts w:ascii="Times New Roman" w:hAnsi="Times New Roman" w:cs="Times New Roman"/>
          <w:sz w:val="24"/>
          <w:szCs w:val="24"/>
        </w:rPr>
      </w:pPr>
      <w:ins w:id="118" w:author="user" w:date="2024-08-20T19:43:00Z" w16du:dateUtc="2024-08-20T16:43:00Z">
        <w:r w:rsidRPr="00400430">
          <w:rPr>
            <w:rFonts w:ascii="Times New Roman" w:hAnsi="Times New Roman" w:cs="Times New Roman"/>
            <w:sz w:val="24"/>
            <w:szCs w:val="24"/>
          </w:rPr>
          <w:t xml:space="preserve">where </w:t>
        </w:r>
        <w:proofErr w:type="spellStart"/>
        <w:r w:rsidRPr="00400430">
          <w:rPr>
            <w:rFonts w:ascii="Times New Roman" w:hAnsi="Times New Roman" w:cs="Times New Roman"/>
            <w:i/>
            <w:iCs/>
            <w:sz w:val="24"/>
            <w:szCs w:val="24"/>
            <w:rPrChange w:id="119" w:author="user" w:date="2024-08-20T19:43:00Z" w16du:dateUtc="2024-08-20T16:43:00Z">
              <w:rPr>
                <w:rFonts w:ascii="Times New Roman" w:hAnsi="Times New Roman" w:cs="Times New Roman"/>
                <w:sz w:val="24"/>
                <w:szCs w:val="24"/>
              </w:rPr>
            </w:rPrChange>
          </w:rPr>
          <w:t>t</w:t>
        </w:r>
        <w:r w:rsidRPr="00400430">
          <w:rPr>
            <w:rFonts w:ascii="Times New Roman" w:hAnsi="Times New Roman" w:cs="Times New Roman"/>
            <w:i/>
            <w:iCs/>
            <w:sz w:val="24"/>
            <w:szCs w:val="24"/>
            <w:vertAlign w:val="subscript"/>
            <w:rPrChange w:id="120" w:author="user" w:date="2024-08-20T19:43:00Z" w16du:dateUtc="2024-08-20T16:43:00Z">
              <w:rPr>
                <w:rFonts w:ascii="Times New Roman" w:hAnsi="Times New Roman" w:cs="Times New Roman"/>
                <w:sz w:val="24"/>
                <w:szCs w:val="24"/>
              </w:rPr>
            </w:rPrChange>
          </w:rPr>
          <w:t>s</w:t>
        </w:r>
        <w:proofErr w:type="spellEnd"/>
        <w:r w:rsidRPr="00400430">
          <w:rPr>
            <w:rFonts w:ascii="Times New Roman" w:hAnsi="Times New Roman" w:cs="Times New Roman"/>
            <w:i/>
            <w:iCs/>
            <w:sz w:val="24"/>
            <w:szCs w:val="24"/>
            <w:rPrChange w:id="121" w:author="user" w:date="2024-08-20T19:43:00Z" w16du:dateUtc="2024-08-20T16:43:00Z">
              <w:rPr>
                <w:rFonts w:ascii="Times New Roman" w:hAnsi="Times New Roman" w:cs="Times New Roman"/>
                <w:sz w:val="24"/>
                <w:szCs w:val="24"/>
              </w:rPr>
            </w:rPrChange>
          </w:rPr>
          <w:t xml:space="preserve"> </w:t>
        </w:r>
        <w:r w:rsidRPr="00400430">
          <w:rPr>
            <w:rFonts w:ascii="Times New Roman" w:hAnsi="Times New Roman" w:cs="Times New Roman"/>
            <w:sz w:val="24"/>
            <w:szCs w:val="24"/>
          </w:rPr>
          <w:t xml:space="preserve">is the </w:t>
        </w:r>
        <w:r w:rsidRPr="00400430">
          <w:rPr>
            <w:rFonts w:ascii="Times New Roman" w:hAnsi="Times New Roman" w:cs="Times New Roman"/>
            <w:i/>
            <w:iCs/>
            <w:sz w:val="24"/>
            <w:szCs w:val="24"/>
            <w:rPrChange w:id="122" w:author="user" w:date="2024-08-20T19:43:00Z" w16du:dateUtc="2024-08-20T16:43:00Z">
              <w:rPr>
                <w:rFonts w:ascii="Times New Roman" w:hAnsi="Times New Roman" w:cs="Times New Roman"/>
                <w:sz w:val="24"/>
                <w:szCs w:val="24"/>
              </w:rPr>
            </w:rPrChange>
          </w:rPr>
          <w:t>t</w:t>
        </w:r>
        <w:r w:rsidRPr="00400430">
          <w:rPr>
            <w:rFonts w:ascii="Times New Roman" w:hAnsi="Times New Roman" w:cs="Times New Roman"/>
            <w:sz w:val="24"/>
            <w:szCs w:val="24"/>
          </w:rPr>
          <w:t xml:space="preserve">-test value, </w:t>
        </w:r>
        <w:r w:rsidRPr="00400430">
          <w:rPr>
            <w:rFonts w:ascii="Times New Roman" w:hAnsi="Times New Roman" w:cs="Times New Roman"/>
            <w:i/>
            <w:iCs/>
            <w:sz w:val="24"/>
            <w:szCs w:val="24"/>
            <w:rPrChange w:id="123" w:author="user" w:date="2024-08-20T19:43:00Z" w16du:dateUtc="2024-08-20T16:43:00Z">
              <w:rPr>
                <w:rFonts w:ascii="Times New Roman" w:hAnsi="Times New Roman" w:cs="Times New Roman"/>
                <w:sz w:val="24"/>
                <w:szCs w:val="24"/>
              </w:rPr>
            </w:rPrChange>
          </w:rPr>
          <w:t>b</w:t>
        </w:r>
        <w:r w:rsidRPr="00400430">
          <w:rPr>
            <w:rFonts w:ascii="Times New Roman" w:hAnsi="Times New Roman" w:cs="Times New Roman"/>
            <w:sz w:val="24"/>
            <w:szCs w:val="24"/>
          </w:rPr>
          <w:t xml:space="preserve"> is the slope, and </w:t>
        </w:r>
        <w:proofErr w:type="spellStart"/>
        <w:r w:rsidRPr="00400430">
          <w:rPr>
            <w:rFonts w:ascii="Times New Roman" w:hAnsi="Times New Roman" w:cs="Times New Roman"/>
            <w:i/>
            <w:iCs/>
            <w:sz w:val="24"/>
            <w:szCs w:val="24"/>
            <w:rPrChange w:id="124" w:author="user" w:date="2024-08-20T19:43:00Z" w16du:dateUtc="2024-08-20T16:43:00Z">
              <w:rPr>
                <w:rFonts w:ascii="Times New Roman" w:hAnsi="Times New Roman" w:cs="Times New Roman"/>
                <w:sz w:val="24"/>
                <w:szCs w:val="24"/>
              </w:rPr>
            </w:rPrChange>
          </w:rPr>
          <w:t>sb</w:t>
        </w:r>
        <w:proofErr w:type="spellEnd"/>
        <w:r w:rsidRPr="00400430">
          <w:rPr>
            <w:rFonts w:ascii="Times New Roman" w:hAnsi="Times New Roman" w:cs="Times New Roman"/>
            <w:sz w:val="24"/>
            <w:szCs w:val="24"/>
          </w:rPr>
          <w:t xml:space="preserve"> is the standard error of the slope (</w:t>
        </w:r>
        <w:r w:rsidRPr="00400430">
          <w:rPr>
            <w:rFonts w:ascii="Times New Roman" w:hAnsi="Times New Roman" w:cs="Times New Roman"/>
            <w:i/>
            <w:iCs/>
            <w:sz w:val="24"/>
            <w:szCs w:val="24"/>
            <w:rPrChange w:id="125" w:author="user" w:date="2024-08-20T19:44:00Z" w16du:dateUtc="2024-08-20T16:44:00Z">
              <w:rPr>
                <w:rFonts w:ascii="Times New Roman" w:hAnsi="Times New Roman" w:cs="Times New Roman"/>
                <w:sz w:val="24"/>
                <w:szCs w:val="24"/>
              </w:rPr>
            </w:rPrChange>
          </w:rPr>
          <w:t>b</w:t>
        </w:r>
        <w:r w:rsidRPr="00400430">
          <w:rPr>
            <w:rFonts w:ascii="Times New Roman" w:hAnsi="Times New Roman" w:cs="Times New Roman"/>
            <w:sz w:val="24"/>
            <w:szCs w:val="24"/>
          </w:rPr>
          <w:t>).</w:t>
        </w:r>
      </w:ins>
    </w:p>
    <w:p w14:paraId="0AC26E20" w14:textId="2378FEB0" w:rsidR="00400430" w:rsidRPr="00102D32" w:rsidRDefault="00BA5705" w:rsidP="000F17FA">
      <w:pPr>
        <w:spacing w:line="276" w:lineRule="auto"/>
        <w:jc w:val="both"/>
        <w:rPr>
          <w:rFonts w:ascii="Times New Roman" w:hAnsi="Times New Roman" w:cs="Times New Roman"/>
          <w:sz w:val="24"/>
          <w:szCs w:val="24"/>
        </w:rPr>
      </w:pPr>
      <w:ins w:id="126" w:author="user" w:date="2024-08-20T19:45:00Z" w16du:dateUtc="2024-08-20T16:45:00Z">
        <w:r w:rsidRPr="00BA5705">
          <w:rPr>
            <w:rFonts w:ascii="Times New Roman" w:hAnsi="Times New Roman" w:cs="Times New Roman"/>
            <w:sz w:val="24"/>
            <w:szCs w:val="24"/>
          </w:rPr>
          <w:t>Microsoft Excel 2016 (Microsoft, Redmond, WA, USA) and SPSS Statistics 19.0 (SPSS Inc., Chicago, IL, USA) were used for statistical analyses.</w:t>
        </w:r>
      </w:ins>
    </w:p>
    <w:p w14:paraId="46C65C9F" w14:textId="4E260E6F" w:rsidR="00A85A29" w:rsidRPr="00D87246" w:rsidRDefault="00A85A29" w:rsidP="000F17FA">
      <w:pPr>
        <w:spacing w:line="276" w:lineRule="auto"/>
        <w:jc w:val="both"/>
        <w:rPr>
          <w:rFonts w:ascii="Times New Roman" w:hAnsi="Times New Roman" w:cs="Times New Roman"/>
          <w:b/>
          <w:bCs/>
          <w:sz w:val="24"/>
          <w:szCs w:val="24"/>
        </w:rPr>
      </w:pPr>
      <w:r w:rsidRPr="00D87246">
        <w:rPr>
          <w:rFonts w:ascii="Times New Roman" w:hAnsi="Times New Roman" w:cs="Times New Roman"/>
          <w:b/>
          <w:bCs/>
          <w:sz w:val="24"/>
          <w:szCs w:val="24"/>
        </w:rPr>
        <w:t>Results</w:t>
      </w:r>
    </w:p>
    <w:p w14:paraId="3E3C8657" w14:textId="57BC544C" w:rsidR="00A85A29" w:rsidRPr="00D87246" w:rsidRDefault="00231046"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A total of 48</w:t>
      </w:r>
      <w:r w:rsidR="00F76C49" w:rsidRPr="00D87246">
        <w:rPr>
          <w:rFonts w:ascii="Times New Roman" w:hAnsi="Times New Roman" w:cs="Times New Roman"/>
          <w:sz w:val="24"/>
          <w:szCs w:val="24"/>
        </w:rPr>
        <w:t xml:space="preserve"> adults </w:t>
      </w:r>
      <w:r w:rsidRPr="00D87246">
        <w:rPr>
          <w:rFonts w:ascii="Times New Roman" w:hAnsi="Times New Roman" w:cs="Times New Roman"/>
          <w:sz w:val="24"/>
          <w:szCs w:val="24"/>
        </w:rPr>
        <w:t xml:space="preserve">which are 46 females and 2 males, </w:t>
      </w:r>
      <w:r w:rsidR="00F76C49" w:rsidRPr="00D87246">
        <w:rPr>
          <w:rFonts w:ascii="Times New Roman" w:hAnsi="Times New Roman" w:cs="Times New Roman"/>
          <w:sz w:val="24"/>
          <w:szCs w:val="24"/>
        </w:rPr>
        <w:t xml:space="preserve">and 22 embryos </w:t>
      </w:r>
      <w:r w:rsidR="00965B35" w:rsidRPr="00D87246">
        <w:rPr>
          <w:rFonts w:ascii="Times New Roman" w:hAnsi="Times New Roman" w:cs="Times New Roman"/>
          <w:sz w:val="24"/>
          <w:szCs w:val="24"/>
        </w:rPr>
        <w:t xml:space="preserve">of </w:t>
      </w:r>
      <w:r w:rsidR="00BD07AD" w:rsidRPr="00D87246">
        <w:rPr>
          <w:rFonts w:ascii="Times New Roman" w:hAnsi="Times New Roman" w:cs="Times New Roman"/>
          <w:sz w:val="24"/>
          <w:szCs w:val="24"/>
        </w:rPr>
        <w:t>l</w:t>
      </w:r>
      <w:r w:rsidR="00F76C49" w:rsidRPr="00D87246">
        <w:rPr>
          <w:rFonts w:ascii="Times New Roman" w:hAnsi="Times New Roman" w:cs="Times New Roman"/>
          <w:sz w:val="24"/>
          <w:szCs w:val="24"/>
        </w:rPr>
        <w:t xml:space="preserve">ongnose </w:t>
      </w:r>
      <w:proofErr w:type="spellStart"/>
      <w:r w:rsidR="00F76C49" w:rsidRPr="00D87246">
        <w:rPr>
          <w:rFonts w:ascii="Times New Roman" w:hAnsi="Times New Roman" w:cs="Times New Roman"/>
          <w:sz w:val="24"/>
          <w:szCs w:val="24"/>
        </w:rPr>
        <w:t>spurdog</w:t>
      </w:r>
      <w:proofErr w:type="spellEnd"/>
      <w:r w:rsidR="00F76C49" w:rsidRPr="00D87246">
        <w:rPr>
          <w:rFonts w:ascii="Times New Roman" w:hAnsi="Times New Roman" w:cs="Times New Roman"/>
          <w:sz w:val="24"/>
          <w:szCs w:val="24"/>
        </w:rPr>
        <w:t xml:space="preserve"> </w:t>
      </w:r>
      <w:del w:id="127" w:author="user" w:date="2024-08-18T17:57:00Z" w16du:dateUtc="2024-08-18T14:57:00Z">
        <w:r w:rsidR="00F76C49" w:rsidRPr="00D87246" w:rsidDel="00476EE3">
          <w:rPr>
            <w:rFonts w:ascii="Times New Roman" w:hAnsi="Times New Roman" w:cs="Times New Roman"/>
            <w:i/>
            <w:iCs/>
            <w:sz w:val="24"/>
            <w:szCs w:val="24"/>
          </w:rPr>
          <w:delText xml:space="preserve">Squalus </w:delText>
        </w:r>
        <w:r w:rsidR="00F76C49" w:rsidRPr="00D87246" w:rsidDel="009C7C15">
          <w:rPr>
            <w:rFonts w:ascii="Times New Roman" w:hAnsi="Times New Roman" w:cs="Times New Roman"/>
            <w:i/>
            <w:iCs/>
            <w:sz w:val="24"/>
            <w:szCs w:val="24"/>
          </w:rPr>
          <w:delText>blainville</w:delText>
        </w:r>
        <w:r w:rsidR="00F76C49" w:rsidRPr="00D87246" w:rsidDel="009C7C15">
          <w:rPr>
            <w:rFonts w:ascii="Times New Roman" w:hAnsi="Times New Roman" w:cs="Times New Roman"/>
            <w:sz w:val="24"/>
            <w:szCs w:val="24"/>
          </w:rPr>
          <w:delText xml:space="preserve"> </w:delText>
        </w:r>
      </w:del>
      <w:r w:rsidR="00F76C49" w:rsidRPr="00D87246">
        <w:rPr>
          <w:rFonts w:ascii="Times New Roman" w:hAnsi="Times New Roman" w:cs="Times New Roman"/>
          <w:sz w:val="24"/>
          <w:szCs w:val="24"/>
        </w:rPr>
        <w:t xml:space="preserve">samples </w:t>
      </w:r>
      <w:r w:rsidRPr="00D87246">
        <w:rPr>
          <w:rFonts w:ascii="Times New Roman" w:hAnsi="Times New Roman" w:cs="Times New Roman"/>
          <w:sz w:val="24"/>
          <w:szCs w:val="24"/>
        </w:rPr>
        <w:t xml:space="preserve">were collected entrance of the Iskenderun Bay from </w:t>
      </w:r>
      <w:del w:id="128" w:author="user" w:date="2024-08-18T18:01:00Z" w16du:dateUtc="2024-08-18T15:01:00Z">
        <w:r w:rsidRPr="00D87246" w:rsidDel="00877CF7">
          <w:rPr>
            <w:rFonts w:ascii="Times New Roman" w:hAnsi="Times New Roman" w:cs="Times New Roman"/>
            <w:sz w:val="24"/>
            <w:szCs w:val="24"/>
          </w:rPr>
          <w:delText xml:space="preserve">Eastern </w:delText>
        </w:r>
      </w:del>
      <w:ins w:id="129" w:author="user" w:date="2024-08-18T18:01:00Z" w16du:dateUtc="2024-08-18T15:01:00Z">
        <w:r w:rsidR="00877CF7" w:rsidRPr="00D87246">
          <w:rPr>
            <w:rFonts w:ascii="Times New Roman" w:hAnsi="Times New Roman" w:cs="Times New Roman"/>
            <w:sz w:val="24"/>
            <w:szCs w:val="24"/>
          </w:rPr>
          <w:t xml:space="preserve">eastern </w:t>
        </w:r>
      </w:ins>
      <w:r w:rsidRPr="00D87246">
        <w:rPr>
          <w:rFonts w:ascii="Times New Roman" w:hAnsi="Times New Roman" w:cs="Times New Roman"/>
          <w:sz w:val="24"/>
          <w:szCs w:val="24"/>
        </w:rPr>
        <w:t>Mediterranean</w:t>
      </w:r>
      <w:del w:id="130" w:author="user" w:date="2024-08-18T17:57:00Z" w16du:dateUtc="2024-08-18T14:57:00Z">
        <w:r w:rsidRPr="00D87246" w:rsidDel="009C7C15">
          <w:rPr>
            <w:rFonts w:ascii="Times New Roman" w:hAnsi="Times New Roman" w:cs="Times New Roman"/>
            <w:sz w:val="24"/>
            <w:szCs w:val="24"/>
          </w:rPr>
          <w:delText xml:space="preserve"> Sea</w:delText>
        </w:r>
      </w:del>
      <w:r w:rsidRPr="00D87246">
        <w:rPr>
          <w:rFonts w:ascii="Times New Roman" w:hAnsi="Times New Roman" w:cs="Times New Roman"/>
          <w:sz w:val="24"/>
          <w:szCs w:val="24"/>
        </w:rPr>
        <w:t xml:space="preserve">. </w:t>
      </w:r>
      <w:r w:rsidR="004D496A" w:rsidRPr="00D87246">
        <w:rPr>
          <w:rFonts w:ascii="Times New Roman" w:hAnsi="Times New Roman" w:cs="Times New Roman"/>
          <w:sz w:val="24"/>
          <w:szCs w:val="24"/>
        </w:rPr>
        <w:lastRenderedPageBreak/>
        <w:t xml:space="preserve">Photographs of the samples obtained </w:t>
      </w:r>
      <w:proofErr w:type="gramStart"/>
      <w:r w:rsidR="004D496A" w:rsidRPr="00D87246">
        <w:rPr>
          <w:rFonts w:ascii="Times New Roman" w:hAnsi="Times New Roman" w:cs="Times New Roman"/>
          <w:sz w:val="24"/>
          <w:szCs w:val="24"/>
        </w:rPr>
        <w:t>as a result of</w:t>
      </w:r>
      <w:proofErr w:type="gramEnd"/>
      <w:r w:rsidR="004D496A" w:rsidRPr="00D87246">
        <w:rPr>
          <w:rFonts w:ascii="Times New Roman" w:hAnsi="Times New Roman" w:cs="Times New Roman"/>
          <w:sz w:val="24"/>
          <w:szCs w:val="24"/>
        </w:rPr>
        <w:t xml:space="preserve"> trawling and photographs of these samples taken from the lateral </w:t>
      </w:r>
      <w:r w:rsidR="008E7222" w:rsidRPr="00D87246">
        <w:rPr>
          <w:rFonts w:ascii="Times New Roman" w:hAnsi="Times New Roman" w:cs="Times New Roman"/>
          <w:sz w:val="24"/>
          <w:szCs w:val="24"/>
        </w:rPr>
        <w:t xml:space="preserve">and dorsal </w:t>
      </w:r>
      <w:r w:rsidR="004D496A" w:rsidRPr="00D87246">
        <w:rPr>
          <w:rFonts w:ascii="Times New Roman" w:hAnsi="Times New Roman" w:cs="Times New Roman"/>
          <w:sz w:val="24"/>
          <w:szCs w:val="24"/>
        </w:rPr>
        <w:t>line</w:t>
      </w:r>
      <w:r w:rsidR="00965B35" w:rsidRPr="00D87246">
        <w:rPr>
          <w:rFonts w:ascii="Times New Roman" w:hAnsi="Times New Roman" w:cs="Times New Roman"/>
          <w:sz w:val="24"/>
          <w:szCs w:val="24"/>
        </w:rPr>
        <w:t>s</w:t>
      </w:r>
      <w:r w:rsidR="004D496A" w:rsidRPr="00D87246">
        <w:rPr>
          <w:rFonts w:ascii="Times New Roman" w:hAnsi="Times New Roman" w:cs="Times New Roman"/>
          <w:sz w:val="24"/>
          <w:szCs w:val="24"/>
        </w:rPr>
        <w:t xml:space="preserve"> are given in Figure </w:t>
      </w:r>
      <w:r w:rsidR="00BD07AD" w:rsidRPr="00D87246">
        <w:rPr>
          <w:rFonts w:ascii="Times New Roman" w:hAnsi="Times New Roman" w:cs="Times New Roman"/>
          <w:sz w:val="24"/>
          <w:szCs w:val="24"/>
        </w:rPr>
        <w:t>2</w:t>
      </w:r>
      <w:r w:rsidR="004D496A" w:rsidRPr="00D87246">
        <w:rPr>
          <w:rFonts w:ascii="Times New Roman" w:hAnsi="Times New Roman" w:cs="Times New Roman"/>
          <w:sz w:val="24"/>
          <w:szCs w:val="24"/>
        </w:rPr>
        <w:t>.</w:t>
      </w:r>
    </w:p>
    <w:p w14:paraId="02122EC2" w14:textId="2386960C" w:rsidR="004D496A" w:rsidRPr="00D87246" w:rsidRDefault="004D496A" w:rsidP="000F17FA">
      <w:pPr>
        <w:spacing w:line="276" w:lineRule="auto"/>
        <w:jc w:val="center"/>
        <w:rPr>
          <w:rFonts w:ascii="Times New Roman" w:hAnsi="Times New Roman" w:cs="Times New Roman"/>
          <w:sz w:val="24"/>
          <w:szCs w:val="24"/>
        </w:rPr>
      </w:pPr>
    </w:p>
    <w:p w14:paraId="1F3E81C3" w14:textId="372FD895" w:rsidR="0035507D" w:rsidRPr="00D87246" w:rsidRDefault="0035507D" w:rsidP="000F17FA">
      <w:pPr>
        <w:spacing w:line="276" w:lineRule="auto"/>
        <w:jc w:val="center"/>
        <w:rPr>
          <w:rFonts w:ascii="Times New Roman" w:hAnsi="Times New Roman" w:cs="Times New Roman"/>
          <w:sz w:val="24"/>
          <w:szCs w:val="24"/>
        </w:rPr>
      </w:pPr>
      <w:r w:rsidRPr="00D87246">
        <w:rPr>
          <w:rFonts w:ascii="Times New Roman" w:hAnsi="Times New Roman" w:cs="Times New Roman"/>
          <w:noProof/>
          <w:sz w:val="24"/>
          <w:szCs w:val="24"/>
          <w:lang w:eastAsia="tr-TR"/>
        </w:rPr>
        <w:drawing>
          <wp:inline distT="0" distB="0" distL="0" distR="0" wp14:anchorId="32C5F448" wp14:editId="4A7847B6">
            <wp:extent cx="4380202" cy="3033395"/>
            <wp:effectExtent l="0" t="0" r="1905" b="0"/>
            <wp:docPr id="1179895903"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85514" cy="3037074"/>
                    </a:xfrm>
                    <a:prstGeom prst="rect">
                      <a:avLst/>
                    </a:prstGeom>
                    <a:noFill/>
                  </pic:spPr>
                </pic:pic>
              </a:graphicData>
            </a:graphic>
          </wp:inline>
        </w:drawing>
      </w:r>
    </w:p>
    <w:p w14:paraId="0C8992F1" w14:textId="3F89081E" w:rsidR="004D496A" w:rsidRPr="00D87246" w:rsidRDefault="008E7222"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Figure </w:t>
      </w:r>
      <w:r w:rsidR="00BD07AD" w:rsidRPr="00D87246">
        <w:rPr>
          <w:rFonts w:ascii="Times New Roman" w:hAnsi="Times New Roman" w:cs="Times New Roman"/>
          <w:sz w:val="24"/>
          <w:szCs w:val="24"/>
        </w:rPr>
        <w:t>2</w:t>
      </w:r>
      <w:r w:rsidRPr="00D87246">
        <w:rPr>
          <w:rFonts w:ascii="Times New Roman" w:hAnsi="Times New Roman" w:cs="Times New Roman"/>
          <w:sz w:val="24"/>
          <w:szCs w:val="24"/>
        </w:rPr>
        <w:t xml:space="preserve">. </w:t>
      </w:r>
      <w:r w:rsidR="0035507D" w:rsidRPr="00D87246">
        <w:rPr>
          <w:rFonts w:ascii="Times New Roman" w:hAnsi="Times New Roman" w:cs="Times New Roman"/>
          <w:sz w:val="24"/>
          <w:szCs w:val="24"/>
        </w:rPr>
        <w:t xml:space="preserve"> Lateral (A), dorsal (B), views of long-nosed </w:t>
      </w:r>
      <w:proofErr w:type="spellStart"/>
      <w:r w:rsidR="0035507D" w:rsidRPr="00D87246">
        <w:rPr>
          <w:rFonts w:ascii="Times New Roman" w:hAnsi="Times New Roman" w:cs="Times New Roman"/>
          <w:sz w:val="24"/>
          <w:szCs w:val="24"/>
        </w:rPr>
        <w:t>spurdog</w:t>
      </w:r>
      <w:proofErr w:type="spellEnd"/>
      <w:r w:rsidR="0035507D" w:rsidRPr="00D87246">
        <w:rPr>
          <w:rFonts w:ascii="Times New Roman" w:hAnsi="Times New Roman" w:cs="Times New Roman"/>
          <w:sz w:val="24"/>
          <w:szCs w:val="24"/>
        </w:rPr>
        <w:t xml:space="preserve"> specimens.</w:t>
      </w:r>
    </w:p>
    <w:p w14:paraId="0FBC6B97" w14:textId="18801623" w:rsidR="0035507D" w:rsidRPr="00D87246" w:rsidRDefault="00050092"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A total of 22 embryos were found at the same developmental stages (Figure </w:t>
      </w:r>
      <w:r w:rsidR="00BD07AD" w:rsidRPr="00D87246">
        <w:rPr>
          <w:rFonts w:ascii="Times New Roman" w:hAnsi="Times New Roman" w:cs="Times New Roman"/>
          <w:sz w:val="24"/>
          <w:szCs w:val="24"/>
        </w:rPr>
        <w:t>3</w:t>
      </w:r>
      <w:r w:rsidRPr="00D87246">
        <w:rPr>
          <w:rFonts w:ascii="Times New Roman" w:hAnsi="Times New Roman" w:cs="Times New Roman"/>
          <w:sz w:val="24"/>
          <w:szCs w:val="24"/>
        </w:rPr>
        <w:t xml:space="preserve">). </w:t>
      </w:r>
      <w:proofErr w:type="gramStart"/>
      <w:r w:rsidRPr="00D87246">
        <w:rPr>
          <w:rFonts w:ascii="Times New Roman" w:hAnsi="Times New Roman" w:cs="Times New Roman"/>
          <w:sz w:val="24"/>
          <w:szCs w:val="24"/>
        </w:rPr>
        <w:t>All of</w:t>
      </w:r>
      <w:proofErr w:type="gramEnd"/>
      <w:r w:rsidRPr="00D87246">
        <w:rPr>
          <w:rFonts w:ascii="Times New Roman" w:hAnsi="Times New Roman" w:cs="Times New Roman"/>
          <w:sz w:val="24"/>
          <w:szCs w:val="24"/>
        </w:rPr>
        <w:t xml:space="preserve"> these 22 embryos were in the final developmental stage and their lengths ranged between 15.2-17.8 (Figure </w:t>
      </w:r>
      <w:r w:rsidR="00BD07AD" w:rsidRPr="00D87246">
        <w:rPr>
          <w:rFonts w:ascii="Times New Roman" w:hAnsi="Times New Roman" w:cs="Times New Roman"/>
          <w:sz w:val="24"/>
          <w:szCs w:val="24"/>
        </w:rPr>
        <w:t>4</w:t>
      </w:r>
      <w:r w:rsidRPr="00D87246">
        <w:rPr>
          <w:rFonts w:ascii="Times New Roman" w:hAnsi="Times New Roman" w:cs="Times New Roman"/>
          <w:sz w:val="24"/>
          <w:szCs w:val="24"/>
        </w:rPr>
        <w:t xml:space="preserve">). </w:t>
      </w:r>
    </w:p>
    <w:p w14:paraId="45D7CBAA" w14:textId="06B76411" w:rsidR="00050092" w:rsidRPr="00D87246" w:rsidRDefault="00050092" w:rsidP="000F17FA">
      <w:pPr>
        <w:spacing w:line="276" w:lineRule="auto"/>
        <w:jc w:val="center"/>
        <w:rPr>
          <w:rFonts w:ascii="Times New Roman" w:hAnsi="Times New Roman" w:cs="Times New Roman"/>
          <w:sz w:val="24"/>
          <w:szCs w:val="24"/>
        </w:rPr>
      </w:pPr>
      <w:r w:rsidRPr="00D87246">
        <w:rPr>
          <w:rFonts w:ascii="Times New Roman" w:hAnsi="Times New Roman" w:cs="Times New Roman"/>
          <w:noProof/>
          <w:sz w:val="24"/>
          <w:szCs w:val="24"/>
          <w:lang w:eastAsia="tr-TR"/>
        </w:rPr>
        <w:drawing>
          <wp:inline distT="0" distB="0" distL="0" distR="0" wp14:anchorId="75BC7EDE" wp14:editId="1D10848C">
            <wp:extent cx="2339340" cy="3119120"/>
            <wp:effectExtent l="0" t="0" r="3810" b="5080"/>
            <wp:docPr id="211173409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39340" cy="3119120"/>
                    </a:xfrm>
                    <a:prstGeom prst="rect">
                      <a:avLst/>
                    </a:prstGeom>
                    <a:noFill/>
                    <a:ln>
                      <a:noFill/>
                    </a:ln>
                  </pic:spPr>
                </pic:pic>
              </a:graphicData>
            </a:graphic>
          </wp:inline>
        </w:drawing>
      </w:r>
    </w:p>
    <w:p w14:paraId="7D7BBF6E" w14:textId="79A095F9" w:rsidR="00050092" w:rsidRPr="00D87246" w:rsidRDefault="00050092"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Figure </w:t>
      </w:r>
      <w:r w:rsidR="00BD07AD" w:rsidRPr="00D87246">
        <w:rPr>
          <w:rFonts w:ascii="Times New Roman" w:hAnsi="Times New Roman" w:cs="Times New Roman"/>
          <w:sz w:val="24"/>
          <w:szCs w:val="24"/>
        </w:rPr>
        <w:t>3</w:t>
      </w:r>
      <w:r w:rsidRPr="00D87246">
        <w:rPr>
          <w:rFonts w:ascii="Times New Roman" w:hAnsi="Times New Roman" w:cs="Times New Roman"/>
          <w:sz w:val="24"/>
          <w:szCs w:val="24"/>
        </w:rPr>
        <w:t xml:space="preserve">. </w:t>
      </w:r>
      <w:proofErr w:type="spellStart"/>
      <w:r w:rsidR="00FB58AE" w:rsidRPr="00D87246">
        <w:rPr>
          <w:rFonts w:ascii="Times New Roman" w:hAnsi="Times New Roman" w:cs="Times New Roman"/>
          <w:sz w:val="24"/>
          <w:szCs w:val="24"/>
        </w:rPr>
        <w:t>Embirios</w:t>
      </w:r>
      <w:proofErr w:type="spellEnd"/>
      <w:r w:rsidR="00A12766" w:rsidRPr="00D87246">
        <w:rPr>
          <w:rFonts w:ascii="Times New Roman" w:hAnsi="Times New Roman" w:cs="Times New Roman"/>
          <w:sz w:val="24"/>
          <w:szCs w:val="24"/>
        </w:rPr>
        <w:t xml:space="preserve"> of </w:t>
      </w:r>
      <w:ins w:id="131" w:author="user" w:date="2024-08-18T17:39:00Z" w16du:dateUtc="2024-08-18T14:39:00Z">
        <w:r w:rsidR="00362BBB" w:rsidRPr="00D87246">
          <w:rPr>
            <w:rFonts w:ascii="Times New Roman" w:hAnsi="Times New Roman" w:cs="Times New Roman"/>
            <w:i/>
            <w:iCs/>
            <w:sz w:val="24"/>
            <w:szCs w:val="24"/>
          </w:rPr>
          <w:t>Squalus</w:t>
        </w:r>
        <w:r w:rsidR="00362BBB" w:rsidRPr="00D87246" w:rsidDel="00362BBB">
          <w:rPr>
            <w:rFonts w:ascii="Times New Roman" w:hAnsi="Times New Roman" w:cs="Times New Roman"/>
            <w:i/>
            <w:iCs/>
            <w:sz w:val="24"/>
            <w:szCs w:val="24"/>
          </w:rPr>
          <w:t xml:space="preserve"> </w:t>
        </w:r>
      </w:ins>
      <w:del w:id="132" w:author="user" w:date="2024-08-18T17:39:00Z" w16du:dateUtc="2024-08-18T14:39:00Z">
        <w:r w:rsidR="00C27BF2" w:rsidRPr="00D87246" w:rsidDel="00362BBB">
          <w:rPr>
            <w:rFonts w:ascii="Times New Roman" w:hAnsi="Times New Roman" w:cs="Times New Roman"/>
            <w:i/>
            <w:iCs/>
            <w:sz w:val="24"/>
            <w:szCs w:val="24"/>
          </w:rPr>
          <w:delText>S</w:delText>
        </w:r>
        <w:r w:rsidR="00362BBB" w:rsidRPr="00D87246" w:rsidDel="00362BBB">
          <w:rPr>
            <w:rFonts w:ascii="Times New Roman" w:hAnsi="Times New Roman" w:cs="Times New Roman"/>
            <w:i/>
            <w:iCs/>
            <w:sz w:val="24"/>
            <w:szCs w:val="24"/>
          </w:rPr>
          <w:delText>.</w:delText>
        </w:r>
        <w:r w:rsidR="00602912" w:rsidRPr="00D87246" w:rsidDel="00362BBB">
          <w:rPr>
            <w:rFonts w:ascii="Times New Roman" w:hAnsi="Times New Roman" w:cs="Times New Roman"/>
            <w:sz w:val="24"/>
            <w:szCs w:val="24"/>
          </w:rPr>
          <w:delText xml:space="preserve"> </w:delText>
        </w:r>
      </w:del>
      <w:proofErr w:type="spellStart"/>
      <w:r w:rsidR="00A12766" w:rsidRPr="00D87246">
        <w:rPr>
          <w:rFonts w:ascii="Times New Roman" w:hAnsi="Times New Roman" w:cs="Times New Roman"/>
          <w:i/>
          <w:iCs/>
          <w:sz w:val="24"/>
          <w:szCs w:val="24"/>
        </w:rPr>
        <w:t>blainville</w:t>
      </w:r>
      <w:proofErr w:type="spellEnd"/>
      <w:r w:rsidR="00FB58AE" w:rsidRPr="00D87246">
        <w:rPr>
          <w:rFonts w:ascii="Times New Roman" w:hAnsi="Times New Roman" w:cs="Times New Roman"/>
          <w:sz w:val="24"/>
          <w:szCs w:val="24"/>
        </w:rPr>
        <w:t xml:space="preserve"> in their final stage of development.</w:t>
      </w:r>
    </w:p>
    <w:p w14:paraId="5DB62407" w14:textId="59031CF0" w:rsidR="00FB58AE" w:rsidRPr="00D87246" w:rsidRDefault="00FB58AE" w:rsidP="000F17FA">
      <w:pPr>
        <w:spacing w:line="276" w:lineRule="auto"/>
        <w:jc w:val="center"/>
        <w:rPr>
          <w:rFonts w:ascii="Times New Roman" w:hAnsi="Times New Roman" w:cs="Times New Roman"/>
          <w:sz w:val="24"/>
          <w:szCs w:val="24"/>
        </w:rPr>
      </w:pPr>
      <w:r w:rsidRPr="00D87246">
        <w:rPr>
          <w:rFonts w:ascii="Times New Roman" w:hAnsi="Times New Roman" w:cs="Times New Roman"/>
          <w:noProof/>
          <w:sz w:val="24"/>
          <w:szCs w:val="24"/>
          <w:lang w:eastAsia="tr-TR"/>
        </w:rPr>
        <w:lastRenderedPageBreak/>
        <w:drawing>
          <wp:inline distT="0" distB="0" distL="0" distR="0" wp14:anchorId="2919897D" wp14:editId="0F5CE839">
            <wp:extent cx="4282440" cy="2316480"/>
            <wp:effectExtent l="0" t="0" r="3810" b="7620"/>
            <wp:docPr id="159874340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7">
                      <a:extLst>
                        <a:ext uri="{28A0092B-C50C-407E-A947-70E740481C1C}">
                          <a14:useLocalDpi xmlns:a14="http://schemas.microsoft.com/office/drawing/2010/main" val="0"/>
                        </a:ext>
                      </a:extLst>
                    </a:blip>
                    <a:srcRect l="17063" t="18166" r="8597" b="28219"/>
                    <a:stretch/>
                  </pic:blipFill>
                  <pic:spPr bwMode="auto">
                    <a:xfrm>
                      <a:off x="0" y="0"/>
                      <a:ext cx="4282440" cy="2316480"/>
                    </a:xfrm>
                    <a:prstGeom prst="rect">
                      <a:avLst/>
                    </a:prstGeom>
                    <a:noFill/>
                    <a:ln>
                      <a:noFill/>
                    </a:ln>
                    <a:extLst>
                      <a:ext uri="{53640926-AAD7-44D8-BBD7-CCE9431645EC}">
                        <a14:shadowObscured xmlns:a14="http://schemas.microsoft.com/office/drawing/2010/main"/>
                      </a:ext>
                    </a:extLst>
                  </pic:spPr>
                </pic:pic>
              </a:graphicData>
            </a:graphic>
          </wp:inline>
        </w:drawing>
      </w:r>
    </w:p>
    <w:p w14:paraId="56FD58F9" w14:textId="2424661D" w:rsidR="00FB58AE" w:rsidRPr="00D87246" w:rsidRDefault="00FB58AE"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Figure </w:t>
      </w:r>
      <w:r w:rsidR="00BD07AD" w:rsidRPr="00D87246">
        <w:rPr>
          <w:rFonts w:ascii="Times New Roman" w:hAnsi="Times New Roman" w:cs="Times New Roman"/>
          <w:sz w:val="24"/>
          <w:szCs w:val="24"/>
        </w:rPr>
        <w:t>4</w:t>
      </w:r>
      <w:r w:rsidRPr="00D87246">
        <w:rPr>
          <w:rFonts w:ascii="Times New Roman" w:hAnsi="Times New Roman" w:cs="Times New Roman"/>
          <w:sz w:val="24"/>
          <w:szCs w:val="24"/>
        </w:rPr>
        <w:t xml:space="preserve">. Dorsal view of the </w:t>
      </w:r>
      <w:ins w:id="133" w:author="user" w:date="2024-08-18T17:39:00Z" w16du:dateUtc="2024-08-18T14:39:00Z">
        <w:r w:rsidR="00362BBB" w:rsidRPr="00D87246">
          <w:rPr>
            <w:rFonts w:ascii="Times New Roman" w:hAnsi="Times New Roman" w:cs="Times New Roman"/>
            <w:i/>
            <w:iCs/>
            <w:sz w:val="24"/>
            <w:szCs w:val="24"/>
          </w:rPr>
          <w:t>Squalus</w:t>
        </w:r>
        <w:r w:rsidR="00362BBB" w:rsidRPr="00D87246" w:rsidDel="00362BBB">
          <w:rPr>
            <w:rFonts w:ascii="Times New Roman" w:hAnsi="Times New Roman" w:cs="Times New Roman"/>
            <w:i/>
            <w:iCs/>
            <w:sz w:val="24"/>
            <w:szCs w:val="24"/>
          </w:rPr>
          <w:t xml:space="preserve"> </w:t>
        </w:r>
      </w:ins>
      <w:del w:id="134" w:author="user" w:date="2024-08-18T17:39:00Z" w16du:dateUtc="2024-08-18T14:39:00Z">
        <w:r w:rsidR="00C27BF2" w:rsidRPr="00D87246" w:rsidDel="00362BBB">
          <w:rPr>
            <w:rFonts w:ascii="Times New Roman" w:hAnsi="Times New Roman" w:cs="Times New Roman"/>
            <w:i/>
            <w:iCs/>
            <w:sz w:val="24"/>
            <w:szCs w:val="24"/>
          </w:rPr>
          <w:delText>S</w:delText>
        </w:r>
        <w:r w:rsidR="00362BBB" w:rsidRPr="00D87246" w:rsidDel="00362BBB">
          <w:rPr>
            <w:rFonts w:ascii="Times New Roman" w:hAnsi="Times New Roman" w:cs="Times New Roman"/>
            <w:i/>
            <w:iCs/>
            <w:sz w:val="24"/>
            <w:szCs w:val="24"/>
          </w:rPr>
          <w:delText>.</w:delText>
        </w:r>
        <w:r w:rsidR="00602912" w:rsidRPr="00D87246" w:rsidDel="00362BBB">
          <w:rPr>
            <w:rFonts w:ascii="Times New Roman" w:hAnsi="Times New Roman" w:cs="Times New Roman"/>
            <w:sz w:val="24"/>
            <w:szCs w:val="24"/>
          </w:rPr>
          <w:delText xml:space="preserve"> </w:delText>
        </w:r>
      </w:del>
      <w:proofErr w:type="spellStart"/>
      <w:r w:rsidR="00602912" w:rsidRPr="00D87246">
        <w:rPr>
          <w:rFonts w:ascii="Times New Roman" w:hAnsi="Times New Roman" w:cs="Times New Roman"/>
          <w:i/>
          <w:iCs/>
          <w:sz w:val="24"/>
          <w:szCs w:val="24"/>
        </w:rPr>
        <w:t>blainville</w:t>
      </w:r>
      <w:proofErr w:type="spellEnd"/>
      <w:r w:rsidR="00602912" w:rsidRPr="00D87246">
        <w:rPr>
          <w:rFonts w:ascii="Times New Roman" w:hAnsi="Times New Roman" w:cs="Times New Roman"/>
          <w:sz w:val="24"/>
          <w:szCs w:val="24"/>
        </w:rPr>
        <w:t xml:space="preserve"> </w:t>
      </w:r>
      <w:r w:rsidRPr="00D87246">
        <w:rPr>
          <w:rFonts w:ascii="Times New Roman" w:hAnsi="Times New Roman" w:cs="Times New Roman"/>
          <w:sz w:val="24"/>
          <w:szCs w:val="24"/>
        </w:rPr>
        <w:t>embryos.</w:t>
      </w:r>
    </w:p>
    <w:p w14:paraId="59B16EAA" w14:textId="7F52B415" w:rsidR="00FB58AE" w:rsidRPr="00D87246" w:rsidRDefault="00F76C49"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The total length range was 68.9 cm to 120.2 cm and the total weight values ranged </w:t>
      </w:r>
      <w:r w:rsidR="00327870" w:rsidRPr="00D87246">
        <w:rPr>
          <w:rFonts w:ascii="Times New Roman" w:hAnsi="Times New Roman" w:cs="Times New Roman"/>
          <w:sz w:val="24"/>
          <w:szCs w:val="24"/>
        </w:rPr>
        <w:t>from 568.2 g to 2010.3</w:t>
      </w:r>
      <w:r w:rsidRPr="00D87246">
        <w:rPr>
          <w:rFonts w:ascii="Times New Roman" w:hAnsi="Times New Roman" w:cs="Times New Roman"/>
          <w:sz w:val="24"/>
          <w:szCs w:val="24"/>
        </w:rPr>
        <w:t xml:space="preserve"> g.</w:t>
      </w:r>
      <w:r w:rsidR="00327870" w:rsidRPr="00D87246">
        <w:rPr>
          <w:rFonts w:ascii="Times New Roman" w:hAnsi="Times New Roman" w:cs="Times New Roman"/>
          <w:sz w:val="24"/>
          <w:szCs w:val="24"/>
        </w:rPr>
        <w:t xml:space="preserve"> The length-weight relationship of </w:t>
      </w:r>
      <w:r w:rsidR="00327870" w:rsidRPr="00D87246">
        <w:rPr>
          <w:rFonts w:ascii="Times New Roman" w:hAnsi="Times New Roman" w:cs="Times New Roman"/>
          <w:i/>
          <w:iCs/>
          <w:sz w:val="24"/>
          <w:szCs w:val="24"/>
        </w:rPr>
        <w:t>S</w:t>
      </w:r>
      <w:r w:rsidR="00327870" w:rsidRPr="00D87246">
        <w:rPr>
          <w:rFonts w:ascii="Times New Roman" w:hAnsi="Times New Roman" w:cs="Times New Roman"/>
          <w:sz w:val="24"/>
          <w:szCs w:val="24"/>
        </w:rPr>
        <w:t xml:space="preserve">. </w:t>
      </w:r>
      <w:proofErr w:type="spellStart"/>
      <w:r w:rsidR="00327870" w:rsidRPr="00D87246">
        <w:rPr>
          <w:rFonts w:ascii="Times New Roman" w:hAnsi="Times New Roman" w:cs="Times New Roman"/>
          <w:i/>
          <w:iCs/>
          <w:sz w:val="24"/>
          <w:szCs w:val="24"/>
        </w:rPr>
        <w:t>blainville</w:t>
      </w:r>
      <w:proofErr w:type="spellEnd"/>
      <w:r w:rsidR="00327870" w:rsidRPr="00D87246">
        <w:rPr>
          <w:rFonts w:ascii="Times New Roman" w:hAnsi="Times New Roman" w:cs="Times New Roman"/>
          <w:sz w:val="24"/>
          <w:szCs w:val="24"/>
        </w:rPr>
        <w:t xml:space="preserve"> was calculated as </w:t>
      </w:r>
      <w:r w:rsidR="00327870" w:rsidRPr="00D87246">
        <w:rPr>
          <w:rFonts w:ascii="Times New Roman" w:hAnsi="Times New Roman" w:cs="Times New Roman"/>
          <w:i/>
          <w:iCs/>
          <w:sz w:val="24"/>
          <w:szCs w:val="24"/>
        </w:rPr>
        <w:t>W</w:t>
      </w:r>
      <w:r w:rsidR="00327870" w:rsidRPr="00D87246">
        <w:rPr>
          <w:rFonts w:ascii="Times New Roman" w:hAnsi="Times New Roman" w:cs="Times New Roman"/>
          <w:sz w:val="24"/>
          <w:szCs w:val="24"/>
        </w:rPr>
        <w:t xml:space="preserve"> = 0.0005</w:t>
      </w:r>
      <w:r w:rsidR="00AF3C7B" w:rsidRPr="00D87246">
        <w:rPr>
          <w:rFonts w:ascii="Times New Roman" w:hAnsi="Times New Roman" w:cs="Times New Roman"/>
          <w:sz w:val="24"/>
          <w:szCs w:val="24"/>
        </w:rPr>
        <w:t xml:space="preserve"> </w:t>
      </w:r>
      <w:r w:rsidR="00327870" w:rsidRPr="00D87246">
        <w:rPr>
          <w:rFonts w:ascii="Times New Roman" w:hAnsi="Times New Roman" w:cs="Times New Roman"/>
          <w:sz w:val="24"/>
          <w:szCs w:val="24"/>
        </w:rPr>
        <w:t>x</w:t>
      </w:r>
      <w:r w:rsidR="00AF3C7B" w:rsidRPr="00D87246">
        <w:rPr>
          <w:rFonts w:ascii="Times New Roman" w:hAnsi="Times New Roman" w:cs="Times New Roman"/>
          <w:sz w:val="24"/>
          <w:szCs w:val="24"/>
        </w:rPr>
        <w:t xml:space="preserve"> </w:t>
      </w:r>
      <w:r w:rsidR="00327870" w:rsidRPr="00D87246">
        <w:rPr>
          <w:rFonts w:ascii="Times New Roman" w:hAnsi="Times New Roman" w:cs="Times New Roman"/>
          <w:i/>
          <w:iCs/>
          <w:sz w:val="24"/>
          <w:szCs w:val="24"/>
        </w:rPr>
        <w:t>L</w:t>
      </w:r>
      <w:r w:rsidR="00327870" w:rsidRPr="00D87246">
        <w:rPr>
          <w:rFonts w:ascii="Times New Roman" w:hAnsi="Times New Roman" w:cs="Times New Roman"/>
          <w:sz w:val="24"/>
          <w:szCs w:val="24"/>
          <w:vertAlign w:val="superscript"/>
        </w:rPr>
        <w:t>3.0277</w:t>
      </w:r>
      <w:r w:rsidR="00327870" w:rsidRPr="00D87246">
        <w:rPr>
          <w:rFonts w:ascii="Times New Roman" w:hAnsi="Times New Roman" w:cs="Times New Roman"/>
          <w:sz w:val="24"/>
          <w:szCs w:val="24"/>
        </w:rPr>
        <w:t xml:space="preserve"> (</w:t>
      </w:r>
      <w:r w:rsidR="00327870" w:rsidRPr="00D87246">
        <w:rPr>
          <w:rFonts w:ascii="Times New Roman" w:hAnsi="Times New Roman" w:cs="Times New Roman"/>
          <w:i/>
          <w:iCs/>
          <w:sz w:val="24"/>
          <w:szCs w:val="24"/>
        </w:rPr>
        <w:t>R</w:t>
      </w:r>
      <w:r w:rsidR="00327870" w:rsidRPr="00D87246">
        <w:rPr>
          <w:rFonts w:ascii="Times New Roman" w:hAnsi="Times New Roman" w:cs="Times New Roman"/>
          <w:i/>
          <w:iCs/>
          <w:sz w:val="24"/>
          <w:szCs w:val="24"/>
          <w:vertAlign w:val="superscript"/>
        </w:rPr>
        <w:t>2</w:t>
      </w:r>
      <w:r w:rsidR="00327870" w:rsidRPr="00D87246">
        <w:rPr>
          <w:rFonts w:ascii="Times New Roman" w:hAnsi="Times New Roman" w:cs="Times New Roman"/>
          <w:i/>
          <w:iCs/>
          <w:sz w:val="24"/>
          <w:szCs w:val="24"/>
        </w:rPr>
        <w:t xml:space="preserve"> </w:t>
      </w:r>
      <w:r w:rsidR="00327870" w:rsidRPr="00D87246">
        <w:rPr>
          <w:rFonts w:ascii="Times New Roman" w:hAnsi="Times New Roman" w:cs="Times New Roman"/>
          <w:sz w:val="24"/>
          <w:szCs w:val="24"/>
        </w:rPr>
        <w:t xml:space="preserve">= 0.9303) for all samples except for embryos (Table 1, Figure </w:t>
      </w:r>
      <w:r w:rsidR="00BD07AD" w:rsidRPr="00D87246">
        <w:rPr>
          <w:rFonts w:ascii="Times New Roman" w:hAnsi="Times New Roman" w:cs="Times New Roman"/>
          <w:sz w:val="24"/>
          <w:szCs w:val="24"/>
        </w:rPr>
        <w:t>5</w:t>
      </w:r>
      <w:r w:rsidR="00327870" w:rsidRPr="00D87246">
        <w:rPr>
          <w:rFonts w:ascii="Times New Roman" w:hAnsi="Times New Roman" w:cs="Times New Roman"/>
          <w:sz w:val="24"/>
          <w:szCs w:val="24"/>
        </w:rPr>
        <w:t xml:space="preserve">). The </w:t>
      </w:r>
      <w:del w:id="135" w:author="user" w:date="2024-08-20T19:46:00Z" w16du:dateUtc="2024-08-20T16:46:00Z">
        <w:r w:rsidR="00327870" w:rsidRPr="00D87246" w:rsidDel="008B607E">
          <w:rPr>
            <w:rFonts w:ascii="Times New Roman" w:hAnsi="Times New Roman" w:cs="Times New Roman"/>
            <w:sz w:val="24"/>
            <w:szCs w:val="24"/>
          </w:rPr>
          <w:delText>"</w:delText>
        </w:r>
      </w:del>
      <w:ins w:id="136" w:author="user" w:date="2024-08-20T19:46:00Z" w16du:dateUtc="2024-08-20T16:46:00Z">
        <w:r w:rsidR="008B607E">
          <w:rPr>
            <w:rFonts w:ascii="Times New Roman" w:hAnsi="Times New Roman" w:cs="Times New Roman"/>
            <w:sz w:val="24"/>
            <w:szCs w:val="24"/>
          </w:rPr>
          <w:t>“</w:t>
        </w:r>
      </w:ins>
      <w:r w:rsidR="00327870" w:rsidRPr="00D87246">
        <w:rPr>
          <w:rFonts w:ascii="Times New Roman" w:hAnsi="Times New Roman" w:cs="Times New Roman"/>
          <w:i/>
          <w:iCs/>
          <w:sz w:val="24"/>
          <w:szCs w:val="24"/>
        </w:rPr>
        <w:t>b</w:t>
      </w:r>
      <w:del w:id="137" w:author="user" w:date="2024-08-20T19:46:00Z" w16du:dateUtc="2024-08-20T16:46:00Z">
        <w:r w:rsidR="00327870" w:rsidRPr="00D87246" w:rsidDel="008B607E">
          <w:rPr>
            <w:rFonts w:ascii="Times New Roman" w:hAnsi="Times New Roman" w:cs="Times New Roman"/>
            <w:sz w:val="24"/>
            <w:szCs w:val="24"/>
          </w:rPr>
          <w:delText xml:space="preserve">" </w:delText>
        </w:r>
      </w:del>
      <w:ins w:id="138" w:author="user" w:date="2024-08-20T19:46:00Z" w16du:dateUtc="2024-08-20T16:46:00Z">
        <w:r w:rsidR="008B607E">
          <w:rPr>
            <w:rFonts w:ascii="Times New Roman" w:hAnsi="Times New Roman" w:cs="Times New Roman"/>
            <w:sz w:val="24"/>
            <w:szCs w:val="24"/>
          </w:rPr>
          <w:t>”</w:t>
        </w:r>
        <w:r w:rsidR="008B607E" w:rsidRPr="00D87246">
          <w:rPr>
            <w:rFonts w:ascii="Times New Roman" w:hAnsi="Times New Roman" w:cs="Times New Roman"/>
            <w:sz w:val="24"/>
            <w:szCs w:val="24"/>
          </w:rPr>
          <w:t xml:space="preserve"> </w:t>
        </w:r>
      </w:ins>
      <w:r w:rsidR="00327870" w:rsidRPr="00D87246">
        <w:rPr>
          <w:rFonts w:ascii="Times New Roman" w:hAnsi="Times New Roman" w:cs="Times New Roman"/>
          <w:sz w:val="24"/>
          <w:szCs w:val="24"/>
        </w:rPr>
        <w:t xml:space="preserve">value, which using least-squares regression, </w:t>
      </w:r>
      <w:del w:id="139" w:author="user" w:date="2024-08-20T19:56:00Z" w16du:dateUtc="2024-08-20T16:56:00Z">
        <w:r w:rsidR="00965B35" w:rsidRPr="00D87246" w:rsidDel="00B44483">
          <w:rPr>
            <w:rFonts w:ascii="Times New Roman" w:hAnsi="Times New Roman" w:cs="Times New Roman"/>
            <w:sz w:val="24"/>
            <w:szCs w:val="24"/>
          </w:rPr>
          <w:delText xml:space="preserve">is </w:delText>
        </w:r>
      </w:del>
      <w:ins w:id="140" w:author="user" w:date="2024-08-20T19:56:00Z" w16du:dateUtc="2024-08-20T16:56:00Z">
        <w:r w:rsidR="00B44483">
          <w:rPr>
            <w:rFonts w:ascii="Times New Roman" w:hAnsi="Times New Roman" w:cs="Times New Roman"/>
            <w:sz w:val="24"/>
            <w:szCs w:val="24"/>
          </w:rPr>
          <w:t>wa</w:t>
        </w:r>
        <w:r w:rsidR="00B44483" w:rsidRPr="00D87246">
          <w:rPr>
            <w:rFonts w:ascii="Times New Roman" w:hAnsi="Times New Roman" w:cs="Times New Roman"/>
            <w:sz w:val="24"/>
            <w:szCs w:val="24"/>
          </w:rPr>
          <w:t xml:space="preserve">s </w:t>
        </w:r>
      </w:ins>
      <w:r w:rsidR="00327870" w:rsidRPr="00D87246">
        <w:rPr>
          <w:rFonts w:ascii="Times New Roman" w:hAnsi="Times New Roman" w:cs="Times New Roman"/>
          <w:sz w:val="24"/>
          <w:szCs w:val="24"/>
        </w:rPr>
        <w:t xml:space="preserve">higher than </w:t>
      </w:r>
      <w:del w:id="141" w:author="user" w:date="2024-08-20T19:46:00Z" w16du:dateUtc="2024-08-20T16:46:00Z">
        <w:r w:rsidR="00327870" w:rsidRPr="00D87246" w:rsidDel="008B607E">
          <w:rPr>
            <w:rFonts w:ascii="Times New Roman" w:hAnsi="Times New Roman" w:cs="Times New Roman"/>
            <w:sz w:val="24"/>
            <w:szCs w:val="24"/>
          </w:rPr>
          <w:delText>"</w:delText>
        </w:r>
      </w:del>
      <w:ins w:id="142" w:author="user" w:date="2024-08-20T19:46:00Z" w16du:dateUtc="2024-08-20T16:46:00Z">
        <w:r w:rsidR="008B607E">
          <w:rPr>
            <w:rFonts w:ascii="Times New Roman" w:hAnsi="Times New Roman" w:cs="Times New Roman"/>
            <w:sz w:val="24"/>
            <w:szCs w:val="24"/>
          </w:rPr>
          <w:t>“</w:t>
        </w:r>
      </w:ins>
      <w:r w:rsidR="00327870" w:rsidRPr="00D87246">
        <w:rPr>
          <w:rFonts w:ascii="Times New Roman" w:hAnsi="Times New Roman" w:cs="Times New Roman"/>
          <w:sz w:val="24"/>
          <w:szCs w:val="24"/>
        </w:rPr>
        <w:t>3</w:t>
      </w:r>
      <w:del w:id="143" w:author="user" w:date="2024-08-20T19:46:00Z" w16du:dateUtc="2024-08-20T16:46:00Z">
        <w:r w:rsidR="00327870" w:rsidRPr="00D87246" w:rsidDel="008B607E">
          <w:rPr>
            <w:rFonts w:ascii="Times New Roman" w:hAnsi="Times New Roman" w:cs="Times New Roman"/>
            <w:sz w:val="24"/>
            <w:szCs w:val="24"/>
          </w:rPr>
          <w:delText xml:space="preserve">" </w:delText>
        </w:r>
      </w:del>
      <w:ins w:id="144" w:author="user" w:date="2024-08-20T19:46:00Z" w16du:dateUtc="2024-08-20T16:46:00Z">
        <w:r w:rsidR="008B607E">
          <w:rPr>
            <w:rFonts w:ascii="Times New Roman" w:hAnsi="Times New Roman" w:cs="Times New Roman"/>
            <w:sz w:val="24"/>
            <w:szCs w:val="24"/>
          </w:rPr>
          <w:t>”</w:t>
        </w:r>
        <w:r w:rsidR="008B607E" w:rsidRPr="00D87246">
          <w:rPr>
            <w:rFonts w:ascii="Times New Roman" w:hAnsi="Times New Roman" w:cs="Times New Roman"/>
            <w:sz w:val="24"/>
            <w:szCs w:val="24"/>
          </w:rPr>
          <w:t xml:space="preserve"> </w:t>
        </w:r>
      </w:ins>
      <w:r w:rsidR="00327870" w:rsidRPr="00D87246">
        <w:rPr>
          <w:rFonts w:ascii="Times New Roman" w:hAnsi="Times New Roman" w:cs="Times New Roman"/>
          <w:sz w:val="24"/>
          <w:szCs w:val="24"/>
        </w:rPr>
        <w:t xml:space="preserve">for all individuals indicates that this species </w:t>
      </w:r>
      <w:del w:id="145" w:author="user" w:date="2024-08-20T19:57:00Z" w16du:dateUtc="2024-08-20T16:57:00Z">
        <w:r w:rsidR="00327870" w:rsidRPr="00D87246" w:rsidDel="00317CC3">
          <w:rPr>
            <w:rFonts w:ascii="Times New Roman" w:hAnsi="Times New Roman" w:cs="Times New Roman"/>
            <w:sz w:val="24"/>
            <w:szCs w:val="24"/>
          </w:rPr>
          <w:delText xml:space="preserve">exhibits </w:delText>
        </w:r>
      </w:del>
      <w:ins w:id="146" w:author="user" w:date="2024-08-20T19:57:00Z" w16du:dateUtc="2024-08-20T16:57:00Z">
        <w:r w:rsidR="00317CC3" w:rsidRPr="00D87246">
          <w:rPr>
            <w:rFonts w:ascii="Times New Roman" w:hAnsi="Times New Roman" w:cs="Times New Roman"/>
            <w:sz w:val="24"/>
            <w:szCs w:val="24"/>
          </w:rPr>
          <w:t>exhibit</w:t>
        </w:r>
        <w:r w:rsidR="00317CC3">
          <w:rPr>
            <w:rFonts w:ascii="Times New Roman" w:hAnsi="Times New Roman" w:cs="Times New Roman"/>
            <w:sz w:val="24"/>
            <w:szCs w:val="24"/>
          </w:rPr>
          <w:t>ed</w:t>
        </w:r>
        <w:r w:rsidR="00317CC3" w:rsidRPr="00D87246">
          <w:rPr>
            <w:rFonts w:ascii="Times New Roman" w:hAnsi="Times New Roman" w:cs="Times New Roman"/>
            <w:sz w:val="24"/>
            <w:szCs w:val="24"/>
          </w:rPr>
          <w:t xml:space="preserve"> </w:t>
        </w:r>
      </w:ins>
      <w:r w:rsidR="00327870" w:rsidRPr="00D87246">
        <w:rPr>
          <w:rFonts w:ascii="Times New Roman" w:hAnsi="Times New Roman" w:cs="Times New Roman"/>
          <w:sz w:val="24"/>
          <w:szCs w:val="24"/>
        </w:rPr>
        <w:t>positive allometric growth</w:t>
      </w:r>
      <w:ins w:id="147" w:author="user" w:date="2024-08-20T19:53:00Z" w16du:dateUtc="2024-08-20T16:53:00Z">
        <w:r w:rsidR="00B7791A">
          <w:rPr>
            <w:rFonts w:ascii="Times New Roman" w:hAnsi="Times New Roman" w:cs="Times New Roman"/>
            <w:sz w:val="24"/>
            <w:szCs w:val="24"/>
          </w:rPr>
          <w:t xml:space="preserve"> </w:t>
        </w:r>
        <w:r w:rsidR="00B7791A" w:rsidRPr="00B7791A">
          <w:rPr>
            <w:rFonts w:ascii="Times New Roman" w:hAnsi="Times New Roman" w:cs="Times New Roman"/>
            <w:sz w:val="24"/>
            <w:szCs w:val="24"/>
          </w:rPr>
          <w:t>and was found to be statistically significant</w:t>
        </w:r>
        <w:r w:rsidR="00B7791A">
          <w:rPr>
            <w:rFonts w:ascii="Times New Roman" w:hAnsi="Times New Roman" w:cs="Times New Roman"/>
            <w:sz w:val="24"/>
            <w:szCs w:val="24"/>
          </w:rPr>
          <w:t xml:space="preserve"> </w:t>
        </w:r>
      </w:ins>
      <w:ins w:id="148" w:author="user" w:date="2024-08-20T19:53:00Z">
        <w:r w:rsidR="00B7791A" w:rsidRPr="00B7791A">
          <w:rPr>
            <w:rFonts w:ascii="Times New Roman" w:hAnsi="Times New Roman" w:cs="Times New Roman"/>
            <w:sz w:val="24"/>
            <w:szCs w:val="24"/>
          </w:rPr>
          <w:t>(</w:t>
        </w:r>
        <w:r w:rsidR="00B7791A" w:rsidRPr="00B7791A">
          <w:rPr>
            <w:rFonts w:ascii="Times New Roman" w:hAnsi="Times New Roman" w:cs="Times New Roman"/>
            <w:i/>
            <w:iCs/>
            <w:sz w:val="24"/>
            <w:szCs w:val="24"/>
          </w:rPr>
          <w:t>P</w:t>
        </w:r>
        <w:r w:rsidR="00B7791A" w:rsidRPr="00B7791A">
          <w:rPr>
            <w:rFonts w:ascii="Times New Roman" w:hAnsi="Times New Roman" w:cs="Times New Roman"/>
            <w:sz w:val="24"/>
            <w:szCs w:val="24"/>
          </w:rPr>
          <w:t xml:space="preserve"> &lt; 0.05</w:t>
        </w:r>
      </w:ins>
      <w:ins w:id="149" w:author="user" w:date="2024-08-20T19:53:00Z" w16du:dateUtc="2024-08-20T16:53:00Z">
        <w:r w:rsidR="00B7791A">
          <w:rPr>
            <w:rFonts w:ascii="Times New Roman" w:hAnsi="Times New Roman" w:cs="Times New Roman"/>
            <w:sz w:val="24"/>
            <w:szCs w:val="24"/>
          </w:rPr>
          <w:t xml:space="preserve">; </w:t>
        </w:r>
      </w:ins>
      <w:proofErr w:type="spellStart"/>
      <w:ins w:id="150" w:author="user" w:date="2024-08-20T19:53:00Z">
        <w:r w:rsidR="00B7791A" w:rsidRPr="00B7791A">
          <w:rPr>
            <w:rFonts w:ascii="Times New Roman" w:hAnsi="Times New Roman" w:cs="Times New Roman"/>
            <w:i/>
            <w:iCs/>
            <w:sz w:val="24"/>
            <w:szCs w:val="24"/>
          </w:rPr>
          <w:t>t</w:t>
        </w:r>
      </w:ins>
      <w:ins w:id="151" w:author="user" w:date="2024-08-20T19:53:00Z" w16du:dateUtc="2024-08-20T16:53:00Z">
        <w:r w:rsidR="00C25FBB" w:rsidRPr="00C25FBB">
          <w:rPr>
            <w:rFonts w:ascii="Times New Roman" w:hAnsi="Times New Roman" w:cs="Times New Roman"/>
            <w:i/>
            <w:iCs/>
            <w:sz w:val="24"/>
            <w:szCs w:val="24"/>
            <w:vertAlign w:val="subscript"/>
            <w:rPrChange w:id="152" w:author="user" w:date="2024-08-20T19:54:00Z" w16du:dateUtc="2024-08-20T16:54:00Z">
              <w:rPr>
                <w:rFonts w:ascii="Times New Roman" w:hAnsi="Times New Roman" w:cs="Times New Roman"/>
                <w:i/>
                <w:iCs/>
                <w:sz w:val="24"/>
                <w:szCs w:val="24"/>
              </w:rPr>
            </w:rPrChange>
          </w:rPr>
          <w:t>test</w:t>
        </w:r>
      </w:ins>
      <w:proofErr w:type="spellEnd"/>
      <w:ins w:id="153" w:author="user" w:date="2024-08-20T19:53:00Z">
        <w:r w:rsidR="00B7791A" w:rsidRPr="00B7791A">
          <w:rPr>
            <w:rFonts w:ascii="Times New Roman" w:hAnsi="Times New Roman" w:cs="Times New Roman"/>
            <w:sz w:val="24"/>
            <w:szCs w:val="24"/>
          </w:rPr>
          <w:t xml:space="preserve"> &gt; </w:t>
        </w:r>
        <w:r w:rsidR="00B7791A" w:rsidRPr="00B7791A">
          <w:rPr>
            <w:rFonts w:ascii="Times New Roman" w:hAnsi="Times New Roman" w:cs="Times New Roman"/>
            <w:i/>
            <w:iCs/>
            <w:sz w:val="24"/>
            <w:szCs w:val="24"/>
          </w:rPr>
          <w:t>t</w:t>
        </w:r>
        <w:r w:rsidR="00B7791A" w:rsidRPr="00B7791A">
          <w:rPr>
            <w:rFonts w:ascii="Times New Roman" w:hAnsi="Times New Roman" w:cs="Times New Roman"/>
            <w:sz w:val="24"/>
            <w:szCs w:val="24"/>
            <w:vertAlign w:val="subscript"/>
          </w:rPr>
          <w:t>0.05,N</w:t>
        </w:r>
      </w:ins>
      <w:ins w:id="154" w:author="user" w:date="2024-08-20T19:55:00Z" w16du:dateUtc="2024-08-20T16:55:00Z">
        <w:r w:rsidR="00C25FBB">
          <w:rPr>
            <w:rFonts w:ascii="Times New Roman" w:hAnsi="Times New Roman" w:cs="Times New Roman"/>
            <w:sz w:val="24"/>
            <w:szCs w:val="24"/>
            <w:vertAlign w:val="subscript"/>
          </w:rPr>
          <w:t>=47</w:t>
        </w:r>
      </w:ins>
      <w:ins w:id="155" w:author="user" w:date="2024-08-20T19:53:00Z">
        <w:r w:rsidR="00B7791A" w:rsidRPr="00B7791A">
          <w:rPr>
            <w:rFonts w:ascii="Times New Roman" w:hAnsi="Times New Roman" w:cs="Times New Roman"/>
            <w:sz w:val="24"/>
            <w:szCs w:val="24"/>
          </w:rPr>
          <w:t xml:space="preserve"> = 1.6</w:t>
        </w:r>
      </w:ins>
      <w:ins w:id="156" w:author="user" w:date="2024-08-20T19:55:00Z" w16du:dateUtc="2024-08-20T16:55:00Z">
        <w:r w:rsidR="00B44483">
          <w:rPr>
            <w:rFonts w:ascii="Times New Roman" w:hAnsi="Times New Roman" w:cs="Times New Roman"/>
            <w:sz w:val="24"/>
            <w:szCs w:val="24"/>
          </w:rPr>
          <w:t>7</w:t>
        </w:r>
      </w:ins>
      <w:ins w:id="157" w:author="user" w:date="2024-08-20T19:56:00Z" w16du:dateUtc="2024-08-20T16:56:00Z">
        <w:r w:rsidR="00B44483">
          <w:rPr>
            <w:rFonts w:ascii="Times New Roman" w:hAnsi="Times New Roman" w:cs="Times New Roman"/>
            <w:sz w:val="24"/>
            <w:szCs w:val="24"/>
          </w:rPr>
          <w:t>).</w:t>
        </w:r>
      </w:ins>
      <w:del w:id="158" w:author="user" w:date="2024-08-20T19:53:00Z" w16du:dateUtc="2024-08-20T16:53:00Z">
        <w:r w:rsidR="00327870" w:rsidRPr="00D87246" w:rsidDel="00B7791A">
          <w:rPr>
            <w:rFonts w:ascii="Times New Roman" w:hAnsi="Times New Roman" w:cs="Times New Roman"/>
            <w:sz w:val="24"/>
            <w:szCs w:val="24"/>
          </w:rPr>
          <w:delText>.</w:delText>
        </w:r>
      </w:del>
    </w:p>
    <w:p w14:paraId="0C4A80C9" w14:textId="0736085C" w:rsidR="00327870" w:rsidRPr="00D87246" w:rsidRDefault="00F446B2" w:rsidP="000F17FA">
      <w:pPr>
        <w:spacing w:line="276" w:lineRule="auto"/>
        <w:jc w:val="center"/>
        <w:rPr>
          <w:rFonts w:ascii="Times New Roman" w:hAnsi="Times New Roman" w:cs="Times New Roman"/>
          <w:sz w:val="24"/>
          <w:szCs w:val="24"/>
        </w:rPr>
      </w:pPr>
      <w:commentRangeStart w:id="159"/>
      <w:r w:rsidRPr="00D87246">
        <w:rPr>
          <w:rFonts w:ascii="Times New Roman" w:hAnsi="Times New Roman" w:cs="Times New Roman"/>
          <w:noProof/>
          <w:sz w:val="24"/>
          <w:szCs w:val="24"/>
        </w:rPr>
        <w:drawing>
          <wp:inline distT="0" distB="0" distL="0" distR="0" wp14:anchorId="7C8C456B" wp14:editId="0584EE30">
            <wp:extent cx="5438633" cy="3056890"/>
            <wp:effectExtent l="0" t="0" r="0" b="0"/>
            <wp:docPr id="16463025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351" t="1716" r="726" b="2208"/>
                    <a:stretch/>
                  </pic:blipFill>
                  <pic:spPr bwMode="auto">
                    <a:xfrm>
                      <a:off x="0" y="0"/>
                      <a:ext cx="5450066" cy="3063316"/>
                    </a:xfrm>
                    <a:prstGeom prst="rect">
                      <a:avLst/>
                    </a:prstGeom>
                    <a:noFill/>
                    <a:ln>
                      <a:noFill/>
                    </a:ln>
                    <a:extLst>
                      <a:ext uri="{53640926-AAD7-44D8-BBD7-CCE9431645EC}">
                        <a14:shadowObscured xmlns:a14="http://schemas.microsoft.com/office/drawing/2010/main"/>
                      </a:ext>
                    </a:extLst>
                  </pic:spPr>
                </pic:pic>
              </a:graphicData>
            </a:graphic>
          </wp:inline>
        </w:drawing>
      </w:r>
      <w:commentRangeEnd w:id="159"/>
      <w:r w:rsidR="00472ED8" w:rsidRPr="00D87246">
        <w:rPr>
          <w:rStyle w:val="AklamaBavurusu"/>
        </w:rPr>
        <w:commentReference w:id="159"/>
      </w:r>
    </w:p>
    <w:p w14:paraId="25D8E124" w14:textId="1A9E57FD" w:rsidR="00327870" w:rsidRPr="00D87246" w:rsidRDefault="00327870" w:rsidP="000F17FA">
      <w:pPr>
        <w:spacing w:line="276" w:lineRule="auto"/>
        <w:jc w:val="both"/>
        <w:rPr>
          <w:rFonts w:ascii="Times New Roman" w:hAnsi="Times New Roman" w:cs="Times New Roman"/>
          <w:color w:val="FF0000"/>
          <w:sz w:val="24"/>
          <w:szCs w:val="24"/>
        </w:rPr>
      </w:pPr>
      <w:r w:rsidRPr="00D87246">
        <w:rPr>
          <w:rFonts w:ascii="Times New Roman" w:hAnsi="Times New Roman" w:cs="Times New Roman"/>
          <w:sz w:val="24"/>
          <w:szCs w:val="24"/>
        </w:rPr>
        <w:t xml:space="preserve">Figure </w:t>
      </w:r>
      <w:r w:rsidR="00BD07AD" w:rsidRPr="00D87246">
        <w:rPr>
          <w:rFonts w:ascii="Times New Roman" w:hAnsi="Times New Roman" w:cs="Times New Roman"/>
          <w:sz w:val="24"/>
          <w:szCs w:val="24"/>
        </w:rPr>
        <w:t>5</w:t>
      </w:r>
      <w:r w:rsidRPr="00D87246">
        <w:rPr>
          <w:rFonts w:ascii="Times New Roman" w:hAnsi="Times New Roman" w:cs="Times New Roman"/>
          <w:sz w:val="24"/>
          <w:szCs w:val="24"/>
        </w:rPr>
        <w:t xml:space="preserve">. </w:t>
      </w:r>
      <w:r w:rsidR="00C81AC3" w:rsidRPr="00D87246">
        <w:rPr>
          <w:rFonts w:ascii="Times New Roman" w:hAnsi="Times New Roman" w:cs="Times New Roman"/>
          <w:sz w:val="24"/>
          <w:szCs w:val="24"/>
        </w:rPr>
        <w:t xml:space="preserve">Length-weight relationships of </w:t>
      </w:r>
      <w:ins w:id="160" w:author="user" w:date="2024-08-18T17:39:00Z" w16du:dateUtc="2024-08-18T14:39:00Z">
        <w:r w:rsidR="00362BBB" w:rsidRPr="00D87246">
          <w:rPr>
            <w:rFonts w:ascii="Times New Roman" w:hAnsi="Times New Roman" w:cs="Times New Roman"/>
            <w:i/>
            <w:iCs/>
            <w:sz w:val="24"/>
            <w:szCs w:val="24"/>
          </w:rPr>
          <w:t>Squalus</w:t>
        </w:r>
        <w:r w:rsidR="00362BBB" w:rsidRPr="00D87246" w:rsidDel="00362BBB">
          <w:rPr>
            <w:rFonts w:ascii="Times New Roman" w:hAnsi="Times New Roman" w:cs="Times New Roman"/>
            <w:i/>
            <w:iCs/>
            <w:sz w:val="24"/>
            <w:szCs w:val="24"/>
          </w:rPr>
          <w:t xml:space="preserve"> </w:t>
        </w:r>
      </w:ins>
      <w:del w:id="161" w:author="user" w:date="2024-08-18T17:39:00Z" w16du:dateUtc="2024-08-18T14:39:00Z">
        <w:r w:rsidR="00C81AC3" w:rsidRPr="00D87246" w:rsidDel="00362BBB">
          <w:rPr>
            <w:rFonts w:ascii="Times New Roman" w:hAnsi="Times New Roman" w:cs="Times New Roman"/>
            <w:i/>
            <w:iCs/>
            <w:sz w:val="24"/>
            <w:szCs w:val="24"/>
          </w:rPr>
          <w:delText>S.</w:delText>
        </w:r>
        <w:r w:rsidR="00C81AC3" w:rsidRPr="00D87246" w:rsidDel="00362BBB">
          <w:rPr>
            <w:rFonts w:ascii="Times New Roman" w:hAnsi="Times New Roman" w:cs="Times New Roman"/>
            <w:sz w:val="24"/>
            <w:szCs w:val="24"/>
          </w:rPr>
          <w:delText xml:space="preserve"> </w:delText>
        </w:r>
      </w:del>
      <w:proofErr w:type="spellStart"/>
      <w:r w:rsidR="00C81AC3" w:rsidRPr="00D87246">
        <w:rPr>
          <w:rFonts w:ascii="Times New Roman" w:hAnsi="Times New Roman" w:cs="Times New Roman"/>
          <w:i/>
          <w:iCs/>
          <w:sz w:val="24"/>
          <w:szCs w:val="24"/>
        </w:rPr>
        <w:t>blainville</w:t>
      </w:r>
      <w:proofErr w:type="spellEnd"/>
      <w:r w:rsidR="00C81AC3" w:rsidRPr="00D87246">
        <w:rPr>
          <w:rFonts w:ascii="Times New Roman" w:hAnsi="Times New Roman" w:cs="Times New Roman"/>
          <w:sz w:val="24"/>
          <w:szCs w:val="24"/>
        </w:rPr>
        <w:t xml:space="preserve"> specimens.</w:t>
      </w:r>
    </w:p>
    <w:p w14:paraId="0220D503" w14:textId="350B4C8A" w:rsidR="00B038D0" w:rsidRPr="00D87246" w:rsidRDefault="00B038D0" w:rsidP="000F17FA">
      <w:pPr>
        <w:spacing w:after="0" w:line="276" w:lineRule="auto"/>
        <w:jc w:val="both"/>
        <w:rPr>
          <w:rFonts w:ascii="Times New Roman" w:hAnsi="Times New Roman" w:cs="Times New Roman"/>
          <w:b/>
          <w:bCs/>
          <w:sz w:val="24"/>
          <w:szCs w:val="24"/>
        </w:rPr>
      </w:pPr>
      <w:r w:rsidRPr="00D87246">
        <w:rPr>
          <w:rFonts w:ascii="Times New Roman" w:hAnsi="Times New Roman" w:cs="Times New Roman"/>
          <w:b/>
          <w:bCs/>
          <w:sz w:val="24"/>
          <w:szCs w:val="24"/>
        </w:rPr>
        <w:t>Discussion</w:t>
      </w:r>
    </w:p>
    <w:p w14:paraId="5EEC37D6" w14:textId="08F0D042" w:rsidR="00A332F0" w:rsidRPr="00D87246" w:rsidRDefault="00A332F0"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Scientific data for chondrichthyans related to life parameters, particularly for the Mediterranean area, are available only for a few common species (Fowler et al., 2005). In Turkey, limited research has been conducted on sharks, with a significant portion focusing on distribution and bycatch data only (</w:t>
      </w:r>
      <w:proofErr w:type="spellStart"/>
      <w:del w:id="162" w:author="user" w:date="2024-08-18T17:37:00Z" w16du:dateUtc="2024-08-18T14:37:00Z">
        <w:r w:rsidRPr="00D87246" w:rsidDel="00C80B85">
          <w:rPr>
            <w:rFonts w:ascii="Times New Roman" w:hAnsi="Times New Roman" w:cs="Times New Roman"/>
            <w:sz w:val="24"/>
            <w:szCs w:val="24"/>
          </w:rPr>
          <w:delText>Ya</w:delText>
        </w:r>
        <w:r w:rsidR="00472ED8" w:rsidRPr="00D87246" w:rsidDel="00C80B85">
          <w:rPr>
            <w:rFonts w:ascii="Times New Roman" w:hAnsi="Times New Roman" w:cs="Times New Roman"/>
            <w:sz w:val="24"/>
            <w:szCs w:val="24"/>
          </w:rPr>
          <w:delText>ğ</w:delText>
        </w:r>
        <w:r w:rsidRPr="00D87246" w:rsidDel="00C80B85">
          <w:rPr>
            <w:rFonts w:ascii="Times New Roman" w:hAnsi="Times New Roman" w:cs="Times New Roman"/>
            <w:sz w:val="24"/>
            <w:szCs w:val="24"/>
          </w:rPr>
          <w:delText xml:space="preserve">lıoglu </w:delText>
        </w:r>
      </w:del>
      <w:ins w:id="163" w:author="user" w:date="2024-08-18T17:37:00Z" w16du:dateUtc="2024-08-18T14:37:00Z">
        <w:r w:rsidR="00C80B85" w:rsidRPr="00D87246">
          <w:rPr>
            <w:rFonts w:ascii="Times New Roman" w:hAnsi="Times New Roman" w:cs="Times New Roman"/>
            <w:sz w:val="24"/>
            <w:szCs w:val="24"/>
          </w:rPr>
          <w:t>Yağlıoglu</w:t>
        </w:r>
        <w:proofErr w:type="spellEnd"/>
        <w:r w:rsidR="00C80B85" w:rsidRPr="00D87246">
          <w:rPr>
            <w:rFonts w:ascii="Times New Roman" w:hAnsi="Times New Roman" w:cs="Times New Roman"/>
            <w:sz w:val="24"/>
            <w:szCs w:val="24"/>
          </w:rPr>
          <w:t xml:space="preserve"> </w:t>
        </w:r>
      </w:ins>
      <w:r w:rsidRPr="00D87246">
        <w:rPr>
          <w:rFonts w:ascii="Times New Roman" w:hAnsi="Times New Roman" w:cs="Times New Roman"/>
          <w:sz w:val="24"/>
          <w:szCs w:val="24"/>
        </w:rPr>
        <w:t xml:space="preserve">et al., 2015; </w:t>
      </w:r>
      <w:del w:id="164" w:author="user" w:date="2024-08-18T17:37:00Z" w16du:dateUtc="2024-08-18T14:37:00Z">
        <w:r w:rsidRPr="00D87246" w:rsidDel="00C80B85">
          <w:rPr>
            <w:rFonts w:ascii="Times New Roman" w:hAnsi="Times New Roman" w:cs="Times New Roman"/>
            <w:sz w:val="24"/>
            <w:szCs w:val="24"/>
          </w:rPr>
          <w:delText>Başusta</w:delText>
        </w:r>
        <w:r w:rsidR="0040626C" w:rsidRPr="00D87246" w:rsidDel="00C80B85">
          <w:rPr>
            <w:rFonts w:ascii="Times New Roman" w:hAnsi="Times New Roman" w:cs="Times New Roman"/>
            <w:sz w:val="24"/>
            <w:szCs w:val="24"/>
          </w:rPr>
          <w:delText xml:space="preserve"> </w:delText>
        </w:r>
      </w:del>
      <w:proofErr w:type="spellStart"/>
      <w:ins w:id="165" w:author="user" w:date="2024-08-18T17:37:00Z" w16du:dateUtc="2024-08-18T14:37:00Z">
        <w:r w:rsidR="00C80B85" w:rsidRPr="00D87246">
          <w:rPr>
            <w:rFonts w:ascii="Times New Roman" w:hAnsi="Times New Roman" w:cs="Times New Roman"/>
            <w:sz w:val="24"/>
            <w:szCs w:val="24"/>
          </w:rPr>
          <w:t>Başusta</w:t>
        </w:r>
        <w:proofErr w:type="spellEnd"/>
        <w:r w:rsidR="00C80B85" w:rsidRPr="00D87246">
          <w:rPr>
            <w:rFonts w:ascii="Times New Roman" w:hAnsi="Times New Roman" w:cs="Times New Roman"/>
            <w:sz w:val="24"/>
            <w:szCs w:val="24"/>
          </w:rPr>
          <w:t xml:space="preserve"> </w:t>
        </w:r>
      </w:ins>
      <w:r w:rsidR="0040626C" w:rsidRPr="00D87246">
        <w:rPr>
          <w:rFonts w:ascii="Times New Roman" w:hAnsi="Times New Roman" w:cs="Times New Roman"/>
          <w:sz w:val="24"/>
          <w:szCs w:val="24"/>
        </w:rPr>
        <w:t xml:space="preserve">et al., </w:t>
      </w:r>
      <w:r w:rsidRPr="00D87246">
        <w:rPr>
          <w:rFonts w:ascii="Times New Roman" w:hAnsi="Times New Roman" w:cs="Times New Roman"/>
          <w:sz w:val="24"/>
          <w:szCs w:val="24"/>
        </w:rPr>
        <w:t xml:space="preserve">2016; </w:t>
      </w:r>
      <w:proofErr w:type="spellStart"/>
      <w:r w:rsidRPr="00D87246">
        <w:rPr>
          <w:rFonts w:ascii="Times New Roman" w:hAnsi="Times New Roman" w:cs="Times New Roman"/>
          <w:sz w:val="24"/>
          <w:szCs w:val="24"/>
        </w:rPr>
        <w:t>Kabasakal</w:t>
      </w:r>
      <w:proofErr w:type="spellEnd"/>
      <w:r w:rsidRPr="00D87246">
        <w:rPr>
          <w:rFonts w:ascii="Times New Roman" w:hAnsi="Times New Roman" w:cs="Times New Roman"/>
          <w:sz w:val="24"/>
          <w:szCs w:val="24"/>
        </w:rPr>
        <w:t>, 2021a</w:t>
      </w:r>
      <w:del w:id="166" w:author="user" w:date="2024-08-18T17:38:00Z" w16du:dateUtc="2024-08-18T14:38:00Z">
        <w:r w:rsidRPr="00D87246" w:rsidDel="00C80B85">
          <w:rPr>
            <w:rFonts w:ascii="Times New Roman" w:hAnsi="Times New Roman" w:cs="Times New Roman"/>
            <w:sz w:val="24"/>
            <w:szCs w:val="24"/>
          </w:rPr>
          <w:delText>; 2021</w:delText>
        </w:r>
      </w:del>
      <w:ins w:id="167" w:author="user" w:date="2024-08-18T17:38:00Z" w16du:dateUtc="2024-08-18T14:38:00Z">
        <w:r w:rsidR="00C80B85" w:rsidRPr="00D87246">
          <w:rPr>
            <w:rFonts w:ascii="Times New Roman" w:hAnsi="Times New Roman" w:cs="Times New Roman"/>
            <w:sz w:val="24"/>
            <w:szCs w:val="24"/>
          </w:rPr>
          <w:t xml:space="preserve">, </w:t>
        </w:r>
      </w:ins>
      <w:r w:rsidRPr="00D87246">
        <w:rPr>
          <w:rFonts w:ascii="Times New Roman" w:hAnsi="Times New Roman" w:cs="Times New Roman"/>
          <w:sz w:val="24"/>
          <w:szCs w:val="24"/>
        </w:rPr>
        <w:t xml:space="preserve">b; Gül et al., </w:t>
      </w:r>
      <w:r w:rsidRPr="00D87246">
        <w:rPr>
          <w:rFonts w:ascii="Times New Roman" w:hAnsi="Times New Roman" w:cs="Times New Roman"/>
          <w:sz w:val="24"/>
          <w:szCs w:val="24"/>
        </w:rPr>
        <w:lastRenderedPageBreak/>
        <w:t xml:space="preserve">2022; </w:t>
      </w:r>
      <w:proofErr w:type="spellStart"/>
      <w:r w:rsidRPr="00D87246">
        <w:rPr>
          <w:rFonts w:ascii="Times New Roman" w:hAnsi="Times New Roman" w:cs="Times New Roman"/>
          <w:sz w:val="24"/>
          <w:szCs w:val="24"/>
        </w:rPr>
        <w:t>Kabasakal</w:t>
      </w:r>
      <w:proofErr w:type="spellEnd"/>
      <w:r w:rsidRPr="00D87246">
        <w:rPr>
          <w:rFonts w:ascii="Times New Roman" w:hAnsi="Times New Roman" w:cs="Times New Roman"/>
          <w:sz w:val="24"/>
          <w:szCs w:val="24"/>
        </w:rPr>
        <w:t xml:space="preserve"> et al., 2023).</w:t>
      </w:r>
      <w:r w:rsidR="00203EAC" w:rsidRPr="00D87246">
        <w:rPr>
          <w:rFonts w:ascii="Times New Roman" w:hAnsi="Times New Roman" w:cs="Times New Roman"/>
          <w:sz w:val="24"/>
          <w:szCs w:val="24"/>
        </w:rPr>
        <w:t xml:space="preserve"> </w:t>
      </w:r>
      <w:r w:rsidR="00A26839" w:rsidRPr="00D87246">
        <w:rPr>
          <w:rFonts w:ascii="Times New Roman" w:hAnsi="Times New Roman" w:cs="Times New Roman"/>
          <w:sz w:val="24"/>
          <w:szCs w:val="24"/>
        </w:rPr>
        <w:t xml:space="preserve">To date, studies on </w:t>
      </w:r>
      <w:r w:rsidR="00A26839" w:rsidRPr="00D87246">
        <w:rPr>
          <w:rFonts w:ascii="Times New Roman" w:hAnsi="Times New Roman" w:cs="Times New Roman"/>
          <w:i/>
          <w:iCs/>
          <w:sz w:val="24"/>
          <w:szCs w:val="24"/>
        </w:rPr>
        <w:t xml:space="preserve">S. </w:t>
      </w:r>
      <w:proofErr w:type="spellStart"/>
      <w:r w:rsidR="00A26839" w:rsidRPr="00D87246">
        <w:rPr>
          <w:rFonts w:ascii="Times New Roman" w:hAnsi="Times New Roman" w:cs="Times New Roman"/>
          <w:i/>
          <w:iCs/>
          <w:sz w:val="24"/>
          <w:szCs w:val="24"/>
        </w:rPr>
        <w:t>blainville</w:t>
      </w:r>
      <w:proofErr w:type="spellEnd"/>
      <w:r w:rsidR="00A26839" w:rsidRPr="00D87246">
        <w:rPr>
          <w:rFonts w:ascii="Times New Roman" w:hAnsi="Times New Roman" w:cs="Times New Roman"/>
          <w:sz w:val="24"/>
          <w:szCs w:val="24"/>
        </w:rPr>
        <w:t xml:space="preserve"> length-weight relationships in the Mediterranean Sea are given in Table 1.</w:t>
      </w:r>
    </w:p>
    <w:p w14:paraId="3DC072EE" w14:textId="7139D599" w:rsidR="00203EAC" w:rsidRPr="00D87246" w:rsidRDefault="00203EAC" w:rsidP="00203EAC">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Table 1.</w:t>
      </w:r>
      <w:ins w:id="168" w:author="user" w:date="2024-08-18T17:41:00Z" w16du:dateUtc="2024-08-18T14:41:00Z">
        <w:r w:rsidR="00995D6F" w:rsidRPr="00D87246">
          <w:rPr>
            <w:rFonts w:ascii="Times New Roman" w:hAnsi="Times New Roman" w:cs="Times New Roman"/>
            <w:sz w:val="24"/>
            <w:szCs w:val="24"/>
          </w:rPr>
          <w:t xml:space="preserve"> </w:t>
        </w:r>
      </w:ins>
      <w:del w:id="169" w:author="user" w:date="2024-08-18T17:41:00Z" w16du:dateUtc="2024-08-18T14:41:00Z">
        <w:r w:rsidRPr="00D87246" w:rsidDel="00995D6F">
          <w:rPr>
            <w:rFonts w:ascii="Times New Roman" w:hAnsi="Times New Roman" w:cs="Times New Roman"/>
            <w:sz w:val="24"/>
            <w:szCs w:val="24"/>
          </w:rPr>
          <w:delText xml:space="preserve">   </w:delText>
        </w:r>
      </w:del>
      <w:r w:rsidRPr="00D87246">
        <w:rPr>
          <w:rFonts w:ascii="Times New Roman" w:hAnsi="Times New Roman" w:cs="Times New Roman"/>
          <w:sz w:val="24"/>
          <w:szCs w:val="24"/>
        </w:rPr>
        <w:t xml:space="preserve">Length-weight relationships studies on </w:t>
      </w:r>
      <w:ins w:id="170" w:author="user" w:date="2024-08-18T17:41:00Z" w16du:dateUtc="2024-08-18T14:41:00Z">
        <w:r w:rsidR="001E2C4B" w:rsidRPr="00D87246">
          <w:rPr>
            <w:rFonts w:ascii="Times New Roman" w:hAnsi="Times New Roman" w:cs="Times New Roman"/>
            <w:i/>
            <w:iCs/>
            <w:sz w:val="24"/>
            <w:szCs w:val="24"/>
          </w:rPr>
          <w:t>Squalus</w:t>
        </w:r>
      </w:ins>
      <w:del w:id="171" w:author="user" w:date="2024-08-18T17:41:00Z" w16du:dateUtc="2024-08-18T14:41:00Z">
        <w:r w:rsidRPr="00D87246" w:rsidDel="001E2C4B">
          <w:rPr>
            <w:rFonts w:ascii="Times New Roman" w:hAnsi="Times New Roman" w:cs="Times New Roman"/>
            <w:i/>
            <w:iCs/>
            <w:sz w:val="24"/>
            <w:szCs w:val="24"/>
          </w:rPr>
          <w:delText>S.</w:delText>
        </w:r>
      </w:del>
      <w:r w:rsidRPr="00D87246">
        <w:rPr>
          <w:rFonts w:ascii="Times New Roman" w:hAnsi="Times New Roman" w:cs="Times New Roman"/>
          <w:i/>
          <w:iCs/>
          <w:sz w:val="24"/>
          <w:szCs w:val="24"/>
        </w:rPr>
        <w:t xml:space="preserve">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in the Mediterranean Sea</w:t>
      </w:r>
      <w:r w:rsidR="00BD07AD" w:rsidRPr="00D87246">
        <w:rPr>
          <w:rFonts w:ascii="Times New Roman" w:hAnsi="Times New Roman" w:cs="Times New Roman"/>
          <w:sz w:val="24"/>
          <w:szCs w:val="24"/>
        </w:rPr>
        <w:t>.</w:t>
      </w:r>
    </w:p>
    <w:tbl>
      <w:tblPr>
        <w:tblStyle w:val="TabloKlavuzu"/>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5"/>
        <w:gridCol w:w="1153"/>
        <w:gridCol w:w="1419"/>
        <w:gridCol w:w="1417"/>
        <w:gridCol w:w="852"/>
        <w:gridCol w:w="1836"/>
        <w:tblGridChange w:id="172">
          <w:tblGrid>
            <w:gridCol w:w="2385"/>
            <w:gridCol w:w="1153"/>
            <w:gridCol w:w="1419"/>
            <w:gridCol w:w="1417"/>
            <w:gridCol w:w="852"/>
            <w:gridCol w:w="1836"/>
          </w:tblGrid>
        </w:tblGridChange>
      </w:tblGrid>
      <w:tr w:rsidR="000F17FA" w:rsidRPr="00D87246" w14:paraId="71C7C7BA" w14:textId="77777777" w:rsidTr="00F446B2">
        <w:trPr>
          <w:trHeight w:val="288"/>
        </w:trPr>
        <w:tc>
          <w:tcPr>
            <w:tcW w:w="2385" w:type="dxa"/>
            <w:tcBorders>
              <w:top w:val="single" w:sz="4" w:space="0" w:color="auto"/>
              <w:bottom w:val="single" w:sz="4" w:space="0" w:color="auto"/>
            </w:tcBorders>
            <w:noWrap/>
            <w:hideMark/>
          </w:tcPr>
          <w:p w14:paraId="18BB90F4" w14:textId="5A0ED9D5" w:rsidR="00BB1B92" w:rsidRPr="00D87246" w:rsidRDefault="00BB1B92" w:rsidP="000F17FA">
            <w:pPr>
              <w:spacing w:line="276" w:lineRule="auto"/>
              <w:jc w:val="center"/>
              <w:rPr>
                <w:rFonts w:ascii="Times New Roman" w:hAnsi="Times New Roman" w:cs="Times New Roman"/>
                <w:b/>
                <w:bCs/>
                <w:sz w:val="24"/>
                <w:szCs w:val="24"/>
              </w:rPr>
            </w:pPr>
            <w:r w:rsidRPr="00D87246">
              <w:rPr>
                <w:rFonts w:ascii="Times New Roman" w:hAnsi="Times New Roman" w:cs="Times New Roman"/>
                <w:b/>
                <w:bCs/>
                <w:sz w:val="24"/>
                <w:szCs w:val="24"/>
              </w:rPr>
              <w:t>Refer</w:t>
            </w:r>
            <w:r w:rsidR="00965B35" w:rsidRPr="00D87246">
              <w:rPr>
                <w:rFonts w:ascii="Times New Roman" w:hAnsi="Times New Roman" w:cs="Times New Roman"/>
                <w:b/>
                <w:bCs/>
                <w:sz w:val="24"/>
                <w:szCs w:val="24"/>
              </w:rPr>
              <w:t>e</w:t>
            </w:r>
            <w:r w:rsidRPr="00D87246">
              <w:rPr>
                <w:rFonts w:ascii="Times New Roman" w:hAnsi="Times New Roman" w:cs="Times New Roman"/>
                <w:b/>
                <w:bCs/>
                <w:sz w:val="24"/>
                <w:szCs w:val="24"/>
              </w:rPr>
              <w:t>nces</w:t>
            </w:r>
          </w:p>
        </w:tc>
        <w:tc>
          <w:tcPr>
            <w:tcW w:w="1153" w:type="dxa"/>
            <w:tcBorders>
              <w:top w:val="single" w:sz="4" w:space="0" w:color="auto"/>
              <w:bottom w:val="single" w:sz="4" w:space="0" w:color="auto"/>
            </w:tcBorders>
            <w:noWrap/>
            <w:hideMark/>
          </w:tcPr>
          <w:p w14:paraId="6EB4971C" w14:textId="77777777" w:rsidR="00BB1B92" w:rsidRPr="00D87246" w:rsidRDefault="00BB1B92" w:rsidP="000F17FA">
            <w:pPr>
              <w:spacing w:line="276" w:lineRule="auto"/>
              <w:jc w:val="center"/>
              <w:rPr>
                <w:rFonts w:ascii="Times New Roman" w:hAnsi="Times New Roman" w:cs="Times New Roman"/>
                <w:b/>
                <w:bCs/>
                <w:sz w:val="24"/>
                <w:szCs w:val="24"/>
              </w:rPr>
            </w:pPr>
            <w:r w:rsidRPr="00D87246">
              <w:rPr>
                <w:rFonts w:ascii="Times New Roman" w:hAnsi="Times New Roman" w:cs="Times New Roman"/>
                <w:b/>
                <w:bCs/>
                <w:sz w:val="24"/>
                <w:szCs w:val="24"/>
              </w:rPr>
              <w:t>N</w:t>
            </w:r>
          </w:p>
        </w:tc>
        <w:tc>
          <w:tcPr>
            <w:tcW w:w="1419" w:type="dxa"/>
            <w:tcBorders>
              <w:top w:val="single" w:sz="4" w:space="0" w:color="auto"/>
              <w:bottom w:val="single" w:sz="4" w:space="0" w:color="auto"/>
            </w:tcBorders>
            <w:hideMark/>
          </w:tcPr>
          <w:p w14:paraId="21160F66" w14:textId="77777777" w:rsidR="00BB1B92" w:rsidRPr="00D87246" w:rsidRDefault="00BB1B92" w:rsidP="000F17FA">
            <w:pPr>
              <w:spacing w:line="276" w:lineRule="auto"/>
              <w:jc w:val="center"/>
              <w:rPr>
                <w:rFonts w:ascii="Times New Roman" w:hAnsi="Times New Roman" w:cs="Times New Roman"/>
                <w:b/>
                <w:bCs/>
                <w:i/>
                <w:iCs/>
                <w:sz w:val="24"/>
                <w:szCs w:val="24"/>
                <w:rPrChange w:id="173" w:author="user" w:date="2024-08-18T17:40:00Z" w16du:dateUtc="2024-08-18T14:40:00Z">
                  <w:rPr>
                    <w:rFonts w:ascii="Times New Roman" w:hAnsi="Times New Roman" w:cs="Times New Roman"/>
                    <w:b/>
                    <w:bCs/>
                    <w:sz w:val="24"/>
                    <w:szCs w:val="24"/>
                  </w:rPr>
                </w:rPrChange>
              </w:rPr>
            </w:pPr>
            <w:r w:rsidRPr="00D87246">
              <w:rPr>
                <w:rFonts w:ascii="Times New Roman" w:hAnsi="Times New Roman" w:cs="Times New Roman"/>
                <w:b/>
                <w:bCs/>
                <w:i/>
                <w:iCs/>
                <w:sz w:val="24"/>
                <w:szCs w:val="24"/>
                <w:rPrChange w:id="174" w:author="user" w:date="2024-08-18T17:40:00Z" w16du:dateUtc="2024-08-18T14:40:00Z">
                  <w:rPr>
                    <w:rFonts w:ascii="Times New Roman" w:hAnsi="Times New Roman" w:cs="Times New Roman"/>
                    <w:b/>
                    <w:bCs/>
                    <w:sz w:val="24"/>
                    <w:szCs w:val="24"/>
                  </w:rPr>
                </w:rPrChange>
              </w:rPr>
              <w:t>a</w:t>
            </w:r>
          </w:p>
        </w:tc>
        <w:tc>
          <w:tcPr>
            <w:tcW w:w="1417" w:type="dxa"/>
            <w:tcBorders>
              <w:top w:val="single" w:sz="4" w:space="0" w:color="auto"/>
              <w:bottom w:val="single" w:sz="4" w:space="0" w:color="auto"/>
            </w:tcBorders>
            <w:hideMark/>
          </w:tcPr>
          <w:p w14:paraId="66598A34" w14:textId="77777777" w:rsidR="00BB1B92" w:rsidRPr="00D87246" w:rsidRDefault="00BB1B92" w:rsidP="000F17FA">
            <w:pPr>
              <w:spacing w:line="276" w:lineRule="auto"/>
              <w:jc w:val="center"/>
              <w:rPr>
                <w:rFonts w:ascii="Times New Roman" w:hAnsi="Times New Roman" w:cs="Times New Roman"/>
                <w:b/>
                <w:bCs/>
                <w:i/>
                <w:iCs/>
                <w:sz w:val="24"/>
                <w:szCs w:val="24"/>
                <w:rPrChange w:id="175" w:author="user" w:date="2024-08-18T17:40:00Z" w16du:dateUtc="2024-08-18T14:40:00Z">
                  <w:rPr>
                    <w:rFonts w:ascii="Times New Roman" w:hAnsi="Times New Roman" w:cs="Times New Roman"/>
                    <w:b/>
                    <w:bCs/>
                    <w:sz w:val="24"/>
                    <w:szCs w:val="24"/>
                  </w:rPr>
                </w:rPrChange>
              </w:rPr>
            </w:pPr>
            <w:r w:rsidRPr="00D87246">
              <w:rPr>
                <w:rFonts w:ascii="Times New Roman" w:hAnsi="Times New Roman" w:cs="Times New Roman"/>
                <w:b/>
                <w:bCs/>
                <w:i/>
                <w:iCs/>
                <w:sz w:val="24"/>
                <w:szCs w:val="24"/>
                <w:rPrChange w:id="176" w:author="user" w:date="2024-08-18T17:40:00Z" w16du:dateUtc="2024-08-18T14:40:00Z">
                  <w:rPr>
                    <w:rFonts w:ascii="Times New Roman" w:hAnsi="Times New Roman" w:cs="Times New Roman"/>
                    <w:b/>
                    <w:bCs/>
                    <w:sz w:val="24"/>
                    <w:szCs w:val="24"/>
                  </w:rPr>
                </w:rPrChange>
              </w:rPr>
              <w:t>b</w:t>
            </w:r>
          </w:p>
        </w:tc>
        <w:tc>
          <w:tcPr>
            <w:tcW w:w="852" w:type="dxa"/>
            <w:tcBorders>
              <w:top w:val="single" w:sz="4" w:space="0" w:color="auto"/>
              <w:bottom w:val="single" w:sz="4" w:space="0" w:color="auto"/>
            </w:tcBorders>
          </w:tcPr>
          <w:p w14:paraId="64B8C99B" w14:textId="57F070C7" w:rsidR="00BB1B92" w:rsidRPr="00D87246" w:rsidRDefault="00BB1B92" w:rsidP="000F17FA">
            <w:pPr>
              <w:spacing w:line="276" w:lineRule="auto"/>
              <w:jc w:val="center"/>
              <w:rPr>
                <w:rFonts w:ascii="Times New Roman" w:hAnsi="Times New Roman" w:cs="Times New Roman"/>
                <w:b/>
                <w:bCs/>
                <w:i/>
                <w:iCs/>
                <w:sz w:val="24"/>
                <w:szCs w:val="24"/>
                <w:rPrChange w:id="177" w:author="user" w:date="2024-08-18T16:11:00Z" w16du:dateUtc="2024-08-18T13:11:00Z">
                  <w:rPr>
                    <w:rFonts w:ascii="Times New Roman" w:hAnsi="Times New Roman" w:cs="Times New Roman"/>
                    <w:b/>
                    <w:bCs/>
                    <w:sz w:val="24"/>
                    <w:szCs w:val="24"/>
                  </w:rPr>
                </w:rPrChange>
              </w:rPr>
            </w:pPr>
            <w:del w:id="178" w:author="user" w:date="2024-08-18T16:11:00Z" w16du:dateUtc="2024-08-18T13:11:00Z">
              <w:r w:rsidRPr="00D87246" w:rsidDel="00041584">
                <w:rPr>
                  <w:rFonts w:ascii="Times New Roman" w:hAnsi="Times New Roman" w:cs="Times New Roman"/>
                  <w:b/>
                  <w:bCs/>
                  <w:i/>
                  <w:iCs/>
                  <w:sz w:val="24"/>
                  <w:szCs w:val="24"/>
                  <w:rPrChange w:id="179" w:author="user" w:date="2024-08-18T16:11:00Z" w16du:dateUtc="2024-08-18T13:11:00Z">
                    <w:rPr>
                      <w:rFonts w:ascii="Times New Roman" w:hAnsi="Times New Roman" w:cs="Times New Roman"/>
                      <w:b/>
                      <w:bCs/>
                      <w:sz w:val="24"/>
                      <w:szCs w:val="24"/>
                    </w:rPr>
                  </w:rPrChange>
                </w:rPr>
                <w:delText>R</w:delText>
              </w:r>
              <w:r w:rsidRPr="00D87246" w:rsidDel="00041584">
                <w:rPr>
                  <w:rFonts w:ascii="Times New Roman" w:hAnsi="Times New Roman" w:cs="Times New Roman"/>
                  <w:b/>
                  <w:bCs/>
                  <w:i/>
                  <w:iCs/>
                  <w:sz w:val="24"/>
                  <w:szCs w:val="24"/>
                  <w:vertAlign w:val="superscript"/>
                  <w:rPrChange w:id="180" w:author="user" w:date="2024-08-18T16:11:00Z" w16du:dateUtc="2024-08-18T13:11:00Z">
                    <w:rPr>
                      <w:rFonts w:ascii="Times New Roman" w:hAnsi="Times New Roman" w:cs="Times New Roman"/>
                      <w:b/>
                      <w:bCs/>
                      <w:sz w:val="24"/>
                      <w:szCs w:val="24"/>
                      <w:vertAlign w:val="superscript"/>
                    </w:rPr>
                  </w:rPrChange>
                </w:rPr>
                <w:delText>2</w:delText>
              </w:r>
            </w:del>
            <w:ins w:id="181" w:author="user" w:date="2024-08-18T16:13:00Z" w16du:dateUtc="2024-08-18T13:13:00Z">
              <w:r w:rsidR="00041584" w:rsidRPr="00D87246">
                <w:rPr>
                  <w:rFonts w:ascii="Times New Roman" w:hAnsi="Times New Roman" w:cs="Times New Roman"/>
                  <w:b/>
                  <w:bCs/>
                  <w:i/>
                  <w:iCs/>
                  <w:sz w:val="24"/>
                  <w:szCs w:val="24"/>
                </w:rPr>
                <w:t>R</w:t>
              </w:r>
            </w:ins>
            <w:ins w:id="182" w:author="user" w:date="2024-08-18T16:11:00Z" w16du:dateUtc="2024-08-18T13:11:00Z">
              <w:r w:rsidR="00041584" w:rsidRPr="00D87246">
                <w:rPr>
                  <w:rFonts w:ascii="Times New Roman" w:hAnsi="Times New Roman" w:cs="Times New Roman"/>
                  <w:b/>
                  <w:bCs/>
                  <w:i/>
                  <w:iCs/>
                  <w:sz w:val="24"/>
                  <w:szCs w:val="24"/>
                  <w:vertAlign w:val="superscript"/>
                  <w:rPrChange w:id="183" w:author="user" w:date="2024-08-18T16:11:00Z" w16du:dateUtc="2024-08-18T13:11:00Z">
                    <w:rPr>
                      <w:rFonts w:ascii="Times New Roman" w:hAnsi="Times New Roman" w:cs="Times New Roman"/>
                      <w:b/>
                      <w:bCs/>
                      <w:sz w:val="24"/>
                      <w:szCs w:val="24"/>
                      <w:vertAlign w:val="superscript"/>
                    </w:rPr>
                  </w:rPrChange>
                </w:rPr>
                <w:t>2</w:t>
              </w:r>
            </w:ins>
          </w:p>
        </w:tc>
        <w:tc>
          <w:tcPr>
            <w:tcW w:w="1836" w:type="dxa"/>
            <w:tcBorders>
              <w:top w:val="single" w:sz="4" w:space="0" w:color="auto"/>
              <w:bottom w:val="single" w:sz="4" w:space="0" w:color="auto"/>
            </w:tcBorders>
            <w:noWrap/>
            <w:hideMark/>
          </w:tcPr>
          <w:p w14:paraId="1417D80B" w14:textId="14B7A81B" w:rsidR="00BB1B92" w:rsidRPr="00D87246" w:rsidRDefault="00BB1B92" w:rsidP="000F17FA">
            <w:pPr>
              <w:spacing w:line="276" w:lineRule="auto"/>
              <w:jc w:val="center"/>
              <w:rPr>
                <w:rFonts w:ascii="Times New Roman" w:hAnsi="Times New Roman" w:cs="Times New Roman"/>
                <w:b/>
                <w:bCs/>
                <w:sz w:val="24"/>
                <w:szCs w:val="24"/>
              </w:rPr>
            </w:pPr>
            <w:r w:rsidRPr="00D87246">
              <w:rPr>
                <w:rFonts w:ascii="Times New Roman" w:hAnsi="Times New Roman" w:cs="Times New Roman"/>
                <w:b/>
                <w:bCs/>
                <w:sz w:val="24"/>
                <w:szCs w:val="24"/>
              </w:rPr>
              <w:t>Study Area</w:t>
            </w:r>
          </w:p>
        </w:tc>
      </w:tr>
      <w:tr w:rsidR="000F17FA" w:rsidRPr="00D87246" w14:paraId="61DC38FB" w14:textId="77777777" w:rsidTr="00122D72">
        <w:tblPrEx>
          <w:tblW w:w="0" w:type="auto"/>
          <w:tblBorders>
            <w:left w:val="none" w:sz="0" w:space="0" w:color="auto"/>
            <w:right w:val="none" w:sz="0" w:space="0" w:color="auto"/>
            <w:insideH w:val="none" w:sz="0" w:space="0" w:color="auto"/>
            <w:insideV w:val="none" w:sz="0" w:space="0" w:color="auto"/>
          </w:tblBorders>
          <w:tblPrExChange w:id="184" w:author="user" w:date="2024-08-20T12:16:00Z" w16du:dateUtc="2024-08-20T09:16:00Z">
            <w:tblPrEx>
              <w:tblW w:w="0" w:type="auto"/>
              <w:tblBorders>
                <w:left w:val="none" w:sz="0" w:space="0" w:color="auto"/>
                <w:right w:val="none" w:sz="0" w:space="0" w:color="auto"/>
                <w:insideH w:val="none" w:sz="0" w:space="0" w:color="auto"/>
                <w:insideV w:val="none" w:sz="0" w:space="0" w:color="auto"/>
              </w:tblBorders>
            </w:tblPrEx>
          </w:tblPrExChange>
        </w:tblPrEx>
        <w:trPr>
          <w:trHeight w:val="397"/>
          <w:trPrChange w:id="185" w:author="user" w:date="2024-08-20T12:16:00Z" w16du:dateUtc="2024-08-20T09:16:00Z">
            <w:trPr>
              <w:trHeight w:val="288"/>
            </w:trPr>
          </w:trPrChange>
        </w:trPr>
        <w:tc>
          <w:tcPr>
            <w:tcW w:w="2385" w:type="dxa"/>
            <w:tcBorders>
              <w:top w:val="single" w:sz="4" w:space="0" w:color="auto"/>
            </w:tcBorders>
            <w:noWrap/>
            <w:hideMark/>
            <w:tcPrChange w:id="186" w:author="user" w:date="2024-08-20T12:16:00Z" w16du:dateUtc="2024-08-20T09:16:00Z">
              <w:tcPr>
                <w:tcW w:w="2385" w:type="dxa"/>
                <w:tcBorders>
                  <w:top w:val="single" w:sz="4" w:space="0" w:color="auto"/>
                </w:tcBorders>
                <w:noWrap/>
                <w:hideMark/>
              </w:tcPr>
            </w:tcPrChange>
          </w:tcPr>
          <w:p w14:paraId="18463172" w14:textId="1DFD3AB6"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Cannizzaro et al.</w:t>
            </w:r>
            <w:del w:id="187" w:author="user" w:date="2024-08-18T12:17:00Z" w16du:dateUtc="2024-08-18T09:17:00Z">
              <w:r w:rsidRPr="00D87246" w:rsidDel="009D01FB">
                <w:rPr>
                  <w:rFonts w:ascii="Times New Roman" w:hAnsi="Times New Roman" w:cs="Times New Roman"/>
                  <w:sz w:val="20"/>
                  <w:szCs w:val="20"/>
                </w:rPr>
                <w:delText>,</w:delText>
              </w:r>
            </w:del>
            <w:r w:rsidRPr="00D87246">
              <w:rPr>
                <w:rFonts w:ascii="Times New Roman" w:hAnsi="Times New Roman" w:cs="Times New Roman"/>
                <w:sz w:val="20"/>
                <w:szCs w:val="20"/>
              </w:rPr>
              <w:t xml:space="preserve"> </w:t>
            </w:r>
            <w:ins w:id="188" w:author="user" w:date="2024-08-18T12:17:00Z" w16du:dateUtc="2024-08-18T09:17:00Z">
              <w:r w:rsidR="009D01FB" w:rsidRPr="00D87246">
                <w:rPr>
                  <w:rFonts w:ascii="Times New Roman" w:hAnsi="Times New Roman" w:cs="Times New Roman"/>
                  <w:sz w:val="20"/>
                  <w:szCs w:val="20"/>
                </w:rPr>
                <w:t>(</w:t>
              </w:r>
            </w:ins>
            <w:r w:rsidRPr="00D87246">
              <w:rPr>
                <w:rFonts w:ascii="Times New Roman" w:hAnsi="Times New Roman" w:cs="Times New Roman"/>
                <w:sz w:val="20"/>
                <w:szCs w:val="20"/>
              </w:rPr>
              <w:t>1995</w:t>
            </w:r>
            <w:ins w:id="189" w:author="user" w:date="2024-08-18T12:17:00Z" w16du:dateUtc="2024-08-18T09:17:00Z">
              <w:r w:rsidR="009D01FB" w:rsidRPr="00D87246">
                <w:rPr>
                  <w:rFonts w:ascii="Times New Roman" w:hAnsi="Times New Roman" w:cs="Times New Roman"/>
                  <w:sz w:val="20"/>
                  <w:szCs w:val="20"/>
                </w:rPr>
                <w:t>)</w:t>
              </w:r>
            </w:ins>
          </w:p>
        </w:tc>
        <w:tc>
          <w:tcPr>
            <w:tcW w:w="1153" w:type="dxa"/>
            <w:tcBorders>
              <w:top w:val="single" w:sz="4" w:space="0" w:color="auto"/>
            </w:tcBorders>
            <w:noWrap/>
            <w:hideMark/>
            <w:tcPrChange w:id="190" w:author="user" w:date="2024-08-20T12:16:00Z" w16du:dateUtc="2024-08-20T09:16:00Z">
              <w:tcPr>
                <w:tcW w:w="1153" w:type="dxa"/>
                <w:tcBorders>
                  <w:top w:val="single" w:sz="4" w:space="0" w:color="auto"/>
                </w:tcBorders>
                <w:noWrap/>
                <w:hideMark/>
              </w:tcPr>
            </w:tcPrChange>
          </w:tcPr>
          <w:p w14:paraId="57E39417" w14:textId="72A46EE1" w:rsidR="00BB1B92" w:rsidRPr="00D87246" w:rsidRDefault="001B20C9"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1038</w:t>
            </w:r>
          </w:p>
        </w:tc>
        <w:tc>
          <w:tcPr>
            <w:tcW w:w="1419" w:type="dxa"/>
            <w:tcBorders>
              <w:top w:val="single" w:sz="4" w:space="0" w:color="auto"/>
            </w:tcBorders>
            <w:hideMark/>
            <w:tcPrChange w:id="191" w:author="user" w:date="2024-08-20T12:16:00Z" w16du:dateUtc="2024-08-20T09:16:00Z">
              <w:tcPr>
                <w:tcW w:w="1419" w:type="dxa"/>
                <w:tcBorders>
                  <w:top w:val="single" w:sz="4" w:space="0" w:color="auto"/>
                </w:tcBorders>
                <w:hideMark/>
              </w:tcPr>
            </w:tcPrChange>
          </w:tcPr>
          <w:p w14:paraId="50B5209A" w14:textId="64B2718D"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0.0033</w:t>
            </w:r>
          </w:p>
        </w:tc>
        <w:tc>
          <w:tcPr>
            <w:tcW w:w="1417" w:type="dxa"/>
            <w:tcBorders>
              <w:top w:val="single" w:sz="4" w:space="0" w:color="auto"/>
            </w:tcBorders>
            <w:hideMark/>
            <w:tcPrChange w:id="192" w:author="user" w:date="2024-08-20T12:16:00Z" w16du:dateUtc="2024-08-20T09:16:00Z">
              <w:tcPr>
                <w:tcW w:w="1417" w:type="dxa"/>
                <w:tcBorders>
                  <w:top w:val="single" w:sz="4" w:space="0" w:color="auto"/>
                </w:tcBorders>
                <w:hideMark/>
              </w:tcPr>
            </w:tcPrChange>
          </w:tcPr>
          <w:p w14:paraId="4FB0A383" w14:textId="68754DC3"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3.09</w:t>
            </w:r>
          </w:p>
        </w:tc>
        <w:tc>
          <w:tcPr>
            <w:tcW w:w="852" w:type="dxa"/>
            <w:tcBorders>
              <w:top w:val="single" w:sz="4" w:space="0" w:color="auto"/>
            </w:tcBorders>
            <w:tcPrChange w:id="193" w:author="user" w:date="2024-08-20T12:16:00Z" w16du:dateUtc="2024-08-20T09:16:00Z">
              <w:tcPr>
                <w:tcW w:w="852" w:type="dxa"/>
                <w:tcBorders>
                  <w:top w:val="single" w:sz="4" w:space="0" w:color="auto"/>
                </w:tcBorders>
              </w:tcPr>
            </w:tcPrChange>
          </w:tcPr>
          <w:p w14:paraId="4D07BCCD" w14:textId="290CD0FB" w:rsidR="00BB1B92" w:rsidRPr="00D87246" w:rsidRDefault="001B20C9"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0.97</w:t>
            </w:r>
          </w:p>
        </w:tc>
        <w:tc>
          <w:tcPr>
            <w:tcW w:w="1836" w:type="dxa"/>
            <w:tcBorders>
              <w:top w:val="single" w:sz="4" w:space="0" w:color="auto"/>
            </w:tcBorders>
            <w:noWrap/>
            <w:hideMark/>
            <w:tcPrChange w:id="194" w:author="user" w:date="2024-08-20T12:16:00Z" w16du:dateUtc="2024-08-20T09:16:00Z">
              <w:tcPr>
                <w:tcW w:w="1836" w:type="dxa"/>
                <w:tcBorders>
                  <w:top w:val="single" w:sz="4" w:space="0" w:color="auto"/>
                </w:tcBorders>
                <w:noWrap/>
                <w:hideMark/>
              </w:tcPr>
            </w:tcPrChange>
          </w:tcPr>
          <w:p w14:paraId="467DC430" w14:textId="201B292F"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Sicilian Channel</w:t>
            </w:r>
          </w:p>
        </w:tc>
      </w:tr>
      <w:tr w:rsidR="000F17FA" w:rsidRPr="00D87246" w14:paraId="3ED2D935" w14:textId="77777777" w:rsidTr="00122D72">
        <w:tblPrEx>
          <w:tblW w:w="0" w:type="auto"/>
          <w:tblBorders>
            <w:left w:val="none" w:sz="0" w:space="0" w:color="auto"/>
            <w:right w:val="none" w:sz="0" w:space="0" w:color="auto"/>
            <w:insideH w:val="none" w:sz="0" w:space="0" w:color="auto"/>
            <w:insideV w:val="none" w:sz="0" w:space="0" w:color="auto"/>
          </w:tblBorders>
          <w:tblPrExChange w:id="195" w:author="user" w:date="2024-08-20T12:16:00Z" w16du:dateUtc="2024-08-20T09:16:00Z">
            <w:tblPrEx>
              <w:tblW w:w="0" w:type="auto"/>
              <w:tblBorders>
                <w:left w:val="none" w:sz="0" w:space="0" w:color="auto"/>
                <w:right w:val="none" w:sz="0" w:space="0" w:color="auto"/>
                <w:insideH w:val="none" w:sz="0" w:space="0" w:color="auto"/>
                <w:insideV w:val="none" w:sz="0" w:space="0" w:color="auto"/>
              </w:tblBorders>
            </w:tblPrEx>
          </w:tblPrExChange>
        </w:tblPrEx>
        <w:trPr>
          <w:trHeight w:val="397"/>
          <w:trPrChange w:id="196" w:author="user" w:date="2024-08-20T12:16:00Z" w16du:dateUtc="2024-08-20T09:16:00Z">
            <w:trPr>
              <w:trHeight w:val="288"/>
            </w:trPr>
          </w:trPrChange>
        </w:trPr>
        <w:tc>
          <w:tcPr>
            <w:tcW w:w="2385" w:type="dxa"/>
            <w:noWrap/>
            <w:hideMark/>
            <w:tcPrChange w:id="197" w:author="user" w:date="2024-08-20T12:16:00Z" w16du:dateUtc="2024-08-20T09:16:00Z">
              <w:tcPr>
                <w:tcW w:w="2385" w:type="dxa"/>
                <w:noWrap/>
                <w:hideMark/>
              </w:tcPr>
            </w:tcPrChange>
          </w:tcPr>
          <w:p w14:paraId="5882E354" w14:textId="21B0EA3D" w:rsidR="00BB1B92" w:rsidRPr="00D87246" w:rsidRDefault="00BB1B92" w:rsidP="000F17FA">
            <w:pPr>
              <w:spacing w:line="276" w:lineRule="auto"/>
              <w:jc w:val="center"/>
              <w:rPr>
                <w:rFonts w:ascii="Times New Roman" w:hAnsi="Times New Roman" w:cs="Times New Roman"/>
                <w:sz w:val="20"/>
                <w:szCs w:val="20"/>
              </w:rPr>
            </w:pPr>
            <w:proofErr w:type="spellStart"/>
            <w:r w:rsidRPr="00D87246">
              <w:rPr>
                <w:rFonts w:ascii="Times New Roman" w:hAnsi="Times New Roman" w:cs="Times New Roman"/>
                <w:sz w:val="20"/>
                <w:szCs w:val="20"/>
              </w:rPr>
              <w:t>Merella</w:t>
            </w:r>
            <w:proofErr w:type="spellEnd"/>
            <w:r w:rsidRPr="00D87246">
              <w:rPr>
                <w:rFonts w:ascii="Times New Roman" w:hAnsi="Times New Roman" w:cs="Times New Roman"/>
                <w:sz w:val="20"/>
                <w:szCs w:val="20"/>
              </w:rPr>
              <w:t xml:space="preserve"> et al.</w:t>
            </w:r>
            <w:del w:id="198" w:author="user" w:date="2024-08-18T12:17:00Z" w16du:dateUtc="2024-08-18T09:17:00Z">
              <w:r w:rsidRPr="00D87246" w:rsidDel="009D01FB">
                <w:rPr>
                  <w:rFonts w:ascii="Times New Roman" w:hAnsi="Times New Roman" w:cs="Times New Roman"/>
                  <w:sz w:val="20"/>
                  <w:szCs w:val="20"/>
                </w:rPr>
                <w:delText>,</w:delText>
              </w:r>
            </w:del>
            <w:r w:rsidRPr="00D87246">
              <w:rPr>
                <w:rFonts w:ascii="Times New Roman" w:hAnsi="Times New Roman" w:cs="Times New Roman"/>
                <w:sz w:val="20"/>
                <w:szCs w:val="20"/>
              </w:rPr>
              <w:t xml:space="preserve"> </w:t>
            </w:r>
            <w:ins w:id="199" w:author="user" w:date="2024-08-18T12:17:00Z" w16du:dateUtc="2024-08-18T09:17:00Z">
              <w:r w:rsidR="009D01FB" w:rsidRPr="00D87246">
                <w:rPr>
                  <w:rFonts w:ascii="Times New Roman" w:hAnsi="Times New Roman" w:cs="Times New Roman"/>
                  <w:sz w:val="20"/>
                  <w:szCs w:val="20"/>
                </w:rPr>
                <w:t>(</w:t>
              </w:r>
            </w:ins>
            <w:r w:rsidRPr="00D87246">
              <w:rPr>
                <w:rFonts w:ascii="Times New Roman" w:hAnsi="Times New Roman" w:cs="Times New Roman"/>
                <w:sz w:val="20"/>
                <w:szCs w:val="20"/>
              </w:rPr>
              <w:t>1997</w:t>
            </w:r>
            <w:ins w:id="200" w:author="user" w:date="2024-08-18T12:17:00Z" w16du:dateUtc="2024-08-18T09:17:00Z">
              <w:r w:rsidR="009D01FB" w:rsidRPr="00D87246">
                <w:rPr>
                  <w:rFonts w:ascii="Times New Roman" w:hAnsi="Times New Roman" w:cs="Times New Roman"/>
                  <w:sz w:val="20"/>
                  <w:szCs w:val="20"/>
                </w:rPr>
                <w:t>)</w:t>
              </w:r>
            </w:ins>
          </w:p>
        </w:tc>
        <w:tc>
          <w:tcPr>
            <w:tcW w:w="1153" w:type="dxa"/>
            <w:noWrap/>
            <w:hideMark/>
            <w:tcPrChange w:id="201" w:author="user" w:date="2024-08-20T12:16:00Z" w16du:dateUtc="2024-08-20T09:16:00Z">
              <w:tcPr>
                <w:tcW w:w="1153" w:type="dxa"/>
                <w:noWrap/>
                <w:hideMark/>
              </w:tcPr>
            </w:tcPrChange>
          </w:tcPr>
          <w:p w14:paraId="3057E7CE"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27</w:t>
            </w:r>
          </w:p>
        </w:tc>
        <w:tc>
          <w:tcPr>
            <w:tcW w:w="1419" w:type="dxa"/>
            <w:hideMark/>
            <w:tcPrChange w:id="202" w:author="user" w:date="2024-08-20T12:16:00Z" w16du:dateUtc="2024-08-20T09:16:00Z">
              <w:tcPr>
                <w:tcW w:w="1419" w:type="dxa"/>
                <w:hideMark/>
              </w:tcPr>
            </w:tcPrChange>
          </w:tcPr>
          <w:p w14:paraId="37649EF5" w14:textId="1F33D3D9"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0.0012</w:t>
            </w:r>
          </w:p>
        </w:tc>
        <w:tc>
          <w:tcPr>
            <w:tcW w:w="1417" w:type="dxa"/>
            <w:hideMark/>
            <w:tcPrChange w:id="203" w:author="user" w:date="2024-08-20T12:16:00Z" w16du:dateUtc="2024-08-20T09:16:00Z">
              <w:tcPr>
                <w:tcW w:w="1417" w:type="dxa"/>
                <w:hideMark/>
              </w:tcPr>
            </w:tcPrChange>
          </w:tcPr>
          <w:p w14:paraId="2A32DDAB" w14:textId="4CE4F7A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3.37</w:t>
            </w:r>
          </w:p>
        </w:tc>
        <w:tc>
          <w:tcPr>
            <w:tcW w:w="852" w:type="dxa"/>
            <w:tcPrChange w:id="204" w:author="user" w:date="2024-08-20T12:16:00Z" w16du:dateUtc="2024-08-20T09:16:00Z">
              <w:tcPr>
                <w:tcW w:w="852" w:type="dxa"/>
              </w:tcPr>
            </w:tcPrChange>
          </w:tcPr>
          <w:p w14:paraId="667774BB" w14:textId="624651EE" w:rsidR="00BB1B92" w:rsidRPr="00D87246" w:rsidRDefault="001B20C9"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0.98</w:t>
            </w:r>
          </w:p>
        </w:tc>
        <w:tc>
          <w:tcPr>
            <w:tcW w:w="1836" w:type="dxa"/>
            <w:noWrap/>
            <w:hideMark/>
            <w:tcPrChange w:id="205" w:author="user" w:date="2024-08-20T12:16:00Z" w16du:dateUtc="2024-08-20T09:16:00Z">
              <w:tcPr>
                <w:tcW w:w="1836" w:type="dxa"/>
                <w:noWrap/>
                <w:hideMark/>
              </w:tcPr>
            </w:tcPrChange>
          </w:tcPr>
          <w:p w14:paraId="7C6EB997" w14:textId="3CE2DE50"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Balearic Islands</w:t>
            </w:r>
          </w:p>
        </w:tc>
      </w:tr>
      <w:tr w:rsidR="000F17FA" w:rsidRPr="00D87246" w14:paraId="3FEEE91B" w14:textId="77777777" w:rsidTr="00122D72">
        <w:tblPrEx>
          <w:tblW w:w="0" w:type="auto"/>
          <w:tblBorders>
            <w:left w:val="none" w:sz="0" w:space="0" w:color="auto"/>
            <w:right w:val="none" w:sz="0" w:space="0" w:color="auto"/>
            <w:insideH w:val="none" w:sz="0" w:space="0" w:color="auto"/>
            <w:insideV w:val="none" w:sz="0" w:space="0" w:color="auto"/>
          </w:tblBorders>
          <w:tblPrExChange w:id="206" w:author="user" w:date="2024-08-20T12:16:00Z" w16du:dateUtc="2024-08-20T09:16:00Z">
            <w:tblPrEx>
              <w:tblW w:w="0" w:type="auto"/>
              <w:tblBorders>
                <w:left w:val="none" w:sz="0" w:space="0" w:color="auto"/>
                <w:right w:val="none" w:sz="0" w:space="0" w:color="auto"/>
                <w:insideH w:val="none" w:sz="0" w:space="0" w:color="auto"/>
                <w:insideV w:val="none" w:sz="0" w:space="0" w:color="auto"/>
              </w:tblBorders>
            </w:tblPrEx>
          </w:tblPrExChange>
        </w:tblPrEx>
        <w:trPr>
          <w:trHeight w:val="397"/>
          <w:trPrChange w:id="207" w:author="user" w:date="2024-08-20T12:16:00Z" w16du:dateUtc="2024-08-20T09:16:00Z">
            <w:trPr>
              <w:trHeight w:val="576"/>
            </w:trPr>
          </w:trPrChange>
        </w:trPr>
        <w:tc>
          <w:tcPr>
            <w:tcW w:w="2385" w:type="dxa"/>
            <w:noWrap/>
            <w:hideMark/>
            <w:tcPrChange w:id="208" w:author="user" w:date="2024-08-20T12:16:00Z" w16du:dateUtc="2024-08-20T09:16:00Z">
              <w:tcPr>
                <w:tcW w:w="2385" w:type="dxa"/>
                <w:noWrap/>
                <w:hideMark/>
              </w:tcPr>
            </w:tcPrChange>
          </w:tcPr>
          <w:p w14:paraId="39E389C4" w14:textId="6D1CCC1D" w:rsidR="00BB1B92" w:rsidRPr="00D87246" w:rsidRDefault="00BB1B92" w:rsidP="000F17FA">
            <w:pPr>
              <w:spacing w:line="276" w:lineRule="auto"/>
              <w:jc w:val="center"/>
              <w:rPr>
                <w:rFonts w:ascii="Times New Roman" w:hAnsi="Times New Roman" w:cs="Times New Roman"/>
                <w:sz w:val="20"/>
                <w:szCs w:val="20"/>
              </w:rPr>
            </w:pPr>
            <w:proofErr w:type="spellStart"/>
            <w:r w:rsidRPr="00D87246">
              <w:rPr>
                <w:rFonts w:ascii="Times New Roman" w:hAnsi="Times New Roman" w:cs="Times New Roman"/>
                <w:sz w:val="20"/>
                <w:szCs w:val="20"/>
              </w:rPr>
              <w:t>Pallaoro</w:t>
            </w:r>
            <w:proofErr w:type="spellEnd"/>
            <w:r w:rsidRPr="00D87246">
              <w:rPr>
                <w:rFonts w:ascii="Times New Roman" w:hAnsi="Times New Roman" w:cs="Times New Roman"/>
                <w:sz w:val="20"/>
                <w:szCs w:val="20"/>
              </w:rPr>
              <w:t xml:space="preserve"> et al.</w:t>
            </w:r>
            <w:del w:id="209" w:author="user" w:date="2024-08-18T12:17:00Z" w16du:dateUtc="2024-08-18T09:17:00Z">
              <w:r w:rsidRPr="00D87246" w:rsidDel="009D01FB">
                <w:rPr>
                  <w:rFonts w:ascii="Times New Roman" w:hAnsi="Times New Roman" w:cs="Times New Roman"/>
                  <w:sz w:val="20"/>
                  <w:szCs w:val="20"/>
                </w:rPr>
                <w:delText>,</w:delText>
              </w:r>
            </w:del>
            <w:r w:rsidRPr="00D87246">
              <w:rPr>
                <w:rFonts w:ascii="Times New Roman" w:hAnsi="Times New Roman" w:cs="Times New Roman"/>
                <w:sz w:val="20"/>
                <w:szCs w:val="20"/>
              </w:rPr>
              <w:t xml:space="preserve"> </w:t>
            </w:r>
            <w:ins w:id="210" w:author="user" w:date="2024-08-18T12:17:00Z" w16du:dateUtc="2024-08-18T09:17:00Z">
              <w:r w:rsidR="009D01FB" w:rsidRPr="00D87246">
                <w:rPr>
                  <w:rFonts w:ascii="Times New Roman" w:hAnsi="Times New Roman" w:cs="Times New Roman"/>
                  <w:sz w:val="20"/>
                  <w:szCs w:val="20"/>
                </w:rPr>
                <w:t>(</w:t>
              </w:r>
            </w:ins>
            <w:r w:rsidRPr="00D87246">
              <w:rPr>
                <w:rFonts w:ascii="Times New Roman" w:hAnsi="Times New Roman" w:cs="Times New Roman"/>
                <w:sz w:val="20"/>
                <w:szCs w:val="20"/>
              </w:rPr>
              <w:t>2005</w:t>
            </w:r>
            <w:ins w:id="211" w:author="user" w:date="2024-08-18T12:17:00Z" w16du:dateUtc="2024-08-18T09:17:00Z">
              <w:r w:rsidR="009D01FB" w:rsidRPr="00D87246">
                <w:rPr>
                  <w:rFonts w:ascii="Times New Roman" w:hAnsi="Times New Roman" w:cs="Times New Roman"/>
                  <w:sz w:val="20"/>
                  <w:szCs w:val="20"/>
                </w:rPr>
                <w:t>)</w:t>
              </w:r>
            </w:ins>
          </w:p>
        </w:tc>
        <w:tc>
          <w:tcPr>
            <w:tcW w:w="1153" w:type="dxa"/>
            <w:noWrap/>
            <w:hideMark/>
            <w:tcPrChange w:id="212" w:author="user" w:date="2024-08-20T12:16:00Z" w16du:dateUtc="2024-08-20T09:16:00Z">
              <w:tcPr>
                <w:tcW w:w="1153" w:type="dxa"/>
                <w:noWrap/>
                <w:hideMark/>
              </w:tcPr>
            </w:tcPrChange>
          </w:tcPr>
          <w:p w14:paraId="6928F0ED"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88</w:t>
            </w:r>
          </w:p>
        </w:tc>
        <w:tc>
          <w:tcPr>
            <w:tcW w:w="1419" w:type="dxa"/>
            <w:hideMark/>
            <w:tcPrChange w:id="213" w:author="user" w:date="2024-08-20T12:16:00Z" w16du:dateUtc="2024-08-20T09:16:00Z">
              <w:tcPr>
                <w:tcW w:w="1419" w:type="dxa"/>
                <w:hideMark/>
              </w:tcPr>
            </w:tcPrChange>
          </w:tcPr>
          <w:p w14:paraId="62AFB44C" w14:textId="62251629"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0.0035</w:t>
            </w:r>
          </w:p>
        </w:tc>
        <w:tc>
          <w:tcPr>
            <w:tcW w:w="1417" w:type="dxa"/>
            <w:hideMark/>
            <w:tcPrChange w:id="214" w:author="user" w:date="2024-08-20T12:16:00Z" w16du:dateUtc="2024-08-20T09:16:00Z">
              <w:tcPr>
                <w:tcW w:w="1417" w:type="dxa"/>
                <w:hideMark/>
              </w:tcPr>
            </w:tcPrChange>
          </w:tcPr>
          <w:p w14:paraId="09A4BFA6" w14:textId="4BB38B58"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3.06</w:t>
            </w:r>
          </w:p>
        </w:tc>
        <w:tc>
          <w:tcPr>
            <w:tcW w:w="852" w:type="dxa"/>
            <w:tcPrChange w:id="215" w:author="user" w:date="2024-08-20T12:16:00Z" w16du:dateUtc="2024-08-20T09:16:00Z">
              <w:tcPr>
                <w:tcW w:w="852" w:type="dxa"/>
              </w:tcPr>
            </w:tcPrChange>
          </w:tcPr>
          <w:p w14:paraId="403A132A" w14:textId="3C457442" w:rsidR="00BB1B92" w:rsidRPr="00D87246" w:rsidRDefault="0072702A"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0.96</w:t>
            </w:r>
          </w:p>
        </w:tc>
        <w:tc>
          <w:tcPr>
            <w:tcW w:w="1836" w:type="dxa"/>
            <w:hideMark/>
            <w:tcPrChange w:id="216" w:author="user" w:date="2024-08-20T12:16:00Z" w16du:dateUtc="2024-08-20T09:16:00Z">
              <w:tcPr>
                <w:tcW w:w="1836" w:type="dxa"/>
                <w:hideMark/>
              </w:tcPr>
            </w:tcPrChange>
          </w:tcPr>
          <w:p w14:paraId="1058F656" w14:textId="62112C59" w:rsidR="00BB1B92" w:rsidRPr="00D87246" w:rsidRDefault="00BB1B92">
            <w:pPr>
              <w:spacing w:line="276" w:lineRule="auto"/>
              <w:ind w:hanging="105"/>
              <w:jc w:val="center"/>
              <w:rPr>
                <w:rFonts w:ascii="Times New Roman" w:hAnsi="Times New Roman" w:cs="Times New Roman"/>
                <w:sz w:val="20"/>
                <w:szCs w:val="20"/>
              </w:rPr>
              <w:pPrChange w:id="217" w:author="user" w:date="2024-08-18T12:21:00Z" w16du:dateUtc="2024-08-18T09:21:00Z">
                <w:pPr>
                  <w:spacing w:line="276" w:lineRule="auto"/>
                  <w:jc w:val="center"/>
                </w:pPr>
              </w:pPrChange>
            </w:pPr>
            <w:r w:rsidRPr="00D87246">
              <w:rPr>
                <w:rFonts w:ascii="Times New Roman" w:hAnsi="Times New Roman" w:cs="Times New Roman"/>
                <w:sz w:val="20"/>
                <w:szCs w:val="20"/>
              </w:rPr>
              <w:t>Eastern Adriatic</w:t>
            </w:r>
            <w:ins w:id="218" w:author="user" w:date="2024-08-18T12:21:00Z" w16du:dateUtc="2024-08-18T09:21:00Z">
              <w:r w:rsidR="009D01FB" w:rsidRPr="00D87246">
                <w:rPr>
                  <w:rFonts w:ascii="Times New Roman" w:hAnsi="Times New Roman" w:cs="Times New Roman"/>
                  <w:sz w:val="20"/>
                  <w:szCs w:val="20"/>
                </w:rPr>
                <w:t xml:space="preserve"> </w:t>
              </w:r>
            </w:ins>
            <w:del w:id="219" w:author="user" w:date="2024-08-18T12:21:00Z" w16du:dateUtc="2024-08-18T09:21:00Z">
              <w:r w:rsidRPr="00D87246" w:rsidDel="009D01FB">
                <w:rPr>
                  <w:rFonts w:ascii="Times New Roman" w:hAnsi="Times New Roman" w:cs="Times New Roman"/>
                  <w:sz w:val="20"/>
                  <w:szCs w:val="20"/>
                </w:rPr>
                <w:br/>
              </w:r>
            </w:del>
            <w:r w:rsidRPr="00D87246">
              <w:rPr>
                <w:rFonts w:ascii="Times New Roman" w:hAnsi="Times New Roman" w:cs="Times New Roman"/>
                <w:sz w:val="20"/>
                <w:szCs w:val="20"/>
              </w:rPr>
              <w:t>Sea</w:t>
            </w:r>
          </w:p>
        </w:tc>
      </w:tr>
      <w:tr w:rsidR="000F17FA" w:rsidRPr="00D87246" w14:paraId="4F061646" w14:textId="77777777" w:rsidTr="00122D72">
        <w:tblPrEx>
          <w:tblW w:w="0" w:type="auto"/>
          <w:tblBorders>
            <w:left w:val="none" w:sz="0" w:space="0" w:color="auto"/>
            <w:right w:val="none" w:sz="0" w:space="0" w:color="auto"/>
            <w:insideH w:val="none" w:sz="0" w:space="0" w:color="auto"/>
            <w:insideV w:val="none" w:sz="0" w:space="0" w:color="auto"/>
          </w:tblBorders>
          <w:tblPrExChange w:id="220" w:author="user" w:date="2024-08-20T12:16:00Z" w16du:dateUtc="2024-08-20T09:16:00Z">
            <w:tblPrEx>
              <w:tblW w:w="0" w:type="auto"/>
              <w:tblBorders>
                <w:left w:val="none" w:sz="0" w:space="0" w:color="auto"/>
                <w:right w:val="none" w:sz="0" w:space="0" w:color="auto"/>
                <w:insideH w:val="none" w:sz="0" w:space="0" w:color="auto"/>
                <w:insideV w:val="none" w:sz="0" w:space="0" w:color="auto"/>
              </w:tblBorders>
            </w:tblPrEx>
          </w:tblPrExChange>
        </w:tblPrEx>
        <w:trPr>
          <w:trHeight w:val="397"/>
          <w:trPrChange w:id="221" w:author="user" w:date="2024-08-20T12:16:00Z" w16du:dateUtc="2024-08-20T09:16:00Z">
            <w:trPr>
              <w:trHeight w:val="576"/>
            </w:trPr>
          </w:trPrChange>
        </w:trPr>
        <w:tc>
          <w:tcPr>
            <w:tcW w:w="2385" w:type="dxa"/>
            <w:noWrap/>
            <w:hideMark/>
            <w:tcPrChange w:id="222" w:author="user" w:date="2024-08-20T12:16:00Z" w16du:dateUtc="2024-08-20T09:16:00Z">
              <w:tcPr>
                <w:tcW w:w="2385" w:type="dxa"/>
                <w:noWrap/>
                <w:hideMark/>
              </w:tcPr>
            </w:tcPrChange>
          </w:tcPr>
          <w:p w14:paraId="4B717C90" w14:textId="0151AD06" w:rsidR="00BB1B92" w:rsidRPr="00D87246" w:rsidRDefault="00472ED8" w:rsidP="000F17FA">
            <w:pPr>
              <w:spacing w:line="276" w:lineRule="auto"/>
              <w:jc w:val="center"/>
              <w:rPr>
                <w:rFonts w:ascii="Times New Roman" w:hAnsi="Times New Roman" w:cs="Times New Roman"/>
                <w:sz w:val="20"/>
                <w:szCs w:val="20"/>
              </w:rPr>
            </w:pPr>
            <w:del w:id="223" w:author="user" w:date="2024-08-18T17:35:00Z" w16du:dateUtc="2024-08-18T14:35:00Z">
              <w:r w:rsidRPr="00D87246" w:rsidDel="00DB7409">
                <w:rPr>
                  <w:rFonts w:ascii="Times New Roman" w:hAnsi="Times New Roman" w:cs="Times New Roman"/>
                  <w:sz w:val="20"/>
                  <w:szCs w:val="20"/>
                </w:rPr>
                <w:delText>İş</w:delText>
              </w:r>
              <w:r w:rsidR="0072702A" w:rsidRPr="00D87246" w:rsidDel="00DB7409">
                <w:rPr>
                  <w:rFonts w:ascii="Times New Roman" w:hAnsi="Times New Roman" w:cs="Times New Roman"/>
                  <w:sz w:val="20"/>
                  <w:szCs w:val="20"/>
                </w:rPr>
                <w:delText xml:space="preserve">men </w:delText>
              </w:r>
            </w:del>
            <w:proofErr w:type="spellStart"/>
            <w:ins w:id="224" w:author="user" w:date="2024-08-18T17:35:00Z" w16du:dateUtc="2024-08-18T14:35:00Z">
              <w:r w:rsidR="00DB7409" w:rsidRPr="00D87246">
                <w:rPr>
                  <w:rFonts w:ascii="Times New Roman" w:hAnsi="Times New Roman" w:cs="Times New Roman"/>
                  <w:sz w:val="20"/>
                  <w:szCs w:val="20"/>
                </w:rPr>
                <w:t>İşmen</w:t>
              </w:r>
              <w:proofErr w:type="spellEnd"/>
              <w:r w:rsidR="00DB7409" w:rsidRPr="00D87246">
                <w:rPr>
                  <w:rFonts w:ascii="Times New Roman" w:hAnsi="Times New Roman" w:cs="Times New Roman"/>
                  <w:sz w:val="20"/>
                  <w:szCs w:val="20"/>
                </w:rPr>
                <w:t xml:space="preserve"> </w:t>
              </w:r>
            </w:ins>
            <w:r w:rsidR="0072702A" w:rsidRPr="00D87246">
              <w:rPr>
                <w:rFonts w:ascii="Times New Roman" w:hAnsi="Times New Roman" w:cs="Times New Roman"/>
                <w:sz w:val="20"/>
                <w:szCs w:val="20"/>
              </w:rPr>
              <w:t>et</w:t>
            </w:r>
            <w:r w:rsidR="00BB1B92" w:rsidRPr="00D87246">
              <w:rPr>
                <w:rFonts w:ascii="Times New Roman" w:hAnsi="Times New Roman" w:cs="Times New Roman"/>
                <w:sz w:val="20"/>
                <w:szCs w:val="20"/>
              </w:rPr>
              <w:t xml:space="preserve"> al.</w:t>
            </w:r>
            <w:del w:id="225" w:author="user" w:date="2024-08-18T12:17:00Z" w16du:dateUtc="2024-08-18T09:17:00Z">
              <w:r w:rsidR="00BB1B92" w:rsidRPr="00D87246" w:rsidDel="009D01FB">
                <w:rPr>
                  <w:rFonts w:ascii="Times New Roman" w:hAnsi="Times New Roman" w:cs="Times New Roman"/>
                  <w:sz w:val="20"/>
                  <w:szCs w:val="20"/>
                </w:rPr>
                <w:delText>,</w:delText>
              </w:r>
            </w:del>
            <w:r w:rsidR="00BB1B92" w:rsidRPr="00D87246">
              <w:rPr>
                <w:rFonts w:ascii="Times New Roman" w:hAnsi="Times New Roman" w:cs="Times New Roman"/>
                <w:sz w:val="20"/>
                <w:szCs w:val="20"/>
              </w:rPr>
              <w:t xml:space="preserve"> </w:t>
            </w:r>
            <w:ins w:id="226" w:author="user" w:date="2024-08-18T12:17:00Z" w16du:dateUtc="2024-08-18T09:17:00Z">
              <w:r w:rsidR="009D01FB" w:rsidRPr="00D87246">
                <w:rPr>
                  <w:rFonts w:ascii="Times New Roman" w:hAnsi="Times New Roman" w:cs="Times New Roman"/>
                  <w:sz w:val="20"/>
                  <w:szCs w:val="20"/>
                </w:rPr>
                <w:t>(</w:t>
              </w:r>
            </w:ins>
            <w:r w:rsidR="00BB1B92" w:rsidRPr="00D87246">
              <w:rPr>
                <w:rFonts w:ascii="Times New Roman" w:hAnsi="Times New Roman" w:cs="Times New Roman"/>
                <w:sz w:val="20"/>
                <w:szCs w:val="20"/>
              </w:rPr>
              <w:t>2007</w:t>
            </w:r>
            <w:ins w:id="227" w:author="user" w:date="2024-08-18T12:17:00Z" w16du:dateUtc="2024-08-18T09:17:00Z">
              <w:r w:rsidR="009D01FB" w:rsidRPr="00D87246">
                <w:rPr>
                  <w:rFonts w:ascii="Times New Roman" w:hAnsi="Times New Roman" w:cs="Times New Roman"/>
                  <w:sz w:val="20"/>
                  <w:szCs w:val="20"/>
                </w:rPr>
                <w:t>)</w:t>
              </w:r>
            </w:ins>
          </w:p>
        </w:tc>
        <w:tc>
          <w:tcPr>
            <w:tcW w:w="1153" w:type="dxa"/>
            <w:noWrap/>
            <w:hideMark/>
            <w:tcPrChange w:id="228" w:author="user" w:date="2024-08-20T12:16:00Z" w16du:dateUtc="2024-08-20T09:16:00Z">
              <w:tcPr>
                <w:tcW w:w="1153" w:type="dxa"/>
                <w:noWrap/>
                <w:hideMark/>
              </w:tcPr>
            </w:tcPrChange>
          </w:tcPr>
          <w:p w14:paraId="5BC46C4A"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299</w:t>
            </w:r>
          </w:p>
        </w:tc>
        <w:tc>
          <w:tcPr>
            <w:tcW w:w="1419" w:type="dxa"/>
            <w:noWrap/>
            <w:hideMark/>
            <w:tcPrChange w:id="229" w:author="user" w:date="2024-08-20T12:16:00Z" w16du:dateUtc="2024-08-20T09:16:00Z">
              <w:tcPr>
                <w:tcW w:w="1419" w:type="dxa"/>
                <w:noWrap/>
                <w:hideMark/>
              </w:tcPr>
            </w:tcPrChange>
          </w:tcPr>
          <w:p w14:paraId="197B33C5" w14:textId="1F41B166"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0.00345</w:t>
            </w:r>
          </w:p>
        </w:tc>
        <w:tc>
          <w:tcPr>
            <w:tcW w:w="1417" w:type="dxa"/>
            <w:noWrap/>
            <w:hideMark/>
            <w:tcPrChange w:id="230" w:author="user" w:date="2024-08-20T12:16:00Z" w16du:dateUtc="2024-08-20T09:16:00Z">
              <w:tcPr>
                <w:tcW w:w="1417" w:type="dxa"/>
                <w:noWrap/>
                <w:hideMark/>
              </w:tcPr>
            </w:tcPrChange>
          </w:tcPr>
          <w:p w14:paraId="267DBAB9" w14:textId="04ECEF19"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3.06</w:t>
            </w:r>
          </w:p>
        </w:tc>
        <w:tc>
          <w:tcPr>
            <w:tcW w:w="852" w:type="dxa"/>
            <w:tcPrChange w:id="231" w:author="user" w:date="2024-08-20T12:16:00Z" w16du:dateUtc="2024-08-20T09:16:00Z">
              <w:tcPr>
                <w:tcW w:w="852" w:type="dxa"/>
              </w:tcPr>
            </w:tcPrChange>
          </w:tcPr>
          <w:p w14:paraId="41068511" w14:textId="3E693262" w:rsidR="00BB1B92" w:rsidRPr="00D87246" w:rsidRDefault="0072702A"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0.98</w:t>
            </w:r>
          </w:p>
        </w:tc>
        <w:tc>
          <w:tcPr>
            <w:tcW w:w="1836" w:type="dxa"/>
            <w:hideMark/>
            <w:tcPrChange w:id="232" w:author="user" w:date="2024-08-20T12:16:00Z" w16du:dateUtc="2024-08-20T09:16:00Z">
              <w:tcPr>
                <w:tcW w:w="1836" w:type="dxa"/>
                <w:hideMark/>
              </w:tcPr>
            </w:tcPrChange>
          </w:tcPr>
          <w:p w14:paraId="407120DA" w14:textId="2ECC83A9" w:rsidR="00BB1B92" w:rsidRPr="00D87246" w:rsidRDefault="00BB1B92">
            <w:pPr>
              <w:spacing w:line="276" w:lineRule="auto"/>
              <w:ind w:hanging="105"/>
              <w:jc w:val="center"/>
              <w:rPr>
                <w:rFonts w:ascii="Times New Roman" w:hAnsi="Times New Roman" w:cs="Times New Roman"/>
                <w:sz w:val="20"/>
                <w:szCs w:val="20"/>
              </w:rPr>
              <w:pPrChange w:id="233" w:author="user" w:date="2024-08-18T12:21:00Z" w16du:dateUtc="2024-08-18T09:21:00Z">
                <w:pPr>
                  <w:spacing w:line="276" w:lineRule="auto"/>
                  <w:jc w:val="center"/>
                </w:pPr>
              </w:pPrChange>
            </w:pPr>
            <w:r w:rsidRPr="00D87246">
              <w:rPr>
                <w:rFonts w:ascii="Times New Roman" w:hAnsi="Times New Roman" w:cs="Times New Roman"/>
                <w:sz w:val="20"/>
                <w:szCs w:val="20"/>
              </w:rPr>
              <w:t>North Aegean</w:t>
            </w:r>
            <w:ins w:id="234" w:author="user" w:date="2024-08-18T12:21:00Z" w16du:dateUtc="2024-08-18T09:21:00Z">
              <w:r w:rsidR="009D01FB" w:rsidRPr="00D87246">
                <w:rPr>
                  <w:rFonts w:ascii="Times New Roman" w:hAnsi="Times New Roman" w:cs="Times New Roman"/>
                  <w:sz w:val="20"/>
                  <w:szCs w:val="20"/>
                </w:rPr>
                <w:t xml:space="preserve"> </w:t>
              </w:r>
            </w:ins>
            <w:del w:id="235" w:author="user" w:date="2024-08-18T12:21:00Z" w16du:dateUtc="2024-08-18T09:21:00Z">
              <w:r w:rsidRPr="00D87246" w:rsidDel="009D01FB">
                <w:rPr>
                  <w:rFonts w:ascii="Times New Roman" w:hAnsi="Times New Roman" w:cs="Times New Roman"/>
                  <w:sz w:val="20"/>
                  <w:szCs w:val="20"/>
                </w:rPr>
                <w:br/>
              </w:r>
            </w:del>
            <w:r w:rsidRPr="00D87246">
              <w:rPr>
                <w:rFonts w:ascii="Times New Roman" w:hAnsi="Times New Roman" w:cs="Times New Roman"/>
                <w:sz w:val="20"/>
                <w:szCs w:val="20"/>
              </w:rPr>
              <w:t>Sea</w:t>
            </w:r>
          </w:p>
        </w:tc>
      </w:tr>
      <w:tr w:rsidR="000F17FA" w:rsidRPr="00D87246" w14:paraId="143917B3" w14:textId="77777777" w:rsidTr="00122D72">
        <w:tblPrEx>
          <w:tblW w:w="0" w:type="auto"/>
          <w:tblBorders>
            <w:left w:val="none" w:sz="0" w:space="0" w:color="auto"/>
            <w:right w:val="none" w:sz="0" w:space="0" w:color="auto"/>
            <w:insideH w:val="none" w:sz="0" w:space="0" w:color="auto"/>
            <w:insideV w:val="none" w:sz="0" w:space="0" w:color="auto"/>
          </w:tblBorders>
          <w:tblPrExChange w:id="236" w:author="user" w:date="2024-08-20T12:16:00Z" w16du:dateUtc="2024-08-20T09:16:00Z">
            <w:tblPrEx>
              <w:tblW w:w="0" w:type="auto"/>
              <w:tblBorders>
                <w:left w:val="none" w:sz="0" w:space="0" w:color="auto"/>
                <w:right w:val="none" w:sz="0" w:space="0" w:color="auto"/>
                <w:insideH w:val="none" w:sz="0" w:space="0" w:color="auto"/>
                <w:insideV w:val="none" w:sz="0" w:space="0" w:color="auto"/>
              </w:tblBorders>
            </w:tblPrEx>
          </w:tblPrExChange>
        </w:tblPrEx>
        <w:trPr>
          <w:trHeight w:val="397"/>
          <w:trPrChange w:id="237" w:author="user" w:date="2024-08-20T12:16:00Z" w16du:dateUtc="2024-08-20T09:16:00Z">
            <w:trPr>
              <w:trHeight w:val="576"/>
            </w:trPr>
          </w:trPrChange>
        </w:trPr>
        <w:tc>
          <w:tcPr>
            <w:tcW w:w="2385" w:type="dxa"/>
            <w:noWrap/>
            <w:hideMark/>
            <w:tcPrChange w:id="238" w:author="user" w:date="2024-08-20T12:16:00Z" w16du:dateUtc="2024-08-20T09:16:00Z">
              <w:tcPr>
                <w:tcW w:w="2385" w:type="dxa"/>
                <w:noWrap/>
                <w:hideMark/>
              </w:tcPr>
            </w:tcPrChange>
          </w:tcPr>
          <w:p w14:paraId="3791556B" w14:textId="77D8E686" w:rsidR="00BB1B92" w:rsidRPr="00D87246" w:rsidRDefault="00472ED8" w:rsidP="000F17FA">
            <w:pPr>
              <w:spacing w:line="276" w:lineRule="auto"/>
              <w:jc w:val="center"/>
              <w:rPr>
                <w:rFonts w:ascii="Times New Roman" w:hAnsi="Times New Roman" w:cs="Times New Roman"/>
                <w:sz w:val="20"/>
                <w:szCs w:val="20"/>
              </w:rPr>
            </w:pPr>
            <w:del w:id="239" w:author="user" w:date="2024-08-18T17:35:00Z" w16du:dateUtc="2024-08-18T14:35:00Z">
              <w:r w:rsidRPr="00D87246" w:rsidDel="00DB7409">
                <w:rPr>
                  <w:rFonts w:ascii="Times New Roman" w:hAnsi="Times New Roman" w:cs="Times New Roman"/>
                  <w:sz w:val="20"/>
                  <w:szCs w:val="20"/>
                </w:rPr>
                <w:delText>İş</w:delText>
              </w:r>
              <w:r w:rsidR="00BB1B92" w:rsidRPr="00D87246" w:rsidDel="00DB7409">
                <w:rPr>
                  <w:rFonts w:ascii="Times New Roman" w:hAnsi="Times New Roman" w:cs="Times New Roman"/>
                  <w:sz w:val="20"/>
                  <w:szCs w:val="20"/>
                </w:rPr>
                <w:delText xml:space="preserve">men </w:delText>
              </w:r>
            </w:del>
            <w:proofErr w:type="spellStart"/>
            <w:ins w:id="240" w:author="user" w:date="2024-08-18T17:35:00Z" w16du:dateUtc="2024-08-18T14:35:00Z">
              <w:r w:rsidR="00DB7409" w:rsidRPr="00D87246">
                <w:rPr>
                  <w:rFonts w:ascii="Times New Roman" w:hAnsi="Times New Roman" w:cs="Times New Roman"/>
                  <w:sz w:val="20"/>
                  <w:szCs w:val="20"/>
                </w:rPr>
                <w:t>İşmen</w:t>
              </w:r>
              <w:proofErr w:type="spellEnd"/>
              <w:r w:rsidR="00DB7409" w:rsidRPr="00D87246">
                <w:rPr>
                  <w:rFonts w:ascii="Times New Roman" w:hAnsi="Times New Roman" w:cs="Times New Roman"/>
                  <w:sz w:val="20"/>
                  <w:szCs w:val="20"/>
                </w:rPr>
                <w:t xml:space="preserve"> </w:t>
              </w:r>
            </w:ins>
            <w:r w:rsidR="00BB1B92" w:rsidRPr="00D87246">
              <w:rPr>
                <w:rFonts w:ascii="Times New Roman" w:hAnsi="Times New Roman" w:cs="Times New Roman"/>
                <w:sz w:val="20"/>
                <w:szCs w:val="20"/>
              </w:rPr>
              <w:t>et al.</w:t>
            </w:r>
            <w:ins w:id="241" w:author="user" w:date="2024-08-18T12:17:00Z" w16du:dateUtc="2024-08-18T09:17:00Z">
              <w:r w:rsidR="009D01FB" w:rsidRPr="00D87246">
                <w:rPr>
                  <w:rFonts w:ascii="Times New Roman" w:hAnsi="Times New Roman" w:cs="Times New Roman"/>
                  <w:sz w:val="20"/>
                  <w:szCs w:val="20"/>
                </w:rPr>
                <w:t xml:space="preserve"> (</w:t>
              </w:r>
            </w:ins>
            <w:del w:id="242" w:author="user" w:date="2024-08-18T12:17:00Z" w16du:dateUtc="2024-08-18T09:17:00Z">
              <w:r w:rsidR="00BB1B92" w:rsidRPr="00D87246" w:rsidDel="009D01FB">
                <w:rPr>
                  <w:rFonts w:ascii="Times New Roman" w:hAnsi="Times New Roman" w:cs="Times New Roman"/>
                  <w:sz w:val="20"/>
                  <w:szCs w:val="20"/>
                </w:rPr>
                <w:delText>,</w:delText>
              </w:r>
            </w:del>
            <w:r w:rsidR="00BB1B92" w:rsidRPr="00D87246">
              <w:rPr>
                <w:rFonts w:ascii="Times New Roman" w:hAnsi="Times New Roman" w:cs="Times New Roman"/>
                <w:sz w:val="20"/>
                <w:szCs w:val="20"/>
              </w:rPr>
              <w:t>2009</w:t>
            </w:r>
            <w:ins w:id="243" w:author="user" w:date="2024-08-18T12:17:00Z" w16du:dateUtc="2024-08-18T09:17:00Z">
              <w:r w:rsidR="009D01FB" w:rsidRPr="00D87246">
                <w:rPr>
                  <w:rFonts w:ascii="Times New Roman" w:hAnsi="Times New Roman" w:cs="Times New Roman"/>
                  <w:sz w:val="20"/>
                  <w:szCs w:val="20"/>
                </w:rPr>
                <w:t>)</w:t>
              </w:r>
            </w:ins>
          </w:p>
        </w:tc>
        <w:tc>
          <w:tcPr>
            <w:tcW w:w="1153" w:type="dxa"/>
            <w:noWrap/>
            <w:hideMark/>
            <w:tcPrChange w:id="244" w:author="user" w:date="2024-08-20T12:16:00Z" w16du:dateUtc="2024-08-20T09:16:00Z">
              <w:tcPr>
                <w:tcW w:w="1153" w:type="dxa"/>
                <w:noWrap/>
                <w:hideMark/>
              </w:tcPr>
            </w:tcPrChange>
          </w:tcPr>
          <w:p w14:paraId="5D86C97A"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27</w:t>
            </w:r>
          </w:p>
        </w:tc>
        <w:tc>
          <w:tcPr>
            <w:tcW w:w="1419" w:type="dxa"/>
            <w:noWrap/>
            <w:hideMark/>
            <w:tcPrChange w:id="245" w:author="user" w:date="2024-08-20T12:16:00Z" w16du:dateUtc="2024-08-20T09:16:00Z">
              <w:tcPr>
                <w:tcW w:w="1419" w:type="dxa"/>
                <w:noWrap/>
                <w:hideMark/>
              </w:tcPr>
            </w:tcPrChange>
          </w:tcPr>
          <w:p w14:paraId="16EC44D5" w14:textId="384791CC"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0.0030</w:t>
            </w:r>
          </w:p>
        </w:tc>
        <w:tc>
          <w:tcPr>
            <w:tcW w:w="1417" w:type="dxa"/>
            <w:noWrap/>
            <w:hideMark/>
            <w:tcPrChange w:id="246" w:author="user" w:date="2024-08-20T12:16:00Z" w16du:dateUtc="2024-08-20T09:16:00Z">
              <w:tcPr>
                <w:tcW w:w="1417" w:type="dxa"/>
                <w:noWrap/>
                <w:hideMark/>
              </w:tcPr>
            </w:tcPrChange>
          </w:tcPr>
          <w:p w14:paraId="01196E5C" w14:textId="7BD5D861"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3.07</w:t>
            </w:r>
          </w:p>
        </w:tc>
        <w:tc>
          <w:tcPr>
            <w:tcW w:w="852" w:type="dxa"/>
            <w:tcPrChange w:id="247" w:author="user" w:date="2024-08-20T12:16:00Z" w16du:dateUtc="2024-08-20T09:16:00Z">
              <w:tcPr>
                <w:tcW w:w="852" w:type="dxa"/>
              </w:tcPr>
            </w:tcPrChange>
          </w:tcPr>
          <w:p w14:paraId="532719F8" w14:textId="1D3FA8B1" w:rsidR="00BB1B92" w:rsidRPr="00D87246" w:rsidRDefault="0072702A"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0.98</w:t>
            </w:r>
          </w:p>
        </w:tc>
        <w:tc>
          <w:tcPr>
            <w:tcW w:w="1836" w:type="dxa"/>
            <w:hideMark/>
            <w:tcPrChange w:id="248" w:author="user" w:date="2024-08-20T12:16:00Z" w16du:dateUtc="2024-08-20T09:16:00Z">
              <w:tcPr>
                <w:tcW w:w="1836" w:type="dxa"/>
                <w:hideMark/>
              </w:tcPr>
            </w:tcPrChange>
          </w:tcPr>
          <w:p w14:paraId="47AB5DC5" w14:textId="1A4DEBA0" w:rsidR="00BB1B92" w:rsidRPr="00D87246" w:rsidRDefault="00BB1B92">
            <w:pPr>
              <w:spacing w:line="276" w:lineRule="auto"/>
              <w:ind w:hanging="105"/>
              <w:jc w:val="center"/>
              <w:rPr>
                <w:rFonts w:ascii="Times New Roman" w:hAnsi="Times New Roman" w:cs="Times New Roman"/>
                <w:sz w:val="20"/>
                <w:szCs w:val="20"/>
              </w:rPr>
              <w:pPrChange w:id="249" w:author="user" w:date="2024-08-18T12:22:00Z" w16du:dateUtc="2024-08-18T09:22:00Z">
                <w:pPr>
                  <w:spacing w:line="276" w:lineRule="auto"/>
                  <w:jc w:val="center"/>
                </w:pPr>
              </w:pPrChange>
            </w:pPr>
            <w:r w:rsidRPr="00D87246">
              <w:rPr>
                <w:rFonts w:ascii="Times New Roman" w:hAnsi="Times New Roman" w:cs="Times New Roman"/>
                <w:sz w:val="20"/>
                <w:szCs w:val="20"/>
              </w:rPr>
              <w:t>North Aegean</w:t>
            </w:r>
            <w:ins w:id="250" w:author="user" w:date="2024-08-18T12:22:00Z" w16du:dateUtc="2024-08-18T09:22:00Z">
              <w:r w:rsidR="009D01FB" w:rsidRPr="00D87246">
                <w:rPr>
                  <w:rFonts w:ascii="Times New Roman" w:hAnsi="Times New Roman" w:cs="Times New Roman"/>
                  <w:sz w:val="20"/>
                  <w:szCs w:val="20"/>
                </w:rPr>
                <w:t xml:space="preserve"> </w:t>
              </w:r>
            </w:ins>
            <w:del w:id="251" w:author="user" w:date="2024-08-18T12:22:00Z" w16du:dateUtc="2024-08-18T09:22:00Z">
              <w:r w:rsidRPr="00D87246" w:rsidDel="009D01FB">
                <w:rPr>
                  <w:rFonts w:ascii="Times New Roman" w:hAnsi="Times New Roman" w:cs="Times New Roman"/>
                  <w:sz w:val="20"/>
                  <w:szCs w:val="20"/>
                </w:rPr>
                <w:br/>
              </w:r>
            </w:del>
            <w:r w:rsidRPr="00D87246">
              <w:rPr>
                <w:rFonts w:ascii="Times New Roman" w:hAnsi="Times New Roman" w:cs="Times New Roman"/>
                <w:sz w:val="20"/>
                <w:szCs w:val="20"/>
              </w:rPr>
              <w:t>Sea</w:t>
            </w:r>
          </w:p>
        </w:tc>
      </w:tr>
      <w:tr w:rsidR="000F17FA" w:rsidRPr="00D87246" w14:paraId="059B64DA" w14:textId="77777777" w:rsidTr="00122D72">
        <w:tblPrEx>
          <w:tblW w:w="0" w:type="auto"/>
          <w:tblBorders>
            <w:left w:val="none" w:sz="0" w:space="0" w:color="auto"/>
            <w:right w:val="none" w:sz="0" w:space="0" w:color="auto"/>
            <w:insideH w:val="none" w:sz="0" w:space="0" w:color="auto"/>
            <w:insideV w:val="none" w:sz="0" w:space="0" w:color="auto"/>
          </w:tblBorders>
          <w:tblPrExChange w:id="252" w:author="user" w:date="2024-08-20T12:16:00Z" w16du:dateUtc="2024-08-20T09:16:00Z">
            <w:tblPrEx>
              <w:tblW w:w="0" w:type="auto"/>
              <w:tblBorders>
                <w:left w:val="none" w:sz="0" w:space="0" w:color="auto"/>
                <w:right w:val="none" w:sz="0" w:space="0" w:color="auto"/>
                <w:insideH w:val="none" w:sz="0" w:space="0" w:color="auto"/>
                <w:insideV w:val="none" w:sz="0" w:space="0" w:color="auto"/>
              </w:tblBorders>
            </w:tblPrEx>
          </w:tblPrExChange>
        </w:tblPrEx>
        <w:trPr>
          <w:trHeight w:val="397"/>
          <w:trPrChange w:id="253" w:author="user" w:date="2024-08-20T12:16:00Z" w16du:dateUtc="2024-08-20T09:16:00Z">
            <w:trPr>
              <w:trHeight w:val="288"/>
            </w:trPr>
          </w:trPrChange>
        </w:trPr>
        <w:tc>
          <w:tcPr>
            <w:tcW w:w="2385" w:type="dxa"/>
            <w:noWrap/>
            <w:hideMark/>
            <w:tcPrChange w:id="254" w:author="user" w:date="2024-08-20T12:16:00Z" w16du:dateUtc="2024-08-20T09:16:00Z">
              <w:tcPr>
                <w:tcW w:w="2385" w:type="dxa"/>
                <w:noWrap/>
                <w:hideMark/>
              </w:tcPr>
            </w:tcPrChange>
          </w:tcPr>
          <w:p w14:paraId="6D4EF7C1" w14:textId="3B6433D2" w:rsidR="00BB1B92" w:rsidRPr="00D87246" w:rsidRDefault="00BB1B92" w:rsidP="000F17FA">
            <w:pPr>
              <w:spacing w:line="276" w:lineRule="auto"/>
              <w:jc w:val="center"/>
              <w:rPr>
                <w:rFonts w:ascii="Times New Roman" w:hAnsi="Times New Roman" w:cs="Times New Roman"/>
                <w:sz w:val="20"/>
                <w:szCs w:val="20"/>
              </w:rPr>
            </w:pPr>
            <w:proofErr w:type="spellStart"/>
            <w:r w:rsidRPr="00D87246">
              <w:rPr>
                <w:rFonts w:ascii="Times New Roman" w:hAnsi="Times New Roman" w:cs="Times New Roman"/>
                <w:sz w:val="20"/>
                <w:szCs w:val="20"/>
              </w:rPr>
              <w:t>B</w:t>
            </w:r>
            <w:ins w:id="255" w:author="user" w:date="2024-08-18T17:36:00Z" w16du:dateUtc="2024-08-18T14:36:00Z">
              <w:r w:rsidR="00DB7409" w:rsidRPr="00D87246">
                <w:rPr>
                  <w:rFonts w:ascii="Times New Roman" w:hAnsi="Times New Roman" w:cs="Times New Roman"/>
                  <w:sz w:val="20"/>
                  <w:szCs w:val="20"/>
                </w:rPr>
                <w:t>ö</w:t>
              </w:r>
            </w:ins>
            <w:del w:id="256" w:author="user" w:date="2024-08-18T17:36:00Z" w16du:dateUtc="2024-08-18T14:36:00Z">
              <w:r w:rsidR="00472ED8" w:rsidRPr="00D87246" w:rsidDel="00DB7409">
                <w:rPr>
                  <w:rFonts w:ascii="Times New Roman" w:hAnsi="Times New Roman" w:cs="Times New Roman"/>
                  <w:sz w:val="20"/>
                  <w:szCs w:val="20"/>
                </w:rPr>
                <w:delText>ö</w:delText>
              </w:r>
            </w:del>
            <w:r w:rsidRPr="00D87246">
              <w:rPr>
                <w:rFonts w:ascii="Times New Roman" w:hAnsi="Times New Roman" w:cs="Times New Roman"/>
                <w:sz w:val="20"/>
                <w:szCs w:val="20"/>
              </w:rPr>
              <w:t>k</w:t>
            </w:r>
            <w:proofErr w:type="spellEnd"/>
            <w:r w:rsidRPr="00D87246">
              <w:rPr>
                <w:rFonts w:ascii="Times New Roman" w:hAnsi="Times New Roman" w:cs="Times New Roman"/>
                <w:sz w:val="20"/>
                <w:szCs w:val="20"/>
              </w:rPr>
              <w:t xml:space="preserve"> et al.</w:t>
            </w:r>
            <w:del w:id="257" w:author="user" w:date="2024-08-18T12:17:00Z" w16du:dateUtc="2024-08-18T09:17:00Z">
              <w:r w:rsidRPr="00D87246" w:rsidDel="009D01FB">
                <w:rPr>
                  <w:rFonts w:ascii="Times New Roman" w:hAnsi="Times New Roman" w:cs="Times New Roman"/>
                  <w:sz w:val="20"/>
                  <w:szCs w:val="20"/>
                </w:rPr>
                <w:delText>,</w:delText>
              </w:r>
            </w:del>
            <w:r w:rsidRPr="00D87246">
              <w:rPr>
                <w:rFonts w:ascii="Times New Roman" w:hAnsi="Times New Roman" w:cs="Times New Roman"/>
                <w:sz w:val="20"/>
                <w:szCs w:val="20"/>
              </w:rPr>
              <w:t xml:space="preserve"> </w:t>
            </w:r>
            <w:ins w:id="258" w:author="user" w:date="2024-08-18T12:17:00Z" w16du:dateUtc="2024-08-18T09:17:00Z">
              <w:r w:rsidR="009D01FB" w:rsidRPr="00D87246">
                <w:rPr>
                  <w:rFonts w:ascii="Times New Roman" w:hAnsi="Times New Roman" w:cs="Times New Roman"/>
                  <w:sz w:val="20"/>
                  <w:szCs w:val="20"/>
                </w:rPr>
                <w:t>(</w:t>
              </w:r>
            </w:ins>
            <w:r w:rsidRPr="00D87246">
              <w:rPr>
                <w:rFonts w:ascii="Times New Roman" w:hAnsi="Times New Roman" w:cs="Times New Roman"/>
                <w:sz w:val="20"/>
                <w:szCs w:val="20"/>
              </w:rPr>
              <w:t>2011</w:t>
            </w:r>
            <w:ins w:id="259" w:author="user" w:date="2024-08-18T12:17:00Z" w16du:dateUtc="2024-08-18T09:17:00Z">
              <w:r w:rsidR="009D01FB" w:rsidRPr="00D87246">
                <w:rPr>
                  <w:rFonts w:ascii="Times New Roman" w:hAnsi="Times New Roman" w:cs="Times New Roman"/>
                  <w:sz w:val="20"/>
                  <w:szCs w:val="20"/>
                </w:rPr>
                <w:t>)</w:t>
              </w:r>
            </w:ins>
          </w:p>
        </w:tc>
        <w:tc>
          <w:tcPr>
            <w:tcW w:w="1153" w:type="dxa"/>
            <w:noWrap/>
            <w:hideMark/>
            <w:tcPrChange w:id="260" w:author="user" w:date="2024-08-20T12:16:00Z" w16du:dateUtc="2024-08-20T09:16:00Z">
              <w:tcPr>
                <w:tcW w:w="1153" w:type="dxa"/>
                <w:noWrap/>
                <w:hideMark/>
              </w:tcPr>
            </w:tcPrChange>
          </w:tcPr>
          <w:p w14:paraId="09839D21"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18</w:t>
            </w:r>
          </w:p>
        </w:tc>
        <w:tc>
          <w:tcPr>
            <w:tcW w:w="1419" w:type="dxa"/>
            <w:noWrap/>
            <w:hideMark/>
            <w:tcPrChange w:id="261" w:author="user" w:date="2024-08-20T12:16:00Z" w16du:dateUtc="2024-08-20T09:16:00Z">
              <w:tcPr>
                <w:tcW w:w="1419" w:type="dxa"/>
                <w:noWrap/>
                <w:hideMark/>
              </w:tcPr>
            </w:tcPrChange>
          </w:tcPr>
          <w:p w14:paraId="192FB1C3" w14:textId="2230A74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0.00004</w:t>
            </w:r>
          </w:p>
        </w:tc>
        <w:tc>
          <w:tcPr>
            <w:tcW w:w="1417" w:type="dxa"/>
            <w:noWrap/>
            <w:hideMark/>
            <w:tcPrChange w:id="262" w:author="user" w:date="2024-08-20T12:16:00Z" w16du:dateUtc="2024-08-20T09:16:00Z">
              <w:tcPr>
                <w:tcW w:w="1417" w:type="dxa"/>
                <w:noWrap/>
                <w:hideMark/>
              </w:tcPr>
            </w:tcPrChange>
          </w:tcPr>
          <w:p w14:paraId="55C35736"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2.48</w:t>
            </w:r>
          </w:p>
        </w:tc>
        <w:tc>
          <w:tcPr>
            <w:tcW w:w="852" w:type="dxa"/>
            <w:tcPrChange w:id="263" w:author="user" w:date="2024-08-20T12:16:00Z" w16du:dateUtc="2024-08-20T09:16:00Z">
              <w:tcPr>
                <w:tcW w:w="852" w:type="dxa"/>
              </w:tcPr>
            </w:tcPrChange>
          </w:tcPr>
          <w:p w14:paraId="365461BD" w14:textId="49087253" w:rsidR="00BB1B92" w:rsidRPr="00D87246" w:rsidRDefault="0088183F"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0.95</w:t>
            </w:r>
          </w:p>
        </w:tc>
        <w:tc>
          <w:tcPr>
            <w:tcW w:w="1836" w:type="dxa"/>
            <w:noWrap/>
            <w:hideMark/>
            <w:tcPrChange w:id="264" w:author="user" w:date="2024-08-20T12:16:00Z" w16du:dateUtc="2024-08-20T09:16:00Z">
              <w:tcPr>
                <w:tcW w:w="1836" w:type="dxa"/>
                <w:noWrap/>
                <w:hideMark/>
              </w:tcPr>
            </w:tcPrChange>
          </w:tcPr>
          <w:p w14:paraId="41F5967F" w14:textId="1E1C14BD"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Sea of Marmara</w:t>
            </w:r>
          </w:p>
        </w:tc>
      </w:tr>
      <w:tr w:rsidR="000F17FA" w:rsidRPr="00D87246" w14:paraId="396A9B76" w14:textId="77777777" w:rsidTr="00122D72">
        <w:tblPrEx>
          <w:tblW w:w="0" w:type="auto"/>
          <w:tblBorders>
            <w:left w:val="none" w:sz="0" w:space="0" w:color="auto"/>
            <w:right w:val="none" w:sz="0" w:space="0" w:color="auto"/>
            <w:insideH w:val="none" w:sz="0" w:space="0" w:color="auto"/>
            <w:insideV w:val="none" w:sz="0" w:space="0" w:color="auto"/>
          </w:tblBorders>
          <w:tblPrExChange w:id="265" w:author="user" w:date="2024-08-20T12:16:00Z" w16du:dateUtc="2024-08-20T09:16:00Z">
            <w:tblPrEx>
              <w:tblW w:w="0" w:type="auto"/>
              <w:tblBorders>
                <w:left w:val="none" w:sz="0" w:space="0" w:color="auto"/>
                <w:right w:val="none" w:sz="0" w:space="0" w:color="auto"/>
                <w:insideH w:val="none" w:sz="0" w:space="0" w:color="auto"/>
                <w:insideV w:val="none" w:sz="0" w:space="0" w:color="auto"/>
              </w:tblBorders>
            </w:tblPrEx>
          </w:tblPrExChange>
        </w:tblPrEx>
        <w:trPr>
          <w:trHeight w:val="397"/>
          <w:trPrChange w:id="266" w:author="user" w:date="2024-08-20T12:16:00Z" w16du:dateUtc="2024-08-20T09:16:00Z">
            <w:trPr>
              <w:trHeight w:val="288"/>
            </w:trPr>
          </w:trPrChange>
        </w:trPr>
        <w:tc>
          <w:tcPr>
            <w:tcW w:w="2385" w:type="dxa"/>
            <w:noWrap/>
            <w:hideMark/>
            <w:tcPrChange w:id="267" w:author="user" w:date="2024-08-20T12:16:00Z" w16du:dateUtc="2024-08-20T09:16:00Z">
              <w:tcPr>
                <w:tcW w:w="2385" w:type="dxa"/>
                <w:noWrap/>
                <w:hideMark/>
              </w:tcPr>
            </w:tcPrChange>
          </w:tcPr>
          <w:p w14:paraId="3578A316" w14:textId="56264846" w:rsidR="00BB1B92" w:rsidRPr="00D87246" w:rsidRDefault="00BB1B92" w:rsidP="000F17FA">
            <w:pPr>
              <w:spacing w:line="276" w:lineRule="auto"/>
              <w:jc w:val="center"/>
              <w:rPr>
                <w:rFonts w:ascii="Times New Roman" w:hAnsi="Times New Roman" w:cs="Times New Roman"/>
                <w:sz w:val="20"/>
                <w:szCs w:val="20"/>
              </w:rPr>
            </w:pPr>
            <w:proofErr w:type="spellStart"/>
            <w:r w:rsidRPr="00D87246">
              <w:rPr>
                <w:rFonts w:ascii="Times New Roman" w:hAnsi="Times New Roman" w:cs="Times New Roman"/>
                <w:sz w:val="20"/>
                <w:szCs w:val="20"/>
              </w:rPr>
              <w:t>Marouani</w:t>
            </w:r>
            <w:proofErr w:type="spellEnd"/>
            <w:r w:rsidRPr="00D87246">
              <w:rPr>
                <w:rFonts w:ascii="Times New Roman" w:hAnsi="Times New Roman" w:cs="Times New Roman"/>
                <w:sz w:val="20"/>
                <w:szCs w:val="20"/>
              </w:rPr>
              <w:t xml:space="preserve"> et al.</w:t>
            </w:r>
            <w:del w:id="268" w:author="user" w:date="2024-08-18T12:17:00Z" w16du:dateUtc="2024-08-18T09:17:00Z">
              <w:r w:rsidRPr="00D87246" w:rsidDel="009D01FB">
                <w:rPr>
                  <w:rFonts w:ascii="Times New Roman" w:hAnsi="Times New Roman" w:cs="Times New Roman"/>
                  <w:sz w:val="20"/>
                  <w:szCs w:val="20"/>
                </w:rPr>
                <w:delText>,</w:delText>
              </w:r>
            </w:del>
            <w:r w:rsidRPr="00D87246">
              <w:rPr>
                <w:rFonts w:ascii="Times New Roman" w:hAnsi="Times New Roman" w:cs="Times New Roman"/>
                <w:sz w:val="20"/>
                <w:szCs w:val="20"/>
              </w:rPr>
              <w:t xml:space="preserve"> </w:t>
            </w:r>
            <w:ins w:id="269" w:author="user" w:date="2024-08-18T12:17:00Z" w16du:dateUtc="2024-08-18T09:17:00Z">
              <w:r w:rsidR="009D01FB" w:rsidRPr="00D87246">
                <w:rPr>
                  <w:rFonts w:ascii="Times New Roman" w:hAnsi="Times New Roman" w:cs="Times New Roman"/>
                  <w:sz w:val="20"/>
                  <w:szCs w:val="20"/>
                </w:rPr>
                <w:t>(</w:t>
              </w:r>
            </w:ins>
            <w:r w:rsidRPr="00D87246">
              <w:rPr>
                <w:rFonts w:ascii="Times New Roman" w:hAnsi="Times New Roman" w:cs="Times New Roman"/>
                <w:sz w:val="20"/>
                <w:szCs w:val="20"/>
              </w:rPr>
              <w:t>2012</w:t>
            </w:r>
            <w:ins w:id="270" w:author="user" w:date="2024-08-18T12:17:00Z" w16du:dateUtc="2024-08-18T09:17:00Z">
              <w:r w:rsidR="009D01FB" w:rsidRPr="00D87246">
                <w:rPr>
                  <w:rFonts w:ascii="Times New Roman" w:hAnsi="Times New Roman" w:cs="Times New Roman"/>
                  <w:sz w:val="20"/>
                  <w:szCs w:val="20"/>
                </w:rPr>
                <w:t>)</w:t>
              </w:r>
            </w:ins>
          </w:p>
        </w:tc>
        <w:tc>
          <w:tcPr>
            <w:tcW w:w="1153" w:type="dxa"/>
            <w:noWrap/>
            <w:hideMark/>
            <w:tcPrChange w:id="271" w:author="user" w:date="2024-08-20T12:16:00Z" w16du:dateUtc="2024-08-20T09:16:00Z">
              <w:tcPr>
                <w:tcW w:w="1153" w:type="dxa"/>
                <w:noWrap/>
                <w:hideMark/>
              </w:tcPr>
            </w:tcPrChange>
          </w:tcPr>
          <w:p w14:paraId="70155D0E"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232</w:t>
            </w:r>
          </w:p>
        </w:tc>
        <w:tc>
          <w:tcPr>
            <w:tcW w:w="1419" w:type="dxa"/>
            <w:noWrap/>
            <w:hideMark/>
            <w:tcPrChange w:id="272" w:author="user" w:date="2024-08-20T12:16:00Z" w16du:dateUtc="2024-08-20T09:16:00Z">
              <w:tcPr>
                <w:tcW w:w="1419" w:type="dxa"/>
                <w:noWrap/>
                <w:hideMark/>
              </w:tcPr>
            </w:tcPrChange>
          </w:tcPr>
          <w:p w14:paraId="7E9FC8A9" w14:textId="48A04438"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0.003</w:t>
            </w:r>
          </w:p>
        </w:tc>
        <w:tc>
          <w:tcPr>
            <w:tcW w:w="1417" w:type="dxa"/>
            <w:noWrap/>
            <w:hideMark/>
            <w:tcPrChange w:id="273" w:author="user" w:date="2024-08-20T12:16:00Z" w16du:dateUtc="2024-08-20T09:16:00Z">
              <w:tcPr>
                <w:tcW w:w="1417" w:type="dxa"/>
                <w:noWrap/>
                <w:hideMark/>
              </w:tcPr>
            </w:tcPrChange>
          </w:tcPr>
          <w:p w14:paraId="52E1EEDC" w14:textId="4A91834D"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3.1</w:t>
            </w:r>
          </w:p>
        </w:tc>
        <w:tc>
          <w:tcPr>
            <w:tcW w:w="852" w:type="dxa"/>
            <w:tcPrChange w:id="274" w:author="user" w:date="2024-08-20T12:16:00Z" w16du:dateUtc="2024-08-20T09:16:00Z">
              <w:tcPr>
                <w:tcW w:w="852" w:type="dxa"/>
              </w:tcPr>
            </w:tcPrChange>
          </w:tcPr>
          <w:p w14:paraId="687FE4E9" w14:textId="797F3280" w:rsidR="00BB1B92" w:rsidRPr="00D87246" w:rsidRDefault="0088183F"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0.86</w:t>
            </w:r>
          </w:p>
        </w:tc>
        <w:tc>
          <w:tcPr>
            <w:tcW w:w="1836" w:type="dxa"/>
            <w:noWrap/>
            <w:hideMark/>
            <w:tcPrChange w:id="275" w:author="user" w:date="2024-08-20T12:16:00Z" w16du:dateUtc="2024-08-20T09:16:00Z">
              <w:tcPr>
                <w:tcW w:w="1836" w:type="dxa"/>
                <w:noWrap/>
                <w:hideMark/>
              </w:tcPr>
            </w:tcPrChange>
          </w:tcPr>
          <w:p w14:paraId="40954451" w14:textId="5E3669A6"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Gulf of Gabès</w:t>
            </w:r>
          </w:p>
        </w:tc>
      </w:tr>
      <w:tr w:rsidR="000F17FA" w:rsidRPr="00D87246" w14:paraId="454994D4" w14:textId="77777777" w:rsidTr="009D01FB">
        <w:tblPrEx>
          <w:tblW w:w="0" w:type="auto"/>
          <w:tblBorders>
            <w:left w:val="none" w:sz="0" w:space="0" w:color="auto"/>
            <w:right w:val="none" w:sz="0" w:space="0" w:color="auto"/>
            <w:insideH w:val="none" w:sz="0" w:space="0" w:color="auto"/>
            <w:insideV w:val="none" w:sz="0" w:space="0" w:color="auto"/>
          </w:tblBorders>
          <w:tblPrExChange w:id="276" w:author="user" w:date="2024-08-18T12:23:00Z" w16du:dateUtc="2024-08-18T09:23:00Z">
            <w:tblPrEx>
              <w:tblW w:w="0" w:type="auto"/>
              <w:tblBorders>
                <w:left w:val="none" w:sz="0" w:space="0" w:color="auto"/>
                <w:right w:val="none" w:sz="0" w:space="0" w:color="auto"/>
                <w:insideH w:val="none" w:sz="0" w:space="0" w:color="auto"/>
                <w:insideV w:val="none" w:sz="0" w:space="0" w:color="auto"/>
              </w:tblBorders>
            </w:tblPrEx>
          </w:tblPrExChange>
        </w:tblPrEx>
        <w:trPr>
          <w:trHeight w:val="573"/>
          <w:trPrChange w:id="277" w:author="user" w:date="2024-08-18T12:23:00Z" w16du:dateUtc="2024-08-18T09:23:00Z">
            <w:trPr>
              <w:trHeight w:val="864"/>
            </w:trPr>
          </w:trPrChange>
        </w:trPr>
        <w:tc>
          <w:tcPr>
            <w:tcW w:w="2385" w:type="dxa"/>
            <w:vAlign w:val="center"/>
            <w:hideMark/>
            <w:tcPrChange w:id="278" w:author="user" w:date="2024-08-18T12:23:00Z" w16du:dateUtc="2024-08-18T09:23:00Z">
              <w:tcPr>
                <w:tcW w:w="2385" w:type="dxa"/>
                <w:hideMark/>
              </w:tcPr>
            </w:tcPrChange>
          </w:tcPr>
          <w:p w14:paraId="49DAD502" w14:textId="1806FA41" w:rsidR="00BB1B92" w:rsidRPr="00D87246" w:rsidRDefault="00BB1B92">
            <w:pPr>
              <w:spacing w:line="276" w:lineRule="auto"/>
              <w:ind w:hanging="105"/>
              <w:jc w:val="center"/>
              <w:rPr>
                <w:rFonts w:ascii="Times New Roman" w:hAnsi="Times New Roman" w:cs="Times New Roman"/>
                <w:sz w:val="20"/>
                <w:szCs w:val="20"/>
              </w:rPr>
              <w:pPrChange w:id="279" w:author="user" w:date="2024-08-18T12:18:00Z" w16du:dateUtc="2024-08-18T09:18:00Z">
                <w:pPr>
                  <w:spacing w:line="276" w:lineRule="auto"/>
                  <w:jc w:val="center"/>
                </w:pPr>
              </w:pPrChange>
            </w:pPr>
            <w:proofErr w:type="spellStart"/>
            <w:r w:rsidRPr="00D87246">
              <w:rPr>
                <w:rFonts w:ascii="Times New Roman" w:hAnsi="Times New Roman" w:cs="Times New Roman"/>
                <w:sz w:val="20"/>
                <w:szCs w:val="20"/>
              </w:rPr>
              <w:t>Kousteni</w:t>
            </w:r>
            <w:proofErr w:type="spellEnd"/>
            <w:r w:rsidRPr="00D87246">
              <w:rPr>
                <w:rFonts w:ascii="Times New Roman" w:hAnsi="Times New Roman" w:cs="Times New Roman"/>
                <w:sz w:val="20"/>
                <w:szCs w:val="20"/>
              </w:rPr>
              <w:t xml:space="preserve"> and </w:t>
            </w:r>
            <w:proofErr w:type="spellStart"/>
            <w:r w:rsidRPr="00D87246">
              <w:rPr>
                <w:rFonts w:ascii="Times New Roman" w:hAnsi="Times New Roman" w:cs="Times New Roman"/>
                <w:sz w:val="20"/>
                <w:szCs w:val="20"/>
              </w:rPr>
              <w:t>Megalofonou</w:t>
            </w:r>
            <w:proofErr w:type="spellEnd"/>
            <w:r w:rsidRPr="00D87246">
              <w:rPr>
                <w:rFonts w:ascii="Times New Roman" w:hAnsi="Times New Roman" w:cs="Times New Roman"/>
                <w:sz w:val="20"/>
                <w:szCs w:val="20"/>
              </w:rPr>
              <w:br/>
            </w:r>
            <w:ins w:id="280" w:author="user" w:date="2024-08-18T12:18:00Z" w16du:dateUtc="2024-08-18T09:18:00Z">
              <w:r w:rsidR="009D01FB" w:rsidRPr="00D87246">
                <w:rPr>
                  <w:rFonts w:ascii="Times New Roman" w:hAnsi="Times New Roman" w:cs="Times New Roman"/>
                  <w:sz w:val="20"/>
                  <w:szCs w:val="20"/>
                </w:rPr>
                <w:t>(</w:t>
              </w:r>
            </w:ins>
            <w:r w:rsidRPr="00D87246">
              <w:rPr>
                <w:rFonts w:ascii="Times New Roman" w:hAnsi="Times New Roman" w:cs="Times New Roman"/>
                <w:sz w:val="20"/>
                <w:szCs w:val="20"/>
              </w:rPr>
              <w:t>2011</w:t>
            </w:r>
            <w:ins w:id="281" w:author="user" w:date="2024-08-18T12:18:00Z" w16du:dateUtc="2024-08-18T09:18:00Z">
              <w:r w:rsidR="009D01FB" w:rsidRPr="00D87246">
                <w:rPr>
                  <w:rFonts w:ascii="Times New Roman" w:hAnsi="Times New Roman" w:cs="Times New Roman"/>
                  <w:sz w:val="20"/>
                  <w:szCs w:val="20"/>
                </w:rPr>
                <w:t>)</w:t>
              </w:r>
            </w:ins>
          </w:p>
        </w:tc>
        <w:tc>
          <w:tcPr>
            <w:tcW w:w="1153" w:type="dxa"/>
            <w:noWrap/>
            <w:vAlign w:val="center"/>
            <w:hideMark/>
            <w:tcPrChange w:id="282" w:author="user" w:date="2024-08-18T12:23:00Z" w16du:dateUtc="2024-08-18T09:23:00Z">
              <w:tcPr>
                <w:tcW w:w="1153" w:type="dxa"/>
                <w:noWrap/>
                <w:hideMark/>
              </w:tcPr>
            </w:tcPrChange>
          </w:tcPr>
          <w:p w14:paraId="6B2A9114" w14:textId="45762C6D" w:rsidR="00BB1B92" w:rsidRPr="00D87246" w:rsidRDefault="00F4158D"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292</w:t>
            </w:r>
          </w:p>
        </w:tc>
        <w:tc>
          <w:tcPr>
            <w:tcW w:w="1419" w:type="dxa"/>
            <w:noWrap/>
            <w:vAlign w:val="center"/>
            <w:hideMark/>
            <w:tcPrChange w:id="283" w:author="user" w:date="2024-08-18T12:23:00Z" w16du:dateUtc="2024-08-18T09:23:00Z">
              <w:tcPr>
                <w:tcW w:w="1419" w:type="dxa"/>
                <w:noWrap/>
                <w:hideMark/>
              </w:tcPr>
            </w:tcPrChange>
          </w:tcPr>
          <w:p w14:paraId="5B0CA6EC" w14:textId="4B248256" w:rsidR="00BB1B92" w:rsidRPr="00D87246" w:rsidRDefault="00F4158D"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8E-07</w:t>
            </w:r>
            <w:del w:id="284" w:author="user" w:date="2024-08-18T16:10:00Z" w16du:dateUtc="2024-08-18T13:10:00Z">
              <w:r w:rsidRPr="00D87246" w:rsidDel="00041584">
                <w:rPr>
                  <w:rFonts w:ascii="Times New Roman" w:hAnsi="Times New Roman" w:cs="Times New Roman"/>
                  <w:sz w:val="20"/>
                  <w:szCs w:val="20"/>
                </w:rPr>
                <w:delText>TL</w:delText>
              </w:r>
            </w:del>
          </w:p>
        </w:tc>
        <w:tc>
          <w:tcPr>
            <w:tcW w:w="1417" w:type="dxa"/>
            <w:noWrap/>
            <w:vAlign w:val="center"/>
            <w:hideMark/>
            <w:tcPrChange w:id="285" w:author="user" w:date="2024-08-18T12:23:00Z" w16du:dateUtc="2024-08-18T09:23:00Z">
              <w:tcPr>
                <w:tcW w:w="1417" w:type="dxa"/>
                <w:noWrap/>
                <w:hideMark/>
              </w:tcPr>
            </w:tcPrChange>
          </w:tcPr>
          <w:p w14:paraId="0F6C92EA" w14:textId="502C8EDD"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w:t>
            </w:r>
            <w:r w:rsidR="00F4158D" w:rsidRPr="00D87246">
              <w:rPr>
                <w:rFonts w:ascii="Times New Roman" w:hAnsi="Times New Roman" w:cs="Times New Roman"/>
                <w:sz w:val="20"/>
                <w:szCs w:val="20"/>
              </w:rPr>
              <w:t>30</w:t>
            </w:r>
          </w:p>
        </w:tc>
        <w:tc>
          <w:tcPr>
            <w:tcW w:w="852" w:type="dxa"/>
            <w:vAlign w:val="center"/>
            <w:tcPrChange w:id="286" w:author="user" w:date="2024-08-18T12:23:00Z" w16du:dateUtc="2024-08-18T09:23:00Z">
              <w:tcPr>
                <w:tcW w:w="852" w:type="dxa"/>
              </w:tcPr>
            </w:tcPrChange>
          </w:tcPr>
          <w:p w14:paraId="2AC1EB82" w14:textId="1BDB0CCA" w:rsidR="00BB1B92" w:rsidRPr="00D87246" w:rsidRDefault="00F4158D"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0.99</w:t>
            </w:r>
          </w:p>
        </w:tc>
        <w:tc>
          <w:tcPr>
            <w:tcW w:w="1836" w:type="dxa"/>
            <w:noWrap/>
            <w:vAlign w:val="center"/>
            <w:hideMark/>
            <w:tcPrChange w:id="287" w:author="user" w:date="2024-08-18T12:23:00Z" w16du:dateUtc="2024-08-18T09:23:00Z">
              <w:tcPr>
                <w:tcW w:w="1836" w:type="dxa"/>
                <w:noWrap/>
                <w:hideMark/>
              </w:tcPr>
            </w:tcPrChange>
          </w:tcPr>
          <w:p w14:paraId="534CD30E" w14:textId="0C5AB03D"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Eastern Mediterranean</w:t>
            </w:r>
            <w:del w:id="288" w:author="user" w:date="2024-08-18T12:24:00Z" w16du:dateUtc="2024-08-18T09:24:00Z">
              <w:r w:rsidR="00A8782C" w:rsidRPr="00D87246" w:rsidDel="009D01FB">
                <w:rPr>
                  <w:rFonts w:ascii="Times New Roman" w:hAnsi="Times New Roman" w:cs="Times New Roman"/>
                  <w:sz w:val="20"/>
                  <w:szCs w:val="20"/>
                </w:rPr>
                <w:delText xml:space="preserve"> Sea</w:delText>
              </w:r>
            </w:del>
          </w:p>
        </w:tc>
      </w:tr>
      <w:tr w:rsidR="000F17FA" w:rsidRPr="00D87246" w14:paraId="5FB19609" w14:textId="77777777" w:rsidTr="00122D72">
        <w:tblPrEx>
          <w:tblW w:w="0" w:type="auto"/>
          <w:tblBorders>
            <w:left w:val="none" w:sz="0" w:space="0" w:color="auto"/>
            <w:right w:val="none" w:sz="0" w:space="0" w:color="auto"/>
            <w:insideH w:val="none" w:sz="0" w:space="0" w:color="auto"/>
            <w:insideV w:val="none" w:sz="0" w:space="0" w:color="auto"/>
          </w:tblBorders>
          <w:tblPrExChange w:id="289" w:author="user" w:date="2024-08-20T12:17:00Z" w16du:dateUtc="2024-08-20T09:17:00Z">
            <w:tblPrEx>
              <w:tblW w:w="0" w:type="auto"/>
              <w:tblBorders>
                <w:left w:val="none" w:sz="0" w:space="0" w:color="auto"/>
                <w:right w:val="none" w:sz="0" w:space="0" w:color="auto"/>
                <w:insideH w:val="none" w:sz="0" w:space="0" w:color="auto"/>
                <w:insideV w:val="none" w:sz="0" w:space="0" w:color="auto"/>
              </w:tblBorders>
            </w:tblPrEx>
          </w:tblPrExChange>
        </w:tblPrEx>
        <w:trPr>
          <w:trHeight w:val="663"/>
          <w:trPrChange w:id="290" w:author="user" w:date="2024-08-20T12:17:00Z" w16du:dateUtc="2024-08-20T09:17:00Z">
            <w:trPr>
              <w:trHeight w:val="288"/>
            </w:trPr>
          </w:trPrChange>
        </w:trPr>
        <w:tc>
          <w:tcPr>
            <w:tcW w:w="2385" w:type="dxa"/>
            <w:noWrap/>
            <w:vAlign w:val="center"/>
            <w:hideMark/>
            <w:tcPrChange w:id="291" w:author="user" w:date="2024-08-20T12:17:00Z" w16du:dateUtc="2024-08-20T09:17:00Z">
              <w:tcPr>
                <w:tcW w:w="2385" w:type="dxa"/>
                <w:noWrap/>
                <w:hideMark/>
              </w:tcPr>
            </w:tcPrChange>
          </w:tcPr>
          <w:p w14:paraId="32DF7391" w14:textId="219074B7"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G</w:t>
            </w:r>
            <w:ins w:id="292" w:author="user" w:date="2024-08-18T17:36:00Z" w16du:dateUtc="2024-08-18T14:36:00Z">
              <w:r w:rsidR="00DB7409" w:rsidRPr="00D87246">
                <w:rPr>
                  <w:rFonts w:ascii="Times New Roman" w:hAnsi="Times New Roman" w:cs="Times New Roman"/>
                  <w:sz w:val="20"/>
                  <w:szCs w:val="20"/>
                </w:rPr>
                <w:t>ü</w:t>
              </w:r>
            </w:ins>
            <w:del w:id="293" w:author="user" w:date="2024-08-18T17:36:00Z" w16du:dateUtc="2024-08-18T14:36:00Z">
              <w:r w:rsidR="00472ED8" w:rsidRPr="00D87246" w:rsidDel="00DB7409">
                <w:rPr>
                  <w:rFonts w:ascii="Times New Roman" w:hAnsi="Times New Roman" w:cs="Times New Roman"/>
                  <w:sz w:val="20"/>
                  <w:szCs w:val="20"/>
                </w:rPr>
                <w:delText>ü</w:delText>
              </w:r>
            </w:del>
            <w:r w:rsidRPr="00D87246">
              <w:rPr>
                <w:rFonts w:ascii="Times New Roman" w:hAnsi="Times New Roman" w:cs="Times New Roman"/>
                <w:sz w:val="20"/>
                <w:szCs w:val="20"/>
              </w:rPr>
              <w:t>ven et al.</w:t>
            </w:r>
            <w:del w:id="294" w:author="user" w:date="2024-08-18T12:18:00Z" w16du:dateUtc="2024-08-18T09:18:00Z">
              <w:r w:rsidRPr="00D87246" w:rsidDel="009D01FB">
                <w:rPr>
                  <w:rFonts w:ascii="Times New Roman" w:hAnsi="Times New Roman" w:cs="Times New Roman"/>
                  <w:sz w:val="20"/>
                  <w:szCs w:val="20"/>
                </w:rPr>
                <w:delText>,</w:delText>
              </w:r>
            </w:del>
            <w:r w:rsidRPr="00D87246">
              <w:rPr>
                <w:rFonts w:ascii="Times New Roman" w:hAnsi="Times New Roman" w:cs="Times New Roman"/>
                <w:sz w:val="20"/>
                <w:szCs w:val="20"/>
              </w:rPr>
              <w:t xml:space="preserve"> </w:t>
            </w:r>
            <w:ins w:id="295" w:author="user" w:date="2024-08-18T12:18:00Z" w16du:dateUtc="2024-08-18T09:18:00Z">
              <w:r w:rsidR="009D01FB" w:rsidRPr="00D87246">
                <w:rPr>
                  <w:rFonts w:ascii="Times New Roman" w:hAnsi="Times New Roman" w:cs="Times New Roman"/>
                  <w:sz w:val="20"/>
                  <w:szCs w:val="20"/>
                </w:rPr>
                <w:t>(</w:t>
              </w:r>
            </w:ins>
            <w:r w:rsidRPr="00D87246">
              <w:rPr>
                <w:rFonts w:ascii="Times New Roman" w:hAnsi="Times New Roman" w:cs="Times New Roman"/>
                <w:sz w:val="20"/>
                <w:szCs w:val="20"/>
              </w:rPr>
              <w:t>2012</w:t>
            </w:r>
            <w:ins w:id="296" w:author="user" w:date="2024-08-18T12:18:00Z" w16du:dateUtc="2024-08-18T09:18:00Z">
              <w:r w:rsidR="009D01FB" w:rsidRPr="00D87246">
                <w:rPr>
                  <w:rFonts w:ascii="Times New Roman" w:hAnsi="Times New Roman" w:cs="Times New Roman"/>
                  <w:sz w:val="20"/>
                  <w:szCs w:val="20"/>
                </w:rPr>
                <w:t>)</w:t>
              </w:r>
            </w:ins>
          </w:p>
        </w:tc>
        <w:tc>
          <w:tcPr>
            <w:tcW w:w="1153" w:type="dxa"/>
            <w:noWrap/>
            <w:vAlign w:val="center"/>
            <w:hideMark/>
            <w:tcPrChange w:id="297" w:author="user" w:date="2024-08-20T12:17:00Z" w16du:dateUtc="2024-08-20T09:17:00Z">
              <w:tcPr>
                <w:tcW w:w="1153" w:type="dxa"/>
                <w:noWrap/>
                <w:hideMark/>
              </w:tcPr>
            </w:tcPrChange>
          </w:tcPr>
          <w:p w14:paraId="41614064" w14:textId="77777777"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177</w:t>
            </w:r>
          </w:p>
        </w:tc>
        <w:tc>
          <w:tcPr>
            <w:tcW w:w="1419" w:type="dxa"/>
            <w:noWrap/>
            <w:vAlign w:val="center"/>
            <w:hideMark/>
            <w:tcPrChange w:id="298" w:author="user" w:date="2024-08-20T12:17:00Z" w16du:dateUtc="2024-08-20T09:17:00Z">
              <w:tcPr>
                <w:tcW w:w="1419" w:type="dxa"/>
                <w:noWrap/>
                <w:hideMark/>
              </w:tcPr>
            </w:tcPrChange>
          </w:tcPr>
          <w:p w14:paraId="4AF01771" w14:textId="4BAA68CE"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0.0033</w:t>
            </w:r>
          </w:p>
        </w:tc>
        <w:tc>
          <w:tcPr>
            <w:tcW w:w="1417" w:type="dxa"/>
            <w:noWrap/>
            <w:vAlign w:val="center"/>
            <w:hideMark/>
            <w:tcPrChange w:id="299" w:author="user" w:date="2024-08-20T12:17:00Z" w16du:dateUtc="2024-08-20T09:17:00Z">
              <w:tcPr>
                <w:tcW w:w="1417" w:type="dxa"/>
                <w:noWrap/>
                <w:hideMark/>
              </w:tcPr>
            </w:tcPrChange>
          </w:tcPr>
          <w:p w14:paraId="77C01F17" w14:textId="5CC2531E"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3.06</w:t>
            </w:r>
          </w:p>
        </w:tc>
        <w:tc>
          <w:tcPr>
            <w:tcW w:w="852" w:type="dxa"/>
            <w:vAlign w:val="center"/>
            <w:tcPrChange w:id="300" w:author="user" w:date="2024-08-20T12:17:00Z" w16du:dateUtc="2024-08-20T09:17:00Z">
              <w:tcPr>
                <w:tcW w:w="852" w:type="dxa"/>
              </w:tcPr>
            </w:tcPrChange>
          </w:tcPr>
          <w:p w14:paraId="51022651" w14:textId="12852CFB" w:rsidR="00BB1B92" w:rsidRPr="00D87246" w:rsidRDefault="00F4158D"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0.99</w:t>
            </w:r>
          </w:p>
        </w:tc>
        <w:tc>
          <w:tcPr>
            <w:tcW w:w="1836" w:type="dxa"/>
            <w:noWrap/>
            <w:vAlign w:val="center"/>
            <w:hideMark/>
            <w:tcPrChange w:id="301" w:author="user" w:date="2024-08-20T12:17:00Z" w16du:dateUtc="2024-08-20T09:17:00Z">
              <w:tcPr>
                <w:tcW w:w="1836" w:type="dxa"/>
                <w:noWrap/>
                <w:hideMark/>
              </w:tcPr>
            </w:tcPrChange>
          </w:tcPr>
          <w:p w14:paraId="2075BBC7" w14:textId="5B6504D3"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Eastern Mediterranean</w:t>
            </w:r>
            <w:del w:id="302" w:author="user" w:date="2024-08-18T12:25:00Z" w16du:dateUtc="2024-08-18T09:25:00Z">
              <w:r w:rsidR="00A8782C" w:rsidRPr="00D87246" w:rsidDel="009D01FB">
                <w:rPr>
                  <w:rFonts w:ascii="Times New Roman" w:hAnsi="Times New Roman" w:cs="Times New Roman"/>
                  <w:sz w:val="20"/>
                  <w:szCs w:val="20"/>
                </w:rPr>
                <w:delText xml:space="preserve"> Sea</w:delText>
              </w:r>
            </w:del>
          </w:p>
        </w:tc>
      </w:tr>
      <w:tr w:rsidR="000F17FA" w:rsidRPr="00D87246" w14:paraId="515DC410" w14:textId="77777777" w:rsidTr="00122D72">
        <w:tblPrEx>
          <w:tblW w:w="0" w:type="auto"/>
          <w:tblBorders>
            <w:left w:val="none" w:sz="0" w:space="0" w:color="auto"/>
            <w:right w:val="none" w:sz="0" w:space="0" w:color="auto"/>
            <w:insideH w:val="none" w:sz="0" w:space="0" w:color="auto"/>
            <w:insideV w:val="none" w:sz="0" w:space="0" w:color="auto"/>
          </w:tblBorders>
          <w:tblPrExChange w:id="303" w:author="user" w:date="2024-08-20T12:16:00Z" w16du:dateUtc="2024-08-20T09:16:00Z">
            <w:tblPrEx>
              <w:tblW w:w="0" w:type="auto"/>
              <w:tblBorders>
                <w:left w:val="none" w:sz="0" w:space="0" w:color="auto"/>
                <w:right w:val="none" w:sz="0" w:space="0" w:color="auto"/>
                <w:insideH w:val="none" w:sz="0" w:space="0" w:color="auto"/>
                <w:insideV w:val="none" w:sz="0" w:space="0" w:color="auto"/>
              </w:tblBorders>
            </w:tblPrEx>
          </w:tblPrExChange>
        </w:tblPrEx>
        <w:trPr>
          <w:trHeight w:val="397"/>
          <w:trPrChange w:id="304" w:author="user" w:date="2024-08-20T12:16:00Z" w16du:dateUtc="2024-08-20T09:16:00Z">
            <w:trPr>
              <w:trHeight w:val="288"/>
            </w:trPr>
          </w:trPrChange>
        </w:trPr>
        <w:tc>
          <w:tcPr>
            <w:tcW w:w="2385" w:type="dxa"/>
            <w:noWrap/>
            <w:hideMark/>
            <w:tcPrChange w:id="305" w:author="user" w:date="2024-08-20T12:16:00Z" w16du:dateUtc="2024-08-20T09:16:00Z">
              <w:tcPr>
                <w:tcW w:w="2385" w:type="dxa"/>
                <w:noWrap/>
                <w:hideMark/>
              </w:tcPr>
            </w:tcPrChange>
          </w:tcPr>
          <w:p w14:paraId="3AD5C1D1" w14:textId="1D94B70F" w:rsidR="00BB1B92" w:rsidRPr="00D87246" w:rsidRDefault="00BB1B92">
            <w:pPr>
              <w:spacing w:line="276" w:lineRule="auto"/>
              <w:ind w:hanging="105"/>
              <w:jc w:val="center"/>
              <w:rPr>
                <w:rFonts w:ascii="Times New Roman" w:hAnsi="Times New Roman" w:cs="Times New Roman"/>
                <w:sz w:val="20"/>
                <w:szCs w:val="20"/>
              </w:rPr>
              <w:pPrChange w:id="306" w:author="user" w:date="2024-08-18T12:19:00Z" w16du:dateUtc="2024-08-18T09:19:00Z">
                <w:pPr>
                  <w:spacing w:line="276" w:lineRule="auto"/>
                  <w:jc w:val="center"/>
                </w:pPr>
              </w:pPrChange>
            </w:pPr>
            <w:r w:rsidRPr="00D87246">
              <w:rPr>
                <w:rFonts w:ascii="Times New Roman" w:hAnsi="Times New Roman" w:cs="Times New Roman"/>
                <w:sz w:val="20"/>
                <w:szCs w:val="20"/>
              </w:rPr>
              <w:t xml:space="preserve">Eronat and </w:t>
            </w:r>
            <w:proofErr w:type="spellStart"/>
            <w:ins w:id="307" w:author="user" w:date="2024-08-18T17:36:00Z" w16du:dateUtc="2024-08-18T14:36:00Z">
              <w:r w:rsidR="00DB7409" w:rsidRPr="00D87246">
                <w:rPr>
                  <w:rFonts w:ascii="Times New Roman" w:hAnsi="Times New Roman" w:cs="Times New Roman"/>
                  <w:sz w:val="20"/>
                  <w:szCs w:val="20"/>
                </w:rPr>
                <w:t>Ö</w:t>
              </w:r>
            </w:ins>
            <w:del w:id="308" w:author="user" w:date="2024-08-18T17:36:00Z" w16du:dateUtc="2024-08-18T14:36:00Z">
              <w:r w:rsidR="00472ED8" w:rsidRPr="00D87246" w:rsidDel="00DB7409">
                <w:rPr>
                  <w:rFonts w:ascii="Times New Roman" w:hAnsi="Times New Roman" w:cs="Times New Roman"/>
                  <w:sz w:val="20"/>
                  <w:szCs w:val="20"/>
                </w:rPr>
                <w:delText>Ö</w:delText>
              </w:r>
            </w:del>
            <w:r w:rsidRPr="00D87246">
              <w:rPr>
                <w:rFonts w:ascii="Times New Roman" w:hAnsi="Times New Roman" w:cs="Times New Roman"/>
                <w:sz w:val="20"/>
                <w:szCs w:val="20"/>
              </w:rPr>
              <w:t>zayd</w:t>
            </w:r>
            <w:ins w:id="309" w:author="user" w:date="2024-08-18T17:36:00Z" w16du:dateUtc="2024-08-18T14:36:00Z">
              <w:r w:rsidR="00DB7409" w:rsidRPr="00D87246">
                <w:rPr>
                  <w:rFonts w:ascii="Times New Roman" w:hAnsi="Times New Roman" w:cs="Times New Roman"/>
                  <w:sz w:val="20"/>
                  <w:szCs w:val="20"/>
                </w:rPr>
                <w:t>ı</w:t>
              </w:r>
            </w:ins>
            <w:del w:id="310" w:author="user" w:date="2024-08-18T17:36:00Z" w16du:dateUtc="2024-08-18T14:36:00Z">
              <w:r w:rsidR="00472ED8" w:rsidRPr="00D87246" w:rsidDel="00DB7409">
                <w:rPr>
                  <w:rFonts w:ascii="Times New Roman" w:hAnsi="Times New Roman" w:cs="Times New Roman"/>
                  <w:sz w:val="20"/>
                  <w:szCs w:val="20"/>
                </w:rPr>
                <w:delText>ı</w:delText>
              </w:r>
            </w:del>
            <w:r w:rsidRPr="00D87246">
              <w:rPr>
                <w:rFonts w:ascii="Times New Roman" w:hAnsi="Times New Roman" w:cs="Times New Roman"/>
                <w:sz w:val="20"/>
                <w:szCs w:val="20"/>
              </w:rPr>
              <w:t>n</w:t>
            </w:r>
            <w:proofErr w:type="spellEnd"/>
            <w:r w:rsidRPr="00D87246">
              <w:rPr>
                <w:rFonts w:ascii="Times New Roman" w:hAnsi="Times New Roman" w:cs="Times New Roman"/>
                <w:sz w:val="20"/>
                <w:szCs w:val="20"/>
              </w:rPr>
              <w:t xml:space="preserve"> </w:t>
            </w:r>
            <w:ins w:id="311" w:author="user" w:date="2024-08-18T12:18:00Z" w16du:dateUtc="2024-08-18T09:18:00Z">
              <w:r w:rsidR="009D01FB" w:rsidRPr="00D87246">
                <w:rPr>
                  <w:rFonts w:ascii="Times New Roman" w:hAnsi="Times New Roman" w:cs="Times New Roman"/>
                  <w:sz w:val="20"/>
                  <w:szCs w:val="20"/>
                </w:rPr>
                <w:t>(</w:t>
              </w:r>
            </w:ins>
            <w:r w:rsidRPr="00D87246">
              <w:rPr>
                <w:rFonts w:ascii="Times New Roman" w:hAnsi="Times New Roman" w:cs="Times New Roman"/>
                <w:sz w:val="20"/>
                <w:szCs w:val="20"/>
              </w:rPr>
              <w:t>2014</w:t>
            </w:r>
            <w:ins w:id="312" w:author="user" w:date="2024-08-18T12:18:00Z" w16du:dateUtc="2024-08-18T09:18:00Z">
              <w:r w:rsidR="009D01FB" w:rsidRPr="00D87246">
                <w:rPr>
                  <w:rFonts w:ascii="Times New Roman" w:hAnsi="Times New Roman" w:cs="Times New Roman"/>
                  <w:sz w:val="20"/>
                  <w:szCs w:val="20"/>
                </w:rPr>
                <w:t>)</w:t>
              </w:r>
            </w:ins>
          </w:p>
        </w:tc>
        <w:tc>
          <w:tcPr>
            <w:tcW w:w="1153" w:type="dxa"/>
            <w:noWrap/>
            <w:hideMark/>
            <w:tcPrChange w:id="313" w:author="user" w:date="2024-08-20T12:16:00Z" w16du:dateUtc="2024-08-20T09:16:00Z">
              <w:tcPr>
                <w:tcW w:w="1153" w:type="dxa"/>
                <w:noWrap/>
                <w:hideMark/>
              </w:tcPr>
            </w:tcPrChange>
          </w:tcPr>
          <w:p w14:paraId="35795401"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308</w:t>
            </w:r>
          </w:p>
        </w:tc>
        <w:tc>
          <w:tcPr>
            <w:tcW w:w="1419" w:type="dxa"/>
            <w:noWrap/>
            <w:hideMark/>
            <w:tcPrChange w:id="314" w:author="user" w:date="2024-08-20T12:16:00Z" w16du:dateUtc="2024-08-20T09:16:00Z">
              <w:tcPr>
                <w:tcW w:w="1419" w:type="dxa"/>
                <w:noWrap/>
                <w:hideMark/>
              </w:tcPr>
            </w:tcPrChange>
          </w:tcPr>
          <w:p w14:paraId="0A98857B" w14:textId="453D11EB"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0.0048</w:t>
            </w:r>
          </w:p>
        </w:tc>
        <w:tc>
          <w:tcPr>
            <w:tcW w:w="1417" w:type="dxa"/>
            <w:noWrap/>
            <w:hideMark/>
            <w:tcPrChange w:id="315" w:author="user" w:date="2024-08-20T12:16:00Z" w16du:dateUtc="2024-08-20T09:16:00Z">
              <w:tcPr>
                <w:tcW w:w="1417" w:type="dxa"/>
                <w:noWrap/>
                <w:hideMark/>
              </w:tcPr>
            </w:tcPrChange>
          </w:tcPr>
          <w:p w14:paraId="18456E5E" w14:textId="3F2C0721"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2.96</w:t>
            </w:r>
          </w:p>
        </w:tc>
        <w:tc>
          <w:tcPr>
            <w:tcW w:w="852" w:type="dxa"/>
            <w:tcPrChange w:id="316" w:author="user" w:date="2024-08-20T12:16:00Z" w16du:dateUtc="2024-08-20T09:16:00Z">
              <w:tcPr>
                <w:tcW w:w="852" w:type="dxa"/>
              </w:tcPr>
            </w:tcPrChange>
          </w:tcPr>
          <w:p w14:paraId="3514AEC1" w14:textId="564BBB49" w:rsidR="00BB1B92" w:rsidRPr="00D87246" w:rsidRDefault="00F4158D"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0.95</w:t>
            </w:r>
          </w:p>
        </w:tc>
        <w:tc>
          <w:tcPr>
            <w:tcW w:w="1836" w:type="dxa"/>
            <w:noWrap/>
            <w:hideMark/>
            <w:tcPrChange w:id="317" w:author="user" w:date="2024-08-20T12:16:00Z" w16du:dateUtc="2024-08-20T09:16:00Z">
              <w:tcPr>
                <w:tcW w:w="1836" w:type="dxa"/>
                <w:noWrap/>
                <w:hideMark/>
              </w:tcPr>
            </w:tcPrChange>
          </w:tcPr>
          <w:p w14:paraId="3AA7C5D8" w14:textId="5A84D60E"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Central Aegean Sea</w:t>
            </w:r>
          </w:p>
        </w:tc>
      </w:tr>
      <w:tr w:rsidR="000F17FA" w:rsidRPr="00D87246" w14:paraId="33ED3605" w14:textId="77777777" w:rsidTr="00122D72">
        <w:tblPrEx>
          <w:tblW w:w="0" w:type="auto"/>
          <w:tblBorders>
            <w:left w:val="none" w:sz="0" w:space="0" w:color="auto"/>
            <w:right w:val="none" w:sz="0" w:space="0" w:color="auto"/>
            <w:insideH w:val="none" w:sz="0" w:space="0" w:color="auto"/>
            <w:insideV w:val="none" w:sz="0" w:space="0" w:color="auto"/>
          </w:tblBorders>
          <w:tblPrExChange w:id="318" w:author="user" w:date="2024-08-20T12:16:00Z" w16du:dateUtc="2024-08-20T09:16:00Z">
            <w:tblPrEx>
              <w:tblW w:w="0" w:type="auto"/>
              <w:tblBorders>
                <w:left w:val="none" w:sz="0" w:space="0" w:color="auto"/>
                <w:right w:val="none" w:sz="0" w:space="0" w:color="auto"/>
                <w:insideH w:val="none" w:sz="0" w:space="0" w:color="auto"/>
                <w:insideV w:val="none" w:sz="0" w:space="0" w:color="auto"/>
              </w:tblBorders>
            </w:tblPrEx>
          </w:tblPrExChange>
        </w:tblPrEx>
        <w:trPr>
          <w:trHeight w:val="397"/>
          <w:trPrChange w:id="319" w:author="user" w:date="2024-08-20T12:16:00Z" w16du:dateUtc="2024-08-20T09:16:00Z">
            <w:trPr>
              <w:trHeight w:val="864"/>
            </w:trPr>
          </w:trPrChange>
        </w:trPr>
        <w:tc>
          <w:tcPr>
            <w:tcW w:w="2385" w:type="dxa"/>
            <w:vAlign w:val="center"/>
            <w:hideMark/>
            <w:tcPrChange w:id="320" w:author="user" w:date="2024-08-20T12:16:00Z" w16du:dateUtc="2024-08-20T09:16:00Z">
              <w:tcPr>
                <w:tcW w:w="2385" w:type="dxa"/>
                <w:hideMark/>
              </w:tcPr>
            </w:tcPrChange>
          </w:tcPr>
          <w:p w14:paraId="1537766D" w14:textId="09D0AF05" w:rsidR="00BB1B92" w:rsidRPr="00D87246" w:rsidRDefault="00BB1B92">
            <w:pPr>
              <w:spacing w:line="276" w:lineRule="auto"/>
              <w:ind w:hanging="105"/>
              <w:jc w:val="center"/>
              <w:rPr>
                <w:rFonts w:ascii="Times New Roman" w:hAnsi="Times New Roman" w:cs="Times New Roman"/>
                <w:sz w:val="20"/>
                <w:szCs w:val="20"/>
              </w:rPr>
              <w:pPrChange w:id="321" w:author="user" w:date="2024-08-18T12:19:00Z" w16du:dateUtc="2024-08-18T09:19:00Z">
                <w:pPr>
                  <w:spacing w:line="276" w:lineRule="auto"/>
                  <w:jc w:val="center"/>
                </w:pPr>
              </w:pPrChange>
            </w:pPr>
            <w:proofErr w:type="spellStart"/>
            <w:r w:rsidRPr="00D87246">
              <w:rPr>
                <w:rFonts w:ascii="Times New Roman" w:hAnsi="Times New Roman" w:cs="Times New Roman"/>
                <w:sz w:val="20"/>
                <w:szCs w:val="20"/>
              </w:rPr>
              <w:t>Kousteni</w:t>
            </w:r>
            <w:proofErr w:type="spellEnd"/>
            <w:r w:rsidRPr="00D87246">
              <w:rPr>
                <w:rFonts w:ascii="Times New Roman" w:hAnsi="Times New Roman" w:cs="Times New Roman"/>
                <w:sz w:val="20"/>
                <w:szCs w:val="20"/>
              </w:rPr>
              <w:t xml:space="preserve"> and </w:t>
            </w:r>
            <w:proofErr w:type="spellStart"/>
            <w:r w:rsidRPr="00D87246">
              <w:rPr>
                <w:rFonts w:ascii="Times New Roman" w:hAnsi="Times New Roman" w:cs="Times New Roman"/>
                <w:sz w:val="20"/>
                <w:szCs w:val="20"/>
              </w:rPr>
              <w:t>Megalofonou</w:t>
            </w:r>
            <w:proofErr w:type="spellEnd"/>
            <w:r w:rsidRPr="00D87246">
              <w:rPr>
                <w:rFonts w:ascii="Times New Roman" w:hAnsi="Times New Roman" w:cs="Times New Roman"/>
                <w:sz w:val="20"/>
                <w:szCs w:val="20"/>
              </w:rPr>
              <w:br/>
            </w:r>
            <w:ins w:id="322" w:author="user" w:date="2024-08-18T12:19:00Z" w16du:dateUtc="2024-08-18T09:19:00Z">
              <w:r w:rsidR="009D01FB" w:rsidRPr="00D87246">
                <w:rPr>
                  <w:rFonts w:ascii="Times New Roman" w:hAnsi="Times New Roman" w:cs="Times New Roman"/>
                  <w:sz w:val="20"/>
                  <w:szCs w:val="20"/>
                </w:rPr>
                <w:t>(</w:t>
              </w:r>
            </w:ins>
            <w:r w:rsidRPr="00D87246">
              <w:rPr>
                <w:rFonts w:ascii="Times New Roman" w:hAnsi="Times New Roman" w:cs="Times New Roman"/>
                <w:sz w:val="20"/>
                <w:szCs w:val="20"/>
              </w:rPr>
              <w:t>2015</w:t>
            </w:r>
            <w:ins w:id="323" w:author="user" w:date="2024-08-18T12:19:00Z" w16du:dateUtc="2024-08-18T09:19:00Z">
              <w:r w:rsidR="009D01FB" w:rsidRPr="00D87246">
                <w:rPr>
                  <w:rFonts w:ascii="Times New Roman" w:hAnsi="Times New Roman" w:cs="Times New Roman"/>
                  <w:sz w:val="20"/>
                  <w:szCs w:val="20"/>
                </w:rPr>
                <w:t>)</w:t>
              </w:r>
            </w:ins>
          </w:p>
        </w:tc>
        <w:tc>
          <w:tcPr>
            <w:tcW w:w="1153" w:type="dxa"/>
            <w:noWrap/>
            <w:vAlign w:val="center"/>
            <w:hideMark/>
            <w:tcPrChange w:id="324" w:author="user" w:date="2024-08-20T12:16:00Z" w16du:dateUtc="2024-08-20T09:16:00Z">
              <w:tcPr>
                <w:tcW w:w="1153" w:type="dxa"/>
                <w:noWrap/>
                <w:hideMark/>
              </w:tcPr>
            </w:tcPrChange>
          </w:tcPr>
          <w:p w14:paraId="0BC6FA8F" w14:textId="0B884E71" w:rsidR="00BB1B92" w:rsidRPr="00D87246" w:rsidRDefault="00085C95"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445</w:t>
            </w:r>
          </w:p>
        </w:tc>
        <w:tc>
          <w:tcPr>
            <w:tcW w:w="1419" w:type="dxa"/>
            <w:noWrap/>
            <w:vAlign w:val="center"/>
            <w:hideMark/>
            <w:tcPrChange w:id="325" w:author="user" w:date="2024-08-20T12:16:00Z" w16du:dateUtc="2024-08-20T09:16:00Z">
              <w:tcPr>
                <w:tcW w:w="1419" w:type="dxa"/>
                <w:noWrap/>
                <w:hideMark/>
              </w:tcPr>
            </w:tcPrChange>
          </w:tcPr>
          <w:p w14:paraId="6B86F3F2" w14:textId="77777777"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7E-07</w:t>
            </w:r>
          </w:p>
        </w:tc>
        <w:tc>
          <w:tcPr>
            <w:tcW w:w="1417" w:type="dxa"/>
            <w:noWrap/>
            <w:vAlign w:val="center"/>
            <w:hideMark/>
            <w:tcPrChange w:id="326" w:author="user" w:date="2024-08-20T12:16:00Z" w16du:dateUtc="2024-08-20T09:16:00Z">
              <w:tcPr>
                <w:tcW w:w="1417" w:type="dxa"/>
                <w:noWrap/>
                <w:hideMark/>
              </w:tcPr>
            </w:tcPrChange>
          </w:tcPr>
          <w:p w14:paraId="33498D5E" w14:textId="69E364C7"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3.32</w:t>
            </w:r>
          </w:p>
        </w:tc>
        <w:tc>
          <w:tcPr>
            <w:tcW w:w="852" w:type="dxa"/>
            <w:vAlign w:val="center"/>
            <w:tcPrChange w:id="327" w:author="user" w:date="2024-08-20T12:16:00Z" w16du:dateUtc="2024-08-20T09:16:00Z">
              <w:tcPr>
                <w:tcW w:w="852" w:type="dxa"/>
              </w:tcPr>
            </w:tcPrChange>
          </w:tcPr>
          <w:p w14:paraId="6D8B7120" w14:textId="001C9261" w:rsidR="00BB1B92" w:rsidRPr="00D87246" w:rsidRDefault="00085C95"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0.99</w:t>
            </w:r>
          </w:p>
        </w:tc>
        <w:tc>
          <w:tcPr>
            <w:tcW w:w="1836" w:type="dxa"/>
            <w:noWrap/>
            <w:vAlign w:val="center"/>
            <w:hideMark/>
            <w:tcPrChange w:id="328" w:author="user" w:date="2024-08-20T12:16:00Z" w16du:dateUtc="2024-08-20T09:16:00Z">
              <w:tcPr>
                <w:tcW w:w="1836" w:type="dxa"/>
                <w:noWrap/>
                <w:hideMark/>
              </w:tcPr>
            </w:tcPrChange>
          </w:tcPr>
          <w:p w14:paraId="27C10BC4" w14:textId="343B93A7"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Eastern Mediterranean</w:t>
            </w:r>
            <w:del w:id="329" w:author="user" w:date="2024-08-18T12:24:00Z" w16du:dateUtc="2024-08-18T09:24:00Z">
              <w:r w:rsidR="00A8782C" w:rsidRPr="00D87246" w:rsidDel="009D01FB">
                <w:rPr>
                  <w:rFonts w:ascii="Times New Roman" w:hAnsi="Times New Roman" w:cs="Times New Roman"/>
                  <w:sz w:val="20"/>
                  <w:szCs w:val="20"/>
                </w:rPr>
                <w:delText xml:space="preserve"> Sea</w:delText>
              </w:r>
            </w:del>
          </w:p>
        </w:tc>
      </w:tr>
      <w:tr w:rsidR="000F17FA" w:rsidRPr="00D87246" w14:paraId="620D2D26" w14:textId="77777777" w:rsidTr="00122D72">
        <w:tblPrEx>
          <w:tblW w:w="0" w:type="auto"/>
          <w:tblBorders>
            <w:left w:val="none" w:sz="0" w:space="0" w:color="auto"/>
            <w:right w:val="none" w:sz="0" w:space="0" w:color="auto"/>
            <w:insideH w:val="none" w:sz="0" w:space="0" w:color="auto"/>
            <w:insideV w:val="none" w:sz="0" w:space="0" w:color="auto"/>
          </w:tblBorders>
          <w:tblPrExChange w:id="330" w:author="user" w:date="2024-08-20T12:16:00Z" w16du:dateUtc="2024-08-20T09:16:00Z">
            <w:tblPrEx>
              <w:tblW w:w="0" w:type="auto"/>
              <w:tblBorders>
                <w:left w:val="none" w:sz="0" w:space="0" w:color="auto"/>
                <w:right w:val="none" w:sz="0" w:space="0" w:color="auto"/>
                <w:insideH w:val="none" w:sz="0" w:space="0" w:color="auto"/>
                <w:insideV w:val="none" w:sz="0" w:space="0" w:color="auto"/>
              </w:tblBorders>
            </w:tblPrEx>
          </w:tblPrExChange>
        </w:tblPrEx>
        <w:trPr>
          <w:trHeight w:val="397"/>
          <w:trPrChange w:id="331" w:author="user" w:date="2024-08-20T12:16:00Z" w16du:dateUtc="2024-08-20T09:16:00Z">
            <w:trPr>
              <w:trHeight w:val="288"/>
            </w:trPr>
          </w:trPrChange>
        </w:trPr>
        <w:tc>
          <w:tcPr>
            <w:tcW w:w="2385" w:type="dxa"/>
            <w:noWrap/>
            <w:vAlign w:val="center"/>
            <w:hideMark/>
            <w:tcPrChange w:id="332" w:author="user" w:date="2024-08-20T12:16:00Z" w16du:dateUtc="2024-08-20T09:16:00Z">
              <w:tcPr>
                <w:tcW w:w="2385" w:type="dxa"/>
                <w:noWrap/>
                <w:hideMark/>
              </w:tcPr>
            </w:tcPrChange>
          </w:tcPr>
          <w:p w14:paraId="2E3E3329" w14:textId="1B0F78D4" w:rsidR="00BB1B92" w:rsidRPr="00D87246" w:rsidRDefault="00085C95" w:rsidP="009D01FB">
            <w:pPr>
              <w:spacing w:line="276" w:lineRule="auto"/>
              <w:jc w:val="center"/>
              <w:rPr>
                <w:rFonts w:ascii="Times New Roman" w:hAnsi="Times New Roman" w:cs="Times New Roman"/>
                <w:sz w:val="20"/>
                <w:szCs w:val="20"/>
              </w:rPr>
            </w:pPr>
            <w:proofErr w:type="spellStart"/>
            <w:r w:rsidRPr="00D87246">
              <w:rPr>
                <w:rFonts w:ascii="Times New Roman" w:hAnsi="Times New Roman" w:cs="Times New Roman"/>
                <w:sz w:val="20"/>
                <w:szCs w:val="20"/>
              </w:rPr>
              <w:t>Lteif</w:t>
            </w:r>
            <w:proofErr w:type="spellEnd"/>
            <w:r w:rsidRPr="00D87246">
              <w:rPr>
                <w:rFonts w:ascii="Times New Roman" w:hAnsi="Times New Roman" w:cs="Times New Roman"/>
                <w:sz w:val="20"/>
                <w:szCs w:val="20"/>
              </w:rPr>
              <w:t xml:space="preserve"> et</w:t>
            </w:r>
            <w:r w:rsidR="00BB1B92" w:rsidRPr="00D87246">
              <w:rPr>
                <w:rFonts w:ascii="Times New Roman" w:hAnsi="Times New Roman" w:cs="Times New Roman"/>
                <w:sz w:val="20"/>
                <w:szCs w:val="20"/>
              </w:rPr>
              <w:t xml:space="preserve"> al.</w:t>
            </w:r>
            <w:del w:id="333" w:author="user" w:date="2024-08-18T12:19:00Z" w16du:dateUtc="2024-08-18T09:19:00Z">
              <w:r w:rsidR="00BB1B92" w:rsidRPr="00D87246" w:rsidDel="009D01FB">
                <w:rPr>
                  <w:rFonts w:ascii="Times New Roman" w:hAnsi="Times New Roman" w:cs="Times New Roman"/>
                  <w:sz w:val="20"/>
                  <w:szCs w:val="20"/>
                </w:rPr>
                <w:delText>,</w:delText>
              </w:r>
            </w:del>
            <w:r w:rsidR="00BB1B92" w:rsidRPr="00D87246">
              <w:rPr>
                <w:rFonts w:ascii="Times New Roman" w:hAnsi="Times New Roman" w:cs="Times New Roman"/>
                <w:sz w:val="20"/>
                <w:szCs w:val="20"/>
              </w:rPr>
              <w:t xml:space="preserve"> </w:t>
            </w:r>
            <w:ins w:id="334" w:author="user" w:date="2024-08-18T12:19:00Z" w16du:dateUtc="2024-08-18T09:19:00Z">
              <w:r w:rsidR="009D01FB" w:rsidRPr="00D87246">
                <w:rPr>
                  <w:rFonts w:ascii="Times New Roman" w:hAnsi="Times New Roman" w:cs="Times New Roman"/>
                  <w:sz w:val="20"/>
                  <w:szCs w:val="20"/>
                </w:rPr>
                <w:t>(</w:t>
              </w:r>
            </w:ins>
            <w:r w:rsidR="00BB1B92" w:rsidRPr="00D87246">
              <w:rPr>
                <w:rFonts w:ascii="Times New Roman" w:hAnsi="Times New Roman" w:cs="Times New Roman"/>
                <w:sz w:val="20"/>
                <w:szCs w:val="20"/>
              </w:rPr>
              <w:t>2016</w:t>
            </w:r>
            <w:ins w:id="335" w:author="user" w:date="2024-08-18T12:19:00Z" w16du:dateUtc="2024-08-18T09:19:00Z">
              <w:r w:rsidR="009D01FB" w:rsidRPr="00D87246">
                <w:rPr>
                  <w:rFonts w:ascii="Times New Roman" w:hAnsi="Times New Roman" w:cs="Times New Roman"/>
                  <w:sz w:val="20"/>
                  <w:szCs w:val="20"/>
                </w:rPr>
                <w:t>)</w:t>
              </w:r>
            </w:ins>
          </w:p>
        </w:tc>
        <w:tc>
          <w:tcPr>
            <w:tcW w:w="1153" w:type="dxa"/>
            <w:noWrap/>
            <w:vAlign w:val="center"/>
            <w:hideMark/>
            <w:tcPrChange w:id="336" w:author="user" w:date="2024-08-20T12:16:00Z" w16du:dateUtc="2024-08-20T09:16:00Z">
              <w:tcPr>
                <w:tcW w:w="1153" w:type="dxa"/>
                <w:noWrap/>
                <w:hideMark/>
              </w:tcPr>
            </w:tcPrChange>
          </w:tcPr>
          <w:p w14:paraId="233D8177" w14:textId="77777777"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11</w:t>
            </w:r>
          </w:p>
        </w:tc>
        <w:tc>
          <w:tcPr>
            <w:tcW w:w="1419" w:type="dxa"/>
            <w:noWrap/>
            <w:vAlign w:val="center"/>
            <w:hideMark/>
            <w:tcPrChange w:id="337" w:author="user" w:date="2024-08-20T12:16:00Z" w16du:dateUtc="2024-08-20T09:16:00Z">
              <w:tcPr>
                <w:tcW w:w="1419" w:type="dxa"/>
                <w:noWrap/>
                <w:hideMark/>
              </w:tcPr>
            </w:tcPrChange>
          </w:tcPr>
          <w:p w14:paraId="099C7658" w14:textId="4025E890"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0.0819</w:t>
            </w:r>
          </w:p>
        </w:tc>
        <w:tc>
          <w:tcPr>
            <w:tcW w:w="1417" w:type="dxa"/>
            <w:noWrap/>
            <w:vAlign w:val="center"/>
            <w:hideMark/>
            <w:tcPrChange w:id="338" w:author="user" w:date="2024-08-20T12:16:00Z" w16du:dateUtc="2024-08-20T09:16:00Z">
              <w:tcPr>
                <w:tcW w:w="1417" w:type="dxa"/>
                <w:noWrap/>
                <w:hideMark/>
              </w:tcPr>
            </w:tcPrChange>
          </w:tcPr>
          <w:p w14:paraId="5274C5B7" w14:textId="73ED16AE"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2.89</w:t>
            </w:r>
          </w:p>
        </w:tc>
        <w:tc>
          <w:tcPr>
            <w:tcW w:w="852" w:type="dxa"/>
            <w:vAlign w:val="center"/>
            <w:tcPrChange w:id="339" w:author="user" w:date="2024-08-20T12:16:00Z" w16du:dateUtc="2024-08-20T09:16:00Z">
              <w:tcPr>
                <w:tcW w:w="852" w:type="dxa"/>
              </w:tcPr>
            </w:tcPrChange>
          </w:tcPr>
          <w:p w14:paraId="554FB58F" w14:textId="07FDC821" w:rsidR="00BB1B92" w:rsidRPr="00D87246" w:rsidRDefault="00085C95"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0.82</w:t>
            </w:r>
          </w:p>
        </w:tc>
        <w:tc>
          <w:tcPr>
            <w:tcW w:w="1836" w:type="dxa"/>
            <w:noWrap/>
            <w:vAlign w:val="center"/>
            <w:hideMark/>
            <w:tcPrChange w:id="340" w:author="user" w:date="2024-08-20T12:16:00Z" w16du:dateUtc="2024-08-20T09:16:00Z">
              <w:tcPr>
                <w:tcW w:w="1836" w:type="dxa"/>
                <w:noWrap/>
                <w:hideMark/>
              </w:tcPr>
            </w:tcPrChange>
          </w:tcPr>
          <w:p w14:paraId="64D1DCB6" w14:textId="197FC25A" w:rsidR="00BB1B92" w:rsidRPr="00D87246" w:rsidRDefault="00BB1B92" w:rsidP="009D01FB">
            <w:pPr>
              <w:spacing w:line="276" w:lineRule="auto"/>
              <w:jc w:val="center"/>
              <w:rPr>
                <w:rFonts w:ascii="Times New Roman" w:hAnsi="Times New Roman" w:cs="Times New Roman"/>
                <w:sz w:val="20"/>
                <w:szCs w:val="20"/>
              </w:rPr>
            </w:pPr>
            <w:proofErr w:type="spellStart"/>
            <w:r w:rsidRPr="00D87246">
              <w:rPr>
                <w:rFonts w:ascii="Times New Roman" w:hAnsi="Times New Roman" w:cs="Times New Roman"/>
                <w:sz w:val="20"/>
                <w:szCs w:val="20"/>
              </w:rPr>
              <w:t>Lebanase</w:t>
            </w:r>
            <w:proofErr w:type="spellEnd"/>
            <w:r w:rsidRPr="00D87246">
              <w:rPr>
                <w:rFonts w:ascii="Times New Roman" w:hAnsi="Times New Roman" w:cs="Times New Roman"/>
                <w:sz w:val="20"/>
                <w:szCs w:val="20"/>
              </w:rPr>
              <w:t xml:space="preserve"> Marine Water</w:t>
            </w:r>
          </w:p>
        </w:tc>
      </w:tr>
      <w:tr w:rsidR="000F17FA" w:rsidRPr="00D87246" w14:paraId="364B115C" w14:textId="77777777" w:rsidTr="00122D72">
        <w:tblPrEx>
          <w:tblW w:w="0" w:type="auto"/>
          <w:tblBorders>
            <w:left w:val="none" w:sz="0" w:space="0" w:color="auto"/>
            <w:right w:val="none" w:sz="0" w:space="0" w:color="auto"/>
            <w:insideH w:val="none" w:sz="0" w:space="0" w:color="auto"/>
            <w:insideV w:val="none" w:sz="0" w:space="0" w:color="auto"/>
          </w:tblBorders>
          <w:tblPrExChange w:id="341" w:author="user" w:date="2024-08-20T12:16:00Z" w16du:dateUtc="2024-08-20T09:16:00Z">
            <w:tblPrEx>
              <w:tblW w:w="0" w:type="auto"/>
              <w:tblBorders>
                <w:left w:val="none" w:sz="0" w:space="0" w:color="auto"/>
                <w:right w:val="none" w:sz="0" w:space="0" w:color="auto"/>
                <w:insideH w:val="none" w:sz="0" w:space="0" w:color="auto"/>
                <w:insideV w:val="none" w:sz="0" w:space="0" w:color="auto"/>
              </w:tblBorders>
            </w:tblPrEx>
          </w:tblPrExChange>
        </w:tblPrEx>
        <w:trPr>
          <w:trHeight w:val="397"/>
          <w:trPrChange w:id="342" w:author="user" w:date="2024-08-20T12:16:00Z" w16du:dateUtc="2024-08-20T09:16:00Z">
            <w:trPr>
              <w:trHeight w:val="576"/>
            </w:trPr>
          </w:trPrChange>
        </w:trPr>
        <w:tc>
          <w:tcPr>
            <w:tcW w:w="2385" w:type="dxa"/>
            <w:noWrap/>
            <w:vAlign w:val="center"/>
            <w:hideMark/>
            <w:tcPrChange w:id="343" w:author="user" w:date="2024-08-20T12:16:00Z" w16du:dateUtc="2024-08-20T09:16:00Z">
              <w:tcPr>
                <w:tcW w:w="2385" w:type="dxa"/>
                <w:noWrap/>
                <w:hideMark/>
              </w:tcPr>
            </w:tcPrChange>
          </w:tcPr>
          <w:p w14:paraId="2E89EE63" w14:textId="29285534" w:rsidR="00BB1B92" w:rsidRPr="00D87246" w:rsidRDefault="00DB7409" w:rsidP="009D01FB">
            <w:pPr>
              <w:spacing w:line="276" w:lineRule="auto"/>
              <w:jc w:val="center"/>
              <w:rPr>
                <w:rFonts w:ascii="Times New Roman" w:hAnsi="Times New Roman" w:cs="Times New Roman"/>
                <w:sz w:val="20"/>
                <w:szCs w:val="20"/>
              </w:rPr>
            </w:pPr>
            <w:ins w:id="344" w:author="user" w:date="2024-08-18T17:36:00Z" w16du:dateUtc="2024-08-18T14:36:00Z">
              <w:r w:rsidRPr="00D87246">
                <w:rPr>
                  <w:rFonts w:ascii="Times New Roman" w:hAnsi="Times New Roman" w:cs="Times New Roman"/>
                  <w:sz w:val="20"/>
                  <w:szCs w:val="20"/>
                </w:rPr>
                <w:t>Ö</w:t>
              </w:r>
            </w:ins>
            <w:del w:id="345" w:author="user" w:date="2024-08-18T17:36:00Z" w16du:dateUtc="2024-08-18T14:36:00Z">
              <w:r w:rsidR="00E32E44" w:rsidRPr="00D87246" w:rsidDel="00DB7409">
                <w:rPr>
                  <w:rFonts w:ascii="Times New Roman" w:hAnsi="Times New Roman" w:cs="Times New Roman"/>
                  <w:sz w:val="20"/>
                  <w:szCs w:val="20"/>
                </w:rPr>
                <w:delText>Ö</w:delText>
              </w:r>
            </w:del>
            <w:r w:rsidR="00085C95" w:rsidRPr="00D87246">
              <w:rPr>
                <w:rFonts w:ascii="Times New Roman" w:hAnsi="Times New Roman" w:cs="Times New Roman"/>
                <w:sz w:val="20"/>
                <w:szCs w:val="20"/>
              </w:rPr>
              <w:t>ztekin et</w:t>
            </w:r>
            <w:r w:rsidR="00BB1B92" w:rsidRPr="00D87246">
              <w:rPr>
                <w:rFonts w:ascii="Times New Roman" w:hAnsi="Times New Roman" w:cs="Times New Roman"/>
                <w:sz w:val="20"/>
                <w:szCs w:val="20"/>
              </w:rPr>
              <w:t xml:space="preserve"> al.</w:t>
            </w:r>
            <w:del w:id="346" w:author="user" w:date="2024-08-18T12:19:00Z" w16du:dateUtc="2024-08-18T09:19:00Z">
              <w:r w:rsidR="00BB1B92" w:rsidRPr="00D87246" w:rsidDel="009D01FB">
                <w:rPr>
                  <w:rFonts w:ascii="Times New Roman" w:hAnsi="Times New Roman" w:cs="Times New Roman"/>
                  <w:sz w:val="20"/>
                  <w:szCs w:val="20"/>
                </w:rPr>
                <w:delText>,</w:delText>
              </w:r>
            </w:del>
            <w:r w:rsidR="00BB1B92" w:rsidRPr="00D87246">
              <w:rPr>
                <w:rFonts w:ascii="Times New Roman" w:hAnsi="Times New Roman" w:cs="Times New Roman"/>
                <w:sz w:val="20"/>
                <w:szCs w:val="20"/>
              </w:rPr>
              <w:t xml:space="preserve"> </w:t>
            </w:r>
            <w:ins w:id="347" w:author="user" w:date="2024-08-18T12:19:00Z" w16du:dateUtc="2024-08-18T09:19:00Z">
              <w:r w:rsidR="009D01FB" w:rsidRPr="00D87246">
                <w:rPr>
                  <w:rFonts w:ascii="Times New Roman" w:hAnsi="Times New Roman" w:cs="Times New Roman"/>
                  <w:sz w:val="20"/>
                  <w:szCs w:val="20"/>
                </w:rPr>
                <w:t>(</w:t>
              </w:r>
            </w:ins>
            <w:r w:rsidR="00BB1B92" w:rsidRPr="00D87246">
              <w:rPr>
                <w:rFonts w:ascii="Times New Roman" w:hAnsi="Times New Roman" w:cs="Times New Roman"/>
                <w:sz w:val="20"/>
                <w:szCs w:val="20"/>
              </w:rPr>
              <w:t>2016</w:t>
            </w:r>
            <w:ins w:id="348" w:author="user" w:date="2024-08-18T12:19:00Z" w16du:dateUtc="2024-08-18T09:19:00Z">
              <w:r w:rsidR="009D01FB" w:rsidRPr="00D87246">
                <w:rPr>
                  <w:rFonts w:ascii="Times New Roman" w:hAnsi="Times New Roman" w:cs="Times New Roman"/>
                  <w:sz w:val="20"/>
                  <w:szCs w:val="20"/>
                </w:rPr>
                <w:t>)</w:t>
              </w:r>
            </w:ins>
          </w:p>
        </w:tc>
        <w:tc>
          <w:tcPr>
            <w:tcW w:w="1153" w:type="dxa"/>
            <w:noWrap/>
            <w:vAlign w:val="center"/>
            <w:hideMark/>
            <w:tcPrChange w:id="349" w:author="user" w:date="2024-08-20T12:16:00Z" w16du:dateUtc="2024-08-20T09:16:00Z">
              <w:tcPr>
                <w:tcW w:w="1153" w:type="dxa"/>
                <w:noWrap/>
                <w:hideMark/>
              </w:tcPr>
            </w:tcPrChange>
          </w:tcPr>
          <w:p w14:paraId="7C8B0ECC" w14:textId="77777777"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14</w:t>
            </w:r>
          </w:p>
        </w:tc>
        <w:tc>
          <w:tcPr>
            <w:tcW w:w="1419" w:type="dxa"/>
            <w:noWrap/>
            <w:vAlign w:val="center"/>
            <w:hideMark/>
            <w:tcPrChange w:id="350" w:author="user" w:date="2024-08-20T12:16:00Z" w16du:dateUtc="2024-08-20T09:16:00Z">
              <w:tcPr>
                <w:tcW w:w="1419" w:type="dxa"/>
                <w:noWrap/>
                <w:hideMark/>
              </w:tcPr>
            </w:tcPrChange>
          </w:tcPr>
          <w:p w14:paraId="7DC3A935" w14:textId="0743ED34"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0.0053</w:t>
            </w:r>
          </w:p>
        </w:tc>
        <w:tc>
          <w:tcPr>
            <w:tcW w:w="1417" w:type="dxa"/>
            <w:noWrap/>
            <w:vAlign w:val="center"/>
            <w:hideMark/>
            <w:tcPrChange w:id="351" w:author="user" w:date="2024-08-20T12:16:00Z" w16du:dateUtc="2024-08-20T09:16:00Z">
              <w:tcPr>
                <w:tcW w:w="1417" w:type="dxa"/>
                <w:noWrap/>
                <w:hideMark/>
              </w:tcPr>
            </w:tcPrChange>
          </w:tcPr>
          <w:p w14:paraId="563F5542" w14:textId="39BC2CEA"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2.95</w:t>
            </w:r>
          </w:p>
        </w:tc>
        <w:tc>
          <w:tcPr>
            <w:tcW w:w="852" w:type="dxa"/>
            <w:vAlign w:val="center"/>
            <w:tcPrChange w:id="352" w:author="user" w:date="2024-08-20T12:16:00Z" w16du:dateUtc="2024-08-20T09:16:00Z">
              <w:tcPr>
                <w:tcW w:w="852" w:type="dxa"/>
              </w:tcPr>
            </w:tcPrChange>
          </w:tcPr>
          <w:p w14:paraId="6EA684CD" w14:textId="34DE0247" w:rsidR="00BB1B92" w:rsidRPr="00D87246" w:rsidRDefault="00085C95"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0.97</w:t>
            </w:r>
          </w:p>
        </w:tc>
        <w:tc>
          <w:tcPr>
            <w:tcW w:w="1836" w:type="dxa"/>
            <w:vAlign w:val="center"/>
            <w:hideMark/>
            <w:tcPrChange w:id="353" w:author="user" w:date="2024-08-20T12:16:00Z" w16du:dateUtc="2024-08-20T09:16:00Z">
              <w:tcPr>
                <w:tcW w:w="1836" w:type="dxa"/>
                <w:hideMark/>
              </w:tcPr>
            </w:tcPrChange>
          </w:tcPr>
          <w:p w14:paraId="56B69A52" w14:textId="617DE731" w:rsidR="00BB1B92" w:rsidRPr="00D87246" w:rsidRDefault="00BB1B92">
            <w:pPr>
              <w:spacing w:line="276" w:lineRule="auto"/>
              <w:ind w:firstLine="36"/>
              <w:rPr>
                <w:rFonts w:ascii="Times New Roman" w:hAnsi="Times New Roman" w:cs="Times New Roman"/>
                <w:sz w:val="20"/>
                <w:szCs w:val="20"/>
              </w:rPr>
              <w:pPrChange w:id="354" w:author="user" w:date="2024-08-18T12:20:00Z" w16du:dateUtc="2024-08-18T09:20:00Z">
                <w:pPr>
                  <w:spacing w:line="276" w:lineRule="auto"/>
                  <w:jc w:val="center"/>
                </w:pPr>
              </w:pPrChange>
            </w:pPr>
            <w:r w:rsidRPr="00D87246">
              <w:rPr>
                <w:rFonts w:ascii="Times New Roman" w:hAnsi="Times New Roman" w:cs="Times New Roman"/>
                <w:sz w:val="20"/>
                <w:szCs w:val="20"/>
              </w:rPr>
              <w:t>North Aegean</w:t>
            </w:r>
            <w:ins w:id="355" w:author="user" w:date="2024-08-18T12:20:00Z" w16du:dateUtc="2024-08-18T09:20:00Z">
              <w:r w:rsidR="009D01FB" w:rsidRPr="00D87246">
                <w:rPr>
                  <w:rFonts w:ascii="Times New Roman" w:hAnsi="Times New Roman" w:cs="Times New Roman"/>
                  <w:sz w:val="20"/>
                  <w:szCs w:val="20"/>
                </w:rPr>
                <w:t xml:space="preserve"> </w:t>
              </w:r>
            </w:ins>
            <w:del w:id="356" w:author="user" w:date="2024-08-18T12:20:00Z" w16du:dateUtc="2024-08-18T09:20:00Z">
              <w:r w:rsidRPr="00D87246" w:rsidDel="009D01FB">
                <w:rPr>
                  <w:rFonts w:ascii="Times New Roman" w:hAnsi="Times New Roman" w:cs="Times New Roman"/>
                  <w:sz w:val="20"/>
                  <w:szCs w:val="20"/>
                </w:rPr>
                <w:br/>
              </w:r>
            </w:del>
            <w:r w:rsidRPr="00D87246">
              <w:rPr>
                <w:rFonts w:ascii="Times New Roman" w:hAnsi="Times New Roman" w:cs="Times New Roman"/>
                <w:sz w:val="20"/>
                <w:szCs w:val="20"/>
              </w:rPr>
              <w:t>Sea</w:t>
            </w:r>
          </w:p>
        </w:tc>
      </w:tr>
      <w:tr w:rsidR="000F17FA" w:rsidRPr="00D87246" w14:paraId="1BC12C2B" w14:textId="77777777" w:rsidTr="00122D72">
        <w:tblPrEx>
          <w:tblW w:w="0" w:type="auto"/>
          <w:tblBorders>
            <w:left w:val="none" w:sz="0" w:space="0" w:color="auto"/>
            <w:right w:val="none" w:sz="0" w:space="0" w:color="auto"/>
            <w:insideH w:val="none" w:sz="0" w:space="0" w:color="auto"/>
            <w:insideV w:val="none" w:sz="0" w:space="0" w:color="auto"/>
          </w:tblBorders>
          <w:tblPrExChange w:id="357" w:author="user" w:date="2024-08-20T12:16:00Z" w16du:dateUtc="2024-08-20T09:16:00Z">
            <w:tblPrEx>
              <w:tblW w:w="0" w:type="auto"/>
              <w:tblBorders>
                <w:left w:val="none" w:sz="0" w:space="0" w:color="auto"/>
                <w:right w:val="none" w:sz="0" w:space="0" w:color="auto"/>
                <w:insideH w:val="none" w:sz="0" w:space="0" w:color="auto"/>
                <w:insideV w:val="none" w:sz="0" w:space="0" w:color="auto"/>
              </w:tblBorders>
            </w:tblPrEx>
          </w:tblPrExChange>
        </w:tblPrEx>
        <w:trPr>
          <w:trHeight w:val="397"/>
          <w:trPrChange w:id="358" w:author="user" w:date="2024-08-20T12:16:00Z" w16du:dateUtc="2024-08-20T09:16:00Z">
            <w:trPr>
              <w:trHeight w:val="288"/>
            </w:trPr>
          </w:trPrChange>
        </w:trPr>
        <w:tc>
          <w:tcPr>
            <w:tcW w:w="2385" w:type="dxa"/>
            <w:noWrap/>
            <w:hideMark/>
            <w:tcPrChange w:id="359" w:author="user" w:date="2024-08-20T12:16:00Z" w16du:dateUtc="2024-08-20T09:16:00Z">
              <w:tcPr>
                <w:tcW w:w="2385" w:type="dxa"/>
                <w:noWrap/>
                <w:hideMark/>
              </w:tcPr>
            </w:tcPrChange>
          </w:tcPr>
          <w:p w14:paraId="78E5BA87" w14:textId="4ED8167E" w:rsidR="00BB1B92" w:rsidRPr="00D87246" w:rsidRDefault="00BB1B92" w:rsidP="000F17FA">
            <w:pPr>
              <w:spacing w:line="276" w:lineRule="auto"/>
              <w:jc w:val="center"/>
              <w:rPr>
                <w:rFonts w:ascii="Times New Roman" w:hAnsi="Times New Roman" w:cs="Times New Roman"/>
                <w:sz w:val="20"/>
                <w:szCs w:val="20"/>
              </w:rPr>
            </w:pPr>
            <w:proofErr w:type="spellStart"/>
            <w:r w:rsidRPr="00D87246">
              <w:rPr>
                <w:rFonts w:ascii="Times New Roman" w:hAnsi="Times New Roman" w:cs="Times New Roman"/>
                <w:sz w:val="20"/>
                <w:szCs w:val="20"/>
              </w:rPr>
              <w:t>Bengil</w:t>
            </w:r>
            <w:proofErr w:type="spellEnd"/>
            <w:del w:id="360" w:author="user" w:date="2024-08-18T12:17:00Z" w16du:dateUtc="2024-08-18T09:17:00Z">
              <w:r w:rsidRPr="00D87246" w:rsidDel="009D01FB">
                <w:rPr>
                  <w:rFonts w:ascii="Times New Roman" w:hAnsi="Times New Roman" w:cs="Times New Roman"/>
                  <w:sz w:val="20"/>
                  <w:szCs w:val="20"/>
                </w:rPr>
                <w:delText>,</w:delText>
              </w:r>
            </w:del>
            <w:r w:rsidRPr="00D87246">
              <w:rPr>
                <w:rFonts w:ascii="Times New Roman" w:hAnsi="Times New Roman" w:cs="Times New Roman"/>
                <w:sz w:val="20"/>
                <w:szCs w:val="20"/>
              </w:rPr>
              <w:t xml:space="preserve"> </w:t>
            </w:r>
            <w:ins w:id="361" w:author="user" w:date="2024-08-18T12:17:00Z" w16du:dateUtc="2024-08-18T09:17:00Z">
              <w:r w:rsidR="009D01FB" w:rsidRPr="00D87246">
                <w:rPr>
                  <w:rFonts w:ascii="Times New Roman" w:hAnsi="Times New Roman" w:cs="Times New Roman"/>
                  <w:sz w:val="20"/>
                  <w:szCs w:val="20"/>
                </w:rPr>
                <w:t>(</w:t>
              </w:r>
            </w:ins>
            <w:r w:rsidRPr="00D87246">
              <w:rPr>
                <w:rFonts w:ascii="Times New Roman" w:hAnsi="Times New Roman" w:cs="Times New Roman"/>
                <w:sz w:val="20"/>
                <w:szCs w:val="20"/>
              </w:rPr>
              <w:t>2022</w:t>
            </w:r>
            <w:ins w:id="362" w:author="user" w:date="2024-08-18T12:17:00Z" w16du:dateUtc="2024-08-18T09:17:00Z">
              <w:r w:rsidR="009D01FB" w:rsidRPr="00D87246">
                <w:rPr>
                  <w:rFonts w:ascii="Times New Roman" w:hAnsi="Times New Roman" w:cs="Times New Roman"/>
                  <w:sz w:val="20"/>
                  <w:szCs w:val="20"/>
                </w:rPr>
                <w:t>)</w:t>
              </w:r>
            </w:ins>
          </w:p>
        </w:tc>
        <w:tc>
          <w:tcPr>
            <w:tcW w:w="1153" w:type="dxa"/>
            <w:noWrap/>
            <w:hideMark/>
            <w:tcPrChange w:id="363" w:author="user" w:date="2024-08-20T12:16:00Z" w16du:dateUtc="2024-08-20T09:16:00Z">
              <w:tcPr>
                <w:tcW w:w="1153" w:type="dxa"/>
                <w:noWrap/>
                <w:hideMark/>
              </w:tcPr>
            </w:tcPrChange>
          </w:tcPr>
          <w:p w14:paraId="2031D185" w14:textId="77777777"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184</w:t>
            </w:r>
          </w:p>
        </w:tc>
        <w:tc>
          <w:tcPr>
            <w:tcW w:w="1419" w:type="dxa"/>
            <w:noWrap/>
            <w:hideMark/>
            <w:tcPrChange w:id="364" w:author="user" w:date="2024-08-20T12:16:00Z" w16du:dateUtc="2024-08-20T09:16:00Z">
              <w:tcPr>
                <w:tcW w:w="1419" w:type="dxa"/>
                <w:noWrap/>
                <w:hideMark/>
              </w:tcPr>
            </w:tcPrChange>
          </w:tcPr>
          <w:p w14:paraId="323F9430" w14:textId="28BFCC22"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0.0010</w:t>
            </w:r>
          </w:p>
        </w:tc>
        <w:tc>
          <w:tcPr>
            <w:tcW w:w="1417" w:type="dxa"/>
            <w:noWrap/>
            <w:hideMark/>
            <w:tcPrChange w:id="365" w:author="user" w:date="2024-08-20T12:16:00Z" w16du:dateUtc="2024-08-20T09:16:00Z">
              <w:tcPr>
                <w:tcW w:w="1417" w:type="dxa"/>
                <w:noWrap/>
                <w:hideMark/>
              </w:tcPr>
            </w:tcPrChange>
          </w:tcPr>
          <w:p w14:paraId="4C24CA1B" w14:textId="2AF9A21F"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3.35</w:t>
            </w:r>
          </w:p>
        </w:tc>
        <w:tc>
          <w:tcPr>
            <w:tcW w:w="852" w:type="dxa"/>
            <w:tcPrChange w:id="366" w:author="user" w:date="2024-08-20T12:16:00Z" w16du:dateUtc="2024-08-20T09:16:00Z">
              <w:tcPr>
                <w:tcW w:w="852" w:type="dxa"/>
              </w:tcPr>
            </w:tcPrChange>
          </w:tcPr>
          <w:p w14:paraId="3ED8B0A7" w14:textId="297AAAB0" w:rsidR="00BB1B92" w:rsidRPr="00D87246" w:rsidRDefault="00085C95"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0.96</w:t>
            </w:r>
          </w:p>
        </w:tc>
        <w:tc>
          <w:tcPr>
            <w:tcW w:w="1836" w:type="dxa"/>
            <w:noWrap/>
            <w:hideMark/>
            <w:tcPrChange w:id="367" w:author="user" w:date="2024-08-20T12:16:00Z" w16du:dateUtc="2024-08-20T09:16:00Z">
              <w:tcPr>
                <w:tcW w:w="1836" w:type="dxa"/>
                <w:noWrap/>
                <w:hideMark/>
              </w:tcPr>
            </w:tcPrChange>
          </w:tcPr>
          <w:p w14:paraId="3A6A5164" w14:textId="05418D5C"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Levantine Sea</w:t>
            </w:r>
          </w:p>
        </w:tc>
      </w:tr>
      <w:tr w:rsidR="008714D3" w:rsidRPr="00D87246" w14:paraId="2FE95DC1" w14:textId="77777777" w:rsidTr="00122D72">
        <w:tblPrEx>
          <w:tblW w:w="0" w:type="auto"/>
          <w:tblBorders>
            <w:left w:val="none" w:sz="0" w:space="0" w:color="auto"/>
            <w:right w:val="none" w:sz="0" w:space="0" w:color="auto"/>
            <w:insideH w:val="none" w:sz="0" w:space="0" w:color="auto"/>
            <w:insideV w:val="none" w:sz="0" w:space="0" w:color="auto"/>
          </w:tblBorders>
          <w:tblPrExChange w:id="368" w:author="user" w:date="2024-08-20T12:16:00Z" w16du:dateUtc="2024-08-20T09:16:00Z">
            <w:tblPrEx>
              <w:tblW w:w="0" w:type="auto"/>
              <w:tblBorders>
                <w:left w:val="none" w:sz="0" w:space="0" w:color="auto"/>
                <w:right w:val="none" w:sz="0" w:space="0" w:color="auto"/>
                <w:insideH w:val="none" w:sz="0" w:space="0" w:color="auto"/>
                <w:insideV w:val="none" w:sz="0" w:space="0" w:color="auto"/>
              </w:tblBorders>
            </w:tblPrEx>
          </w:tblPrExChange>
        </w:tblPrEx>
        <w:trPr>
          <w:trHeight w:val="397"/>
          <w:trPrChange w:id="369" w:author="user" w:date="2024-08-20T12:16:00Z" w16du:dateUtc="2024-08-20T09:16:00Z">
            <w:trPr>
              <w:trHeight w:val="288"/>
            </w:trPr>
          </w:trPrChange>
        </w:trPr>
        <w:tc>
          <w:tcPr>
            <w:tcW w:w="2385" w:type="dxa"/>
            <w:noWrap/>
            <w:vAlign w:val="center"/>
            <w:tcPrChange w:id="370" w:author="user" w:date="2024-08-20T12:16:00Z" w16du:dateUtc="2024-08-20T09:16:00Z">
              <w:tcPr>
                <w:tcW w:w="2385" w:type="dxa"/>
                <w:noWrap/>
              </w:tcPr>
            </w:tcPrChange>
          </w:tcPr>
          <w:p w14:paraId="7266CF41" w14:textId="0A4F9876" w:rsidR="008714D3" w:rsidRPr="00D87246" w:rsidRDefault="008714D3" w:rsidP="009D01FB">
            <w:pPr>
              <w:spacing w:line="276" w:lineRule="auto"/>
              <w:jc w:val="center"/>
              <w:rPr>
                <w:rFonts w:ascii="Times New Roman" w:hAnsi="Times New Roman" w:cs="Times New Roman"/>
                <w:sz w:val="20"/>
                <w:szCs w:val="20"/>
              </w:rPr>
            </w:pPr>
            <w:bookmarkStart w:id="371" w:name="_Hlk174358017"/>
            <w:proofErr w:type="spellStart"/>
            <w:r w:rsidRPr="00D87246">
              <w:rPr>
                <w:rFonts w:ascii="Times New Roman" w:hAnsi="Times New Roman" w:cs="Times New Roman"/>
                <w:sz w:val="20"/>
                <w:szCs w:val="20"/>
              </w:rPr>
              <w:t>Kabasakal</w:t>
            </w:r>
            <w:proofErr w:type="spellEnd"/>
            <w:r w:rsidRPr="00D87246">
              <w:rPr>
                <w:rFonts w:ascii="Times New Roman" w:hAnsi="Times New Roman" w:cs="Times New Roman"/>
                <w:sz w:val="20"/>
                <w:szCs w:val="20"/>
              </w:rPr>
              <w:t xml:space="preserve"> </w:t>
            </w:r>
            <w:bookmarkEnd w:id="371"/>
            <w:r w:rsidRPr="00D87246">
              <w:rPr>
                <w:rFonts w:ascii="Times New Roman" w:hAnsi="Times New Roman" w:cs="Times New Roman"/>
                <w:sz w:val="20"/>
                <w:szCs w:val="20"/>
              </w:rPr>
              <w:t>et al.</w:t>
            </w:r>
            <w:del w:id="372" w:author="user" w:date="2024-08-18T12:17:00Z" w16du:dateUtc="2024-08-18T09:17:00Z">
              <w:r w:rsidRPr="00D87246" w:rsidDel="009D01FB">
                <w:rPr>
                  <w:rFonts w:ascii="Times New Roman" w:hAnsi="Times New Roman" w:cs="Times New Roman"/>
                  <w:sz w:val="20"/>
                  <w:szCs w:val="20"/>
                </w:rPr>
                <w:delText>,</w:delText>
              </w:r>
            </w:del>
            <w:r w:rsidRPr="00D87246">
              <w:rPr>
                <w:rFonts w:ascii="Times New Roman" w:hAnsi="Times New Roman" w:cs="Times New Roman"/>
                <w:sz w:val="20"/>
                <w:szCs w:val="20"/>
              </w:rPr>
              <w:t xml:space="preserve"> </w:t>
            </w:r>
            <w:ins w:id="373" w:author="user" w:date="2024-08-18T12:17:00Z" w16du:dateUtc="2024-08-18T09:17:00Z">
              <w:r w:rsidR="009D01FB" w:rsidRPr="00D87246">
                <w:rPr>
                  <w:rFonts w:ascii="Times New Roman" w:hAnsi="Times New Roman" w:cs="Times New Roman"/>
                  <w:sz w:val="20"/>
                  <w:szCs w:val="20"/>
                </w:rPr>
                <w:t>(</w:t>
              </w:r>
            </w:ins>
            <w:r w:rsidRPr="00D87246">
              <w:rPr>
                <w:rFonts w:ascii="Times New Roman" w:hAnsi="Times New Roman" w:cs="Times New Roman"/>
                <w:sz w:val="20"/>
                <w:szCs w:val="20"/>
              </w:rPr>
              <w:t>2024</w:t>
            </w:r>
            <w:ins w:id="374" w:author="user" w:date="2024-08-18T12:17:00Z" w16du:dateUtc="2024-08-18T09:17:00Z">
              <w:r w:rsidR="009D01FB" w:rsidRPr="00D87246">
                <w:rPr>
                  <w:rFonts w:ascii="Times New Roman" w:hAnsi="Times New Roman" w:cs="Times New Roman"/>
                  <w:sz w:val="20"/>
                  <w:szCs w:val="20"/>
                </w:rPr>
                <w:t>)</w:t>
              </w:r>
            </w:ins>
          </w:p>
        </w:tc>
        <w:tc>
          <w:tcPr>
            <w:tcW w:w="1153" w:type="dxa"/>
            <w:noWrap/>
            <w:vAlign w:val="center"/>
            <w:tcPrChange w:id="375" w:author="user" w:date="2024-08-20T12:16:00Z" w16du:dateUtc="2024-08-20T09:16:00Z">
              <w:tcPr>
                <w:tcW w:w="1153" w:type="dxa"/>
                <w:noWrap/>
              </w:tcPr>
            </w:tcPrChange>
          </w:tcPr>
          <w:p w14:paraId="1F4CEA88" w14:textId="09A1CB69" w:rsidR="009D01FB" w:rsidRPr="00D87246" w:rsidRDefault="008714D3" w:rsidP="009D01FB">
            <w:pPr>
              <w:spacing w:line="276" w:lineRule="auto"/>
              <w:jc w:val="center"/>
              <w:rPr>
                <w:ins w:id="376" w:author="user" w:date="2024-08-18T12:14:00Z" w16du:dateUtc="2024-08-18T09:14:00Z"/>
                <w:rFonts w:ascii="Times New Roman" w:hAnsi="Times New Roman" w:cs="Times New Roman"/>
                <w:sz w:val="20"/>
                <w:szCs w:val="20"/>
              </w:rPr>
            </w:pPr>
            <w:r w:rsidRPr="00D87246">
              <w:rPr>
                <w:rFonts w:ascii="Times New Roman" w:hAnsi="Times New Roman" w:cs="Times New Roman"/>
                <w:sz w:val="20"/>
                <w:szCs w:val="20"/>
              </w:rPr>
              <w:t>28</w:t>
            </w:r>
            <w:ins w:id="377" w:author="user" w:date="2024-08-18T12:14:00Z" w16du:dateUtc="2024-08-18T09:14:00Z">
              <w:r w:rsidR="009D01FB" w:rsidRPr="00D87246">
                <w:rPr>
                  <w:rFonts w:ascii="Times New Roman" w:hAnsi="Times New Roman" w:cs="Times New Roman"/>
                  <w:sz w:val="20"/>
                  <w:szCs w:val="20"/>
                </w:rPr>
                <w:t xml:space="preserve"> (</w:t>
              </w:r>
            </w:ins>
            <w:r w:rsidRPr="00D87246">
              <w:rPr>
                <w:rFonts w:ascii="Times New Roman" w:hAnsi="Times New Roman" w:cs="Times New Roman"/>
                <w:sz w:val="20"/>
                <w:szCs w:val="20"/>
              </w:rPr>
              <w:t>F</w:t>
            </w:r>
            <w:ins w:id="378" w:author="user" w:date="2024-08-18T12:14:00Z" w16du:dateUtc="2024-08-18T09:14:00Z">
              <w:r w:rsidR="009D01FB" w:rsidRPr="00D87246">
                <w:rPr>
                  <w:rFonts w:ascii="Times New Roman" w:hAnsi="Times New Roman" w:cs="Times New Roman"/>
                  <w:sz w:val="20"/>
                  <w:szCs w:val="20"/>
                </w:rPr>
                <w:t>)</w:t>
              </w:r>
            </w:ins>
            <w:del w:id="379" w:author="user" w:date="2024-08-18T12:14:00Z" w16du:dateUtc="2024-08-18T09:14:00Z">
              <w:r w:rsidRPr="00D87246" w:rsidDel="009D01FB">
                <w:rPr>
                  <w:rFonts w:ascii="Times New Roman" w:hAnsi="Times New Roman" w:cs="Times New Roman"/>
                  <w:sz w:val="20"/>
                  <w:szCs w:val="20"/>
                </w:rPr>
                <w:delText>+</w:delText>
              </w:r>
            </w:del>
          </w:p>
          <w:p w14:paraId="6D29D28B" w14:textId="0FCAD36C" w:rsidR="008714D3" w:rsidRPr="00D87246" w:rsidRDefault="008714D3"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39</w:t>
            </w:r>
            <w:ins w:id="380" w:author="user" w:date="2024-08-18T12:14:00Z" w16du:dateUtc="2024-08-18T09:14:00Z">
              <w:r w:rsidR="009D01FB" w:rsidRPr="00D87246">
                <w:rPr>
                  <w:rFonts w:ascii="Times New Roman" w:hAnsi="Times New Roman" w:cs="Times New Roman"/>
                  <w:sz w:val="20"/>
                  <w:szCs w:val="20"/>
                </w:rPr>
                <w:t xml:space="preserve"> (</w:t>
              </w:r>
            </w:ins>
            <w:r w:rsidRPr="00D87246">
              <w:rPr>
                <w:rFonts w:ascii="Times New Roman" w:hAnsi="Times New Roman" w:cs="Times New Roman"/>
                <w:sz w:val="20"/>
                <w:szCs w:val="20"/>
              </w:rPr>
              <w:t>M</w:t>
            </w:r>
            <w:ins w:id="381" w:author="user" w:date="2024-08-18T12:14:00Z" w16du:dateUtc="2024-08-18T09:14:00Z">
              <w:r w:rsidR="009D01FB" w:rsidRPr="00D87246">
                <w:rPr>
                  <w:rFonts w:ascii="Times New Roman" w:hAnsi="Times New Roman" w:cs="Times New Roman"/>
                  <w:sz w:val="20"/>
                  <w:szCs w:val="20"/>
                </w:rPr>
                <w:t>)</w:t>
              </w:r>
            </w:ins>
          </w:p>
        </w:tc>
        <w:tc>
          <w:tcPr>
            <w:tcW w:w="1419" w:type="dxa"/>
            <w:noWrap/>
            <w:vAlign w:val="center"/>
            <w:tcPrChange w:id="382" w:author="user" w:date="2024-08-20T12:16:00Z" w16du:dateUtc="2024-08-20T09:16:00Z">
              <w:tcPr>
                <w:tcW w:w="1419" w:type="dxa"/>
                <w:noWrap/>
              </w:tcPr>
            </w:tcPrChange>
          </w:tcPr>
          <w:p w14:paraId="7C5E15E7" w14:textId="032B5CF2" w:rsidR="008714D3" w:rsidRPr="00D87246" w:rsidRDefault="008714D3"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 xml:space="preserve">0.00002 </w:t>
            </w:r>
            <w:ins w:id="383" w:author="user" w:date="2024-08-18T12:14:00Z" w16du:dateUtc="2024-08-18T09:14:00Z">
              <w:r w:rsidR="009D01FB" w:rsidRPr="00D87246">
                <w:rPr>
                  <w:rFonts w:ascii="Times New Roman" w:hAnsi="Times New Roman" w:cs="Times New Roman"/>
                  <w:sz w:val="20"/>
                  <w:szCs w:val="20"/>
                </w:rPr>
                <w:t>(</w:t>
              </w:r>
            </w:ins>
            <w:r w:rsidRPr="00D87246">
              <w:rPr>
                <w:rFonts w:ascii="Times New Roman" w:hAnsi="Times New Roman" w:cs="Times New Roman"/>
                <w:sz w:val="20"/>
                <w:szCs w:val="20"/>
              </w:rPr>
              <w:t>F</w:t>
            </w:r>
            <w:ins w:id="384" w:author="user" w:date="2024-08-18T12:14:00Z" w16du:dateUtc="2024-08-18T09:14:00Z">
              <w:r w:rsidR="009D01FB" w:rsidRPr="00D87246">
                <w:rPr>
                  <w:rFonts w:ascii="Times New Roman" w:hAnsi="Times New Roman" w:cs="Times New Roman"/>
                  <w:sz w:val="20"/>
                  <w:szCs w:val="20"/>
                </w:rPr>
                <w:t>)</w:t>
              </w:r>
            </w:ins>
          </w:p>
          <w:p w14:paraId="787F07EB" w14:textId="3D25E059" w:rsidR="008714D3" w:rsidRPr="00D87246" w:rsidRDefault="008714D3"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 xml:space="preserve">0.00005 </w:t>
            </w:r>
            <w:ins w:id="385" w:author="user" w:date="2024-08-18T12:14:00Z" w16du:dateUtc="2024-08-18T09:14:00Z">
              <w:r w:rsidR="009D01FB" w:rsidRPr="00D87246">
                <w:rPr>
                  <w:rFonts w:ascii="Times New Roman" w:hAnsi="Times New Roman" w:cs="Times New Roman"/>
                  <w:sz w:val="20"/>
                  <w:szCs w:val="20"/>
                </w:rPr>
                <w:t>(</w:t>
              </w:r>
            </w:ins>
            <w:r w:rsidRPr="00D87246">
              <w:rPr>
                <w:rFonts w:ascii="Times New Roman" w:hAnsi="Times New Roman" w:cs="Times New Roman"/>
                <w:sz w:val="20"/>
                <w:szCs w:val="20"/>
              </w:rPr>
              <w:t>M</w:t>
            </w:r>
            <w:ins w:id="386" w:author="user" w:date="2024-08-18T12:14:00Z" w16du:dateUtc="2024-08-18T09:14:00Z">
              <w:r w:rsidR="009D01FB" w:rsidRPr="00D87246">
                <w:rPr>
                  <w:rFonts w:ascii="Times New Roman" w:hAnsi="Times New Roman" w:cs="Times New Roman"/>
                  <w:sz w:val="20"/>
                  <w:szCs w:val="20"/>
                </w:rPr>
                <w:t>)</w:t>
              </w:r>
            </w:ins>
          </w:p>
        </w:tc>
        <w:tc>
          <w:tcPr>
            <w:tcW w:w="1417" w:type="dxa"/>
            <w:noWrap/>
            <w:vAlign w:val="center"/>
            <w:tcPrChange w:id="387" w:author="user" w:date="2024-08-20T12:16:00Z" w16du:dateUtc="2024-08-20T09:16:00Z">
              <w:tcPr>
                <w:tcW w:w="1417" w:type="dxa"/>
                <w:noWrap/>
              </w:tcPr>
            </w:tcPrChange>
          </w:tcPr>
          <w:p w14:paraId="49A3DE16" w14:textId="313A2E72" w:rsidR="008714D3" w:rsidRPr="00D87246" w:rsidRDefault="008714D3"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 xml:space="preserve">3.115 </w:t>
            </w:r>
            <w:ins w:id="388" w:author="user" w:date="2024-08-18T12:14:00Z" w16du:dateUtc="2024-08-18T09:14:00Z">
              <w:r w:rsidR="009D01FB" w:rsidRPr="00D87246">
                <w:rPr>
                  <w:rFonts w:ascii="Times New Roman" w:hAnsi="Times New Roman" w:cs="Times New Roman"/>
                  <w:sz w:val="20"/>
                  <w:szCs w:val="20"/>
                </w:rPr>
                <w:t>(</w:t>
              </w:r>
            </w:ins>
            <w:r w:rsidRPr="00D87246">
              <w:rPr>
                <w:rFonts w:ascii="Times New Roman" w:hAnsi="Times New Roman" w:cs="Times New Roman"/>
                <w:sz w:val="20"/>
                <w:szCs w:val="20"/>
              </w:rPr>
              <w:t>F</w:t>
            </w:r>
            <w:ins w:id="389" w:author="user" w:date="2024-08-18T12:14:00Z" w16du:dateUtc="2024-08-18T09:14:00Z">
              <w:r w:rsidR="009D01FB" w:rsidRPr="00D87246">
                <w:rPr>
                  <w:rFonts w:ascii="Times New Roman" w:hAnsi="Times New Roman" w:cs="Times New Roman"/>
                  <w:sz w:val="20"/>
                  <w:szCs w:val="20"/>
                </w:rPr>
                <w:t>)</w:t>
              </w:r>
            </w:ins>
          </w:p>
          <w:p w14:paraId="3C5FB217" w14:textId="7DB32AC8" w:rsidR="008714D3" w:rsidRPr="00D87246" w:rsidRDefault="008714D3"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 xml:space="preserve">3.816 </w:t>
            </w:r>
            <w:ins w:id="390" w:author="user" w:date="2024-08-18T12:14:00Z" w16du:dateUtc="2024-08-18T09:14:00Z">
              <w:r w:rsidR="009D01FB" w:rsidRPr="00D87246">
                <w:rPr>
                  <w:rFonts w:ascii="Times New Roman" w:hAnsi="Times New Roman" w:cs="Times New Roman"/>
                  <w:sz w:val="20"/>
                  <w:szCs w:val="20"/>
                </w:rPr>
                <w:t>(</w:t>
              </w:r>
            </w:ins>
            <w:r w:rsidRPr="00D87246">
              <w:rPr>
                <w:rFonts w:ascii="Times New Roman" w:hAnsi="Times New Roman" w:cs="Times New Roman"/>
                <w:sz w:val="20"/>
                <w:szCs w:val="20"/>
              </w:rPr>
              <w:t>M</w:t>
            </w:r>
            <w:ins w:id="391" w:author="user" w:date="2024-08-18T12:14:00Z" w16du:dateUtc="2024-08-18T09:14:00Z">
              <w:r w:rsidR="009D01FB" w:rsidRPr="00D87246">
                <w:rPr>
                  <w:rFonts w:ascii="Times New Roman" w:hAnsi="Times New Roman" w:cs="Times New Roman"/>
                  <w:sz w:val="20"/>
                  <w:szCs w:val="20"/>
                </w:rPr>
                <w:t>)</w:t>
              </w:r>
            </w:ins>
          </w:p>
        </w:tc>
        <w:tc>
          <w:tcPr>
            <w:tcW w:w="852" w:type="dxa"/>
            <w:vAlign w:val="center"/>
            <w:tcPrChange w:id="392" w:author="user" w:date="2024-08-20T12:16:00Z" w16du:dateUtc="2024-08-20T09:16:00Z">
              <w:tcPr>
                <w:tcW w:w="852" w:type="dxa"/>
              </w:tcPr>
            </w:tcPrChange>
          </w:tcPr>
          <w:p w14:paraId="07532179" w14:textId="671D21C0" w:rsidR="008714D3" w:rsidRPr="00D87246" w:rsidRDefault="008714D3">
            <w:pPr>
              <w:spacing w:line="276" w:lineRule="auto"/>
              <w:ind w:hanging="101"/>
              <w:jc w:val="center"/>
              <w:rPr>
                <w:rFonts w:ascii="Times New Roman" w:hAnsi="Times New Roman" w:cs="Times New Roman"/>
                <w:sz w:val="20"/>
                <w:szCs w:val="20"/>
              </w:rPr>
              <w:pPrChange w:id="393" w:author="user" w:date="2024-08-18T12:20:00Z" w16du:dateUtc="2024-08-18T09:20:00Z">
                <w:pPr>
                  <w:spacing w:line="276" w:lineRule="auto"/>
                  <w:jc w:val="center"/>
                </w:pPr>
              </w:pPrChange>
            </w:pPr>
            <w:r w:rsidRPr="00D87246">
              <w:rPr>
                <w:rFonts w:ascii="Times New Roman" w:hAnsi="Times New Roman" w:cs="Times New Roman"/>
                <w:sz w:val="20"/>
                <w:szCs w:val="20"/>
              </w:rPr>
              <w:t xml:space="preserve">0.79 </w:t>
            </w:r>
            <w:ins w:id="394" w:author="user" w:date="2024-08-18T12:14:00Z" w16du:dateUtc="2024-08-18T09:14:00Z">
              <w:r w:rsidR="009D01FB" w:rsidRPr="00D87246">
                <w:rPr>
                  <w:rFonts w:ascii="Times New Roman" w:hAnsi="Times New Roman" w:cs="Times New Roman"/>
                  <w:sz w:val="20"/>
                  <w:szCs w:val="20"/>
                </w:rPr>
                <w:t>(</w:t>
              </w:r>
            </w:ins>
            <w:r w:rsidRPr="00D87246">
              <w:rPr>
                <w:rFonts w:ascii="Times New Roman" w:hAnsi="Times New Roman" w:cs="Times New Roman"/>
                <w:sz w:val="20"/>
                <w:szCs w:val="20"/>
              </w:rPr>
              <w:t>F</w:t>
            </w:r>
            <w:ins w:id="395" w:author="user" w:date="2024-08-18T12:14:00Z" w16du:dateUtc="2024-08-18T09:14:00Z">
              <w:r w:rsidR="009D01FB" w:rsidRPr="00D87246">
                <w:rPr>
                  <w:rFonts w:ascii="Times New Roman" w:hAnsi="Times New Roman" w:cs="Times New Roman"/>
                  <w:sz w:val="20"/>
                  <w:szCs w:val="20"/>
                </w:rPr>
                <w:t>)</w:t>
              </w:r>
            </w:ins>
          </w:p>
          <w:p w14:paraId="3E3FEF9A" w14:textId="042E2D66" w:rsidR="008714D3" w:rsidRPr="00D87246" w:rsidRDefault="008714D3">
            <w:pPr>
              <w:spacing w:line="276" w:lineRule="auto"/>
              <w:ind w:right="-105" w:hanging="101"/>
              <w:jc w:val="center"/>
              <w:rPr>
                <w:rFonts w:ascii="Times New Roman" w:hAnsi="Times New Roman" w:cs="Times New Roman"/>
                <w:sz w:val="20"/>
                <w:szCs w:val="20"/>
              </w:rPr>
              <w:pPrChange w:id="396" w:author="user" w:date="2024-08-18T12:20:00Z" w16du:dateUtc="2024-08-18T09:20:00Z">
                <w:pPr>
                  <w:spacing w:line="276" w:lineRule="auto"/>
                  <w:jc w:val="center"/>
                </w:pPr>
              </w:pPrChange>
            </w:pPr>
            <w:r w:rsidRPr="00D87246">
              <w:rPr>
                <w:rFonts w:ascii="Times New Roman" w:hAnsi="Times New Roman" w:cs="Times New Roman"/>
                <w:sz w:val="20"/>
                <w:szCs w:val="20"/>
              </w:rPr>
              <w:t xml:space="preserve">0.71 </w:t>
            </w:r>
            <w:ins w:id="397" w:author="user" w:date="2024-08-18T12:14:00Z" w16du:dateUtc="2024-08-18T09:14:00Z">
              <w:r w:rsidR="009D01FB" w:rsidRPr="00D87246">
                <w:rPr>
                  <w:rFonts w:ascii="Times New Roman" w:hAnsi="Times New Roman" w:cs="Times New Roman"/>
                  <w:sz w:val="20"/>
                  <w:szCs w:val="20"/>
                </w:rPr>
                <w:t>(</w:t>
              </w:r>
            </w:ins>
            <w:r w:rsidRPr="00D87246">
              <w:rPr>
                <w:rFonts w:ascii="Times New Roman" w:hAnsi="Times New Roman" w:cs="Times New Roman"/>
                <w:sz w:val="20"/>
                <w:szCs w:val="20"/>
              </w:rPr>
              <w:t>M</w:t>
            </w:r>
            <w:ins w:id="398" w:author="user" w:date="2024-08-18T12:14:00Z" w16du:dateUtc="2024-08-18T09:14:00Z">
              <w:r w:rsidR="009D01FB" w:rsidRPr="00D87246">
                <w:rPr>
                  <w:rFonts w:ascii="Times New Roman" w:hAnsi="Times New Roman" w:cs="Times New Roman"/>
                  <w:sz w:val="20"/>
                  <w:szCs w:val="20"/>
                </w:rPr>
                <w:t>)</w:t>
              </w:r>
            </w:ins>
          </w:p>
        </w:tc>
        <w:tc>
          <w:tcPr>
            <w:tcW w:w="1836" w:type="dxa"/>
            <w:noWrap/>
            <w:vAlign w:val="center"/>
            <w:tcPrChange w:id="399" w:author="user" w:date="2024-08-20T12:16:00Z" w16du:dateUtc="2024-08-20T09:16:00Z">
              <w:tcPr>
                <w:tcW w:w="1836" w:type="dxa"/>
                <w:noWrap/>
              </w:tcPr>
            </w:tcPrChange>
          </w:tcPr>
          <w:p w14:paraId="35D7B938" w14:textId="7CEBC179" w:rsidR="008714D3" w:rsidRPr="00D87246" w:rsidRDefault="008714D3"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Sea of Marmara</w:t>
            </w:r>
          </w:p>
        </w:tc>
      </w:tr>
      <w:tr w:rsidR="000F17FA" w:rsidRPr="00D87246" w14:paraId="77BA1806" w14:textId="77777777" w:rsidTr="00122D72">
        <w:tblPrEx>
          <w:tblW w:w="0" w:type="auto"/>
          <w:tblBorders>
            <w:left w:val="none" w:sz="0" w:space="0" w:color="auto"/>
            <w:right w:val="none" w:sz="0" w:space="0" w:color="auto"/>
            <w:insideH w:val="none" w:sz="0" w:space="0" w:color="auto"/>
            <w:insideV w:val="none" w:sz="0" w:space="0" w:color="auto"/>
          </w:tblBorders>
          <w:tblPrExChange w:id="400" w:author="user" w:date="2024-08-20T12:16:00Z" w16du:dateUtc="2024-08-20T09:16:00Z">
            <w:tblPrEx>
              <w:tblW w:w="0" w:type="auto"/>
              <w:tblBorders>
                <w:left w:val="none" w:sz="0" w:space="0" w:color="auto"/>
                <w:right w:val="none" w:sz="0" w:space="0" w:color="auto"/>
                <w:insideH w:val="none" w:sz="0" w:space="0" w:color="auto"/>
                <w:insideV w:val="none" w:sz="0" w:space="0" w:color="auto"/>
              </w:tblBorders>
            </w:tblPrEx>
          </w:tblPrExChange>
        </w:tblPrEx>
        <w:trPr>
          <w:trHeight w:val="397"/>
          <w:trPrChange w:id="401" w:author="user" w:date="2024-08-20T12:16:00Z" w16du:dateUtc="2024-08-20T09:16:00Z">
            <w:trPr>
              <w:trHeight w:val="288"/>
            </w:trPr>
          </w:trPrChange>
        </w:trPr>
        <w:tc>
          <w:tcPr>
            <w:tcW w:w="2385" w:type="dxa"/>
            <w:noWrap/>
            <w:vAlign w:val="center"/>
            <w:hideMark/>
            <w:tcPrChange w:id="402" w:author="user" w:date="2024-08-20T12:16:00Z" w16du:dateUtc="2024-08-20T09:16:00Z">
              <w:tcPr>
                <w:tcW w:w="2385" w:type="dxa"/>
                <w:noWrap/>
                <w:hideMark/>
              </w:tcPr>
            </w:tcPrChange>
          </w:tcPr>
          <w:p w14:paraId="5CC821FF" w14:textId="77777777"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This Study</w:t>
            </w:r>
          </w:p>
        </w:tc>
        <w:tc>
          <w:tcPr>
            <w:tcW w:w="1153" w:type="dxa"/>
            <w:noWrap/>
            <w:vAlign w:val="center"/>
            <w:hideMark/>
            <w:tcPrChange w:id="403" w:author="user" w:date="2024-08-20T12:16:00Z" w16du:dateUtc="2024-08-20T09:16:00Z">
              <w:tcPr>
                <w:tcW w:w="1153" w:type="dxa"/>
                <w:noWrap/>
                <w:hideMark/>
              </w:tcPr>
            </w:tcPrChange>
          </w:tcPr>
          <w:p w14:paraId="04CD0C35" w14:textId="77777777"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48</w:t>
            </w:r>
          </w:p>
        </w:tc>
        <w:tc>
          <w:tcPr>
            <w:tcW w:w="1419" w:type="dxa"/>
            <w:noWrap/>
            <w:vAlign w:val="center"/>
            <w:hideMark/>
            <w:tcPrChange w:id="404" w:author="user" w:date="2024-08-20T12:16:00Z" w16du:dateUtc="2024-08-20T09:16:00Z">
              <w:tcPr>
                <w:tcW w:w="1419" w:type="dxa"/>
                <w:noWrap/>
                <w:hideMark/>
              </w:tcPr>
            </w:tcPrChange>
          </w:tcPr>
          <w:p w14:paraId="4959F531" w14:textId="652011D6"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0.0005</w:t>
            </w:r>
          </w:p>
        </w:tc>
        <w:tc>
          <w:tcPr>
            <w:tcW w:w="1417" w:type="dxa"/>
            <w:noWrap/>
            <w:vAlign w:val="center"/>
            <w:hideMark/>
            <w:tcPrChange w:id="405" w:author="user" w:date="2024-08-20T12:16:00Z" w16du:dateUtc="2024-08-20T09:16:00Z">
              <w:tcPr>
                <w:tcW w:w="1417" w:type="dxa"/>
                <w:noWrap/>
                <w:hideMark/>
              </w:tcPr>
            </w:tcPrChange>
          </w:tcPr>
          <w:p w14:paraId="1B202B86" w14:textId="6F819E68" w:rsidR="00BB1B92" w:rsidRPr="00D87246" w:rsidRDefault="00BB1B92"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3.0277</w:t>
            </w:r>
          </w:p>
        </w:tc>
        <w:tc>
          <w:tcPr>
            <w:tcW w:w="852" w:type="dxa"/>
            <w:vAlign w:val="center"/>
            <w:tcPrChange w:id="406" w:author="user" w:date="2024-08-20T12:16:00Z" w16du:dateUtc="2024-08-20T09:16:00Z">
              <w:tcPr>
                <w:tcW w:w="852" w:type="dxa"/>
              </w:tcPr>
            </w:tcPrChange>
          </w:tcPr>
          <w:p w14:paraId="399F381D" w14:textId="3FA37450" w:rsidR="00BB1B92" w:rsidRPr="00D87246" w:rsidRDefault="00085C95" w:rsidP="009D01FB">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0.93</w:t>
            </w:r>
          </w:p>
        </w:tc>
        <w:tc>
          <w:tcPr>
            <w:tcW w:w="1836" w:type="dxa"/>
            <w:noWrap/>
            <w:hideMark/>
            <w:tcPrChange w:id="407" w:author="user" w:date="2024-08-20T12:16:00Z" w16du:dateUtc="2024-08-20T09:16:00Z">
              <w:tcPr>
                <w:tcW w:w="1836" w:type="dxa"/>
                <w:noWrap/>
                <w:hideMark/>
              </w:tcPr>
            </w:tcPrChange>
          </w:tcPr>
          <w:p w14:paraId="3C327B89" w14:textId="19FDD348" w:rsidR="00BB1B92" w:rsidRPr="00D87246" w:rsidRDefault="00BB1B92" w:rsidP="000F17FA">
            <w:pPr>
              <w:spacing w:line="276" w:lineRule="auto"/>
              <w:jc w:val="center"/>
              <w:rPr>
                <w:rFonts w:ascii="Times New Roman" w:hAnsi="Times New Roman" w:cs="Times New Roman"/>
                <w:sz w:val="20"/>
                <w:szCs w:val="20"/>
              </w:rPr>
            </w:pPr>
            <w:r w:rsidRPr="00D87246">
              <w:rPr>
                <w:rFonts w:ascii="Times New Roman" w:hAnsi="Times New Roman" w:cs="Times New Roman"/>
                <w:sz w:val="20"/>
                <w:szCs w:val="20"/>
              </w:rPr>
              <w:t>Eastern Mediterranean</w:t>
            </w:r>
          </w:p>
        </w:tc>
      </w:tr>
    </w:tbl>
    <w:p w14:paraId="3F239B82" w14:textId="5ADC8EEA" w:rsidR="00BB1B92" w:rsidRPr="00D87246" w:rsidRDefault="00041584" w:rsidP="000F17FA">
      <w:pPr>
        <w:spacing w:line="276" w:lineRule="auto"/>
        <w:jc w:val="both"/>
        <w:rPr>
          <w:rFonts w:ascii="Times New Roman" w:hAnsi="Times New Roman" w:cs="Times New Roman"/>
          <w:sz w:val="24"/>
          <w:szCs w:val="24"/>
        </w:rPr>
      </w:pPr>
      <w:ins w:id="408" w:author="user" w:date="2024-08-18T16:10:00Z" w16du:dateUtc="2024-08-18T13:10:00Z">
        <w:r w:rsidRPr="00D87246">
          <w:rPr>
            <w:rFonts w:ascii="Times New Roman" w:hAnsi="Times New Roman" w:cs="Times New Roman"/>
            <w:sz w:val="20"/>
            <w:szCs w:val="20"/>
            <w:rPrChange w:id="409" w:author="user" w:date="2024-08-18T16:11:00Z" w16du:dateUtc="2024-08-18T13:11:00Z">
              <w:rPr>
                <w:rFonts w:ascii="Times New Roman" w:hAnsi="Times New Roman" w:cs="Times New Roman"/>
                <w:sz w:val="24"/>
                <w:szCs w:val="24"/>
                <w:lang w:val="en-US"/>
              </w:rPr>
            </w:rPrChange>
          </w:rPr>
          <w:t>N, number of samples; F, female; M, male</w:t>
        </w:r>
        <w:r w:rsidRPr="00D87246">
          <w:rPr>
            <w:rFonts w:ascii="Times New Roman" w:hAnsi="Times New Roman" w:cs="Times New Roman"/>
            <w:sz w:val="24"/>
            <w:szCs w:val="24"/>
          </w:rPr>
          <w:t>;</w:t>
        </w:r>
      </w:ins>
      <w:ins w:id="410" w:author="user" w:date="2024-08-18T16:11:00Z" w16du:dateUtc="2024-08-18T13:11:00Z">
        <w:r w:rsidRPr="00D87246">
          <w:rPr>
            <w:rFonts w:ascii="Times New Roman" w:hAnsi="Times New Roman" w:cs="Times New Roman"/>
            <w:sz w:val="24"/>
            <w:szCs w:val="24"/>
          </w:rPr>
          <w:t xml:space="preserve"> </w:t>
        </w:r>
        <w:r w:rsidRPr="00D87246">
          <w:rPr>
            <w:rFonts w:ascii="Times New Roman" w:hAnsi="Times New Roman" w:cs="Times New Roman"/>
            <w:i/>
            <w:iCs/>
            <w:sz w:val="20"/>
            <w:szCs w:val="20"/>
            <w:rPrChange w:id="411" w:author="user" w:date="2024-08-18T16:12:00Z" w16du:dateUtc="2024-08-18T13:12:00Z">
              <w:rPr>
                <w:rFonts w:ascii="Times New Roman" w:hAnsi="Times New Roman" w:cs="Times New Roman"/>
                <w:sz w:val="20"/>
                <w:szCs w:val="20"/>
                <w:lang w:val="en-US"/>
              </w:rPr>
            </w:rPrChange>
          </w:rPr>
          <w:t>a</w:t>
        </w:r>
        <w:r w:rsidRPr="00D87246">
          <w:rPr>
            <w:rFonts w:ascii="Times New Roman" w:hAnsi="Times New Roman" w:cs="Times New Roman"/>
            <w:sz w:val="20"/>
            <w:szCs w:val="20"/>
          </w:rPr>
          <w:t xml:space="preserve">, intercept; </w:t>
        </w:r>
        <w:r w:rsidRPr="00D87246">
          <w:rPr>
            <w:rFonts w:ascii="Times New Roman" w:hAnsi="Times New Roman" w:cs="Times New Roman"/>
            <w:i/>
            <w:iCs/>
            <w:sz w:val="20"/>
            <w:szCs w:val="20"/>
            <w:rPrChange w:id="412" w:author="user" w:date="2024-08-18T16:12:00Z" w16du:dateUtc="2024-08-18T13:12:00Z">
              <w:rPr>
                <w:rFonts w:ascii="Times New Roman" w:hAnsi="Times New Roman" w:cs="Times New Roman"/>
                <w:sz w:val="20"/>
                <w:szCs w:val="20"/>
                <w:lang w:val="en-US"/>
              </w:rPr>
            </w:rPrChange>
          </w:rPr>
          <w:t>b</w:t>
        </w:r>
        <w:r w:rsidRPr="00D87246">
          <w:rPr>
            <w:rFonts w:ascii="Times New Roman" w:hAnsi="Times New Roman" w:cs="Times New Roman"/>
            <w:sz w:val="20"/>
            <w:szCs w:val="20"/>
          </w:rPr>
          <w:t xml:space="preserve">, slope; </w:t>
        </w:r>
      </w:ins>
      <w:ins w:id="413" w:author="user" w:date="2024-08-18T16:13:00Z" w16du:dateUtc="2024-08-18T13:13:00Z">
        <w:r w:rsidRPr="00D87246">
          <w:rPr>
            <w:rFonts w:ascii="Times New Roman" w:hAnsi="Times New Roman" w:cs="Times New Roman"/>
            <w:i/>
            <w:iCs/>
            <w:sz w:val="20"/>
            <w:szCs w:val="20"/>
          </w:rPr>
          <w:t>R</w:t>
        </w:r>
      </w:ins>
      <w:ins w:id="414" w:author="user" w:date="2024-08-18T16:12:00Z">
        <w:r w:rsidRPr="00D87246">
          <w:rPr>
            <w:rFonts w:ascii="Times New Roman" w:hAnsi="Times New Roman" w:cs="Times New Roman"/>
            <w:i/>
            <w:iCs/>
            <w:sz w:val="20"/>
            <w:szCs w:val="20"/>
            <w:vertAlign w:val="superscript"/>
            <w:rPrChange w:id="415" w:author="user" w:date="2024-08-18T16:12:00Z" w16du:dateUtc="2024-08-18T13:12:00Z">
              <w:rPr>
                <w:rFonts w:ascii="Times New Roman" w:hAnsi="Times New Roman" w:cs="Times New Roman"/>
                <w:b/>
                <w:bCs/>
                <w:i/>
                <w:iCs/>
                <w:sz w:val="20"/>
                <w:szCs w:val="20"/>
                <w:vertAlign w:val="superscript"/>
              </w:rPr>
            </w:rPrChange>
          </w:rPr>
          <w:t>2</w:t>
        </w:r>
      </w:ins>
      <w:ins w:id="416" w:author="user" w:date="2024-08-18T16:12:00Z" w16du:dateUtc="2024-08-18T13:12:00Z">
        <w:r w:rsidRPr="00D87246">
          <w:rPr>
            <w:rFonts w:ascii="Times New Roman" w:hAnsi="Times New Roman" w:cs="Times New Roman"/>
            <w:sz w:val="20"/>
            <w:szCs w:val="20"/>
          </w:rPr>
          <w:t xml:space="preserve">, coefficient of </w:t>
        </w:r>
      </w:ins>
      <w:ins w:id="417" w:author="user" w:date="2024-08-20T12:10:00Z" w16du:dateUtc="2024-08-20T09:10:00Z">
        <w:r w:rsidR="008B5D1C">
          <w:rPr>
            <w:rFonts w:ascii="Times New Roman" w:hAnsi="Times New Roman" w:cs="Times New Roman"/>
            <w:sz w:val="20"/>
            <w:szCs w:val="20"/>
          </w:rPr>
          <w:t>regression</w:t>
        </w:r>
      </w:ins>
    </w:p>
    <w:p w14:paraId="2F8F136D" w14:textId="21BCBF0D" w:rsidR="001B20C9" w:rsidRPr="00D87246" w:rsidRDefault="00BB1B92"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The coefficient of determination (</w:t>
      </w:r>
      <w:r w:rsidRPr="00D87246">
        <w:rPr>
          <w:rFonts w:ascii="Times New Roman" w:hAnsi="Times New Roman" w:cs="Times New Roman"/>
          <w:i/>
          <w:iCs/>
          <w:sz w:val="24"/>
          <w:szCs w:val="24"/>
        </w:rPr>
        <w:t>R</w:t>
      </w:r>
      <w:r w:rsidRPr="00D87246">
        <w:rPr>
          <w:rFonts w:ascii="Times New Roman" w:hAnsi="Times New Roman" w:cs="Times New Roman"/>
          <w:i/>
          <w:iCs/>
          <w:sz w:val="24"/>
          <w:szCs w:val="24"/>
          <w:vertAlign w:val="superscript"/>
        </w:rPr>
        <w:t>2</w:t>
      </w:r>
      <w:r w:rsidRPr="00D87246">
        <w:rPr>
          <w:rFonts w:ascii="Times New Roman" w:hAnsi="Times New Roman" w:cs="Times New Roman"/>
          <w:sz w:val="24"/>
          <w:szCs w:val="24"/>
        </w:rPr>
        <w:t xml:space="preserve">) for </w:t>
      </w:r>
      <w:r w:rsidR="0088183F" w:rsidRPr="00D87246">
        <w:rPr>
          <w:rFonts w:ascii="Times New Roman" w:hAnsi="Times New Roman" w:cs="Times New Roman"/>
          <w:i/>
          <w:iCs/>
          <w:sz w:val="24"/>
          <w:szCs w:val="24"/>
        </w:rPr>
        <w:t xml:space="preserve">S. </w:t>
      </w:r>
      <w:proofErr w:type="spellStart"/>
      <w:r w:rsidR="0088183F" w:rsidRPr="00D87246">
        <w:rPr>
          <w:rFonts w:ascii="Times New Roman" w:hAnsi="Times New Roman" w:cs="Times New Roman"/>
          <w:i/>
          <w:iCs/>
          <w:sz w:val="24"/>
          <w:szCs w:val="24"/>
        </w:rPr>
        <w:t>blainville</w:t>
      </w:r>
      <w:proofErr w:type="spellEnd"/>
      <w:r w:rsidR="0088183F" w:rsidRPr="00D87246">
        <w:rPr>
          <w:rFonts w:ascii="Times New Roman" w:hAnsi="Times New Roman" w:cs="Times New Roman"/>
          <w:sz w:val="24"/>
          <w:szCs w:val="24"/>
        </w:rPr>
        <w:t xml:space="preserve"> </w:t>
      </w:r>
      <w:r w:rsidRPr="00D87246">
        <w:rPr>
          <w:rFonts w:ascii="Times New Roman" w:hAnsi="Times New Roman" w:cs="Times New Roman"/>
          <w:sz w:val="24"/>
          <w:szCs w:val="24"/>
        </w:rPr>
        <w:t>was observed as 0.9303. The length-weight relationship (LWR) displayed a strong correlation between the length and weight of the specimens.</w:t>
      </w:r>
      <w:r w:rsidR="00085C95" w:rsidRPr="00D87246">
        <w:rPr>
          <w:rFonts w:ascii="Times New Roman" w:hAnsi="Times New Roman" w:cs="Times New Roman"/>
          <w:sz w:val="24"/>
          <w:szCs w:val="24"/>
        </w:rPr>
        <w:t xml:space="preserve"> Cannizzaro et al. (1995) reported the </w:t>
      </w:r>
      <w:r w:rsidR="00085C95" w:rsidRPr="00D87246">
        <w:rPr>
          <w:rFonts w:ascii="Times New Roman" w:hAnsi="Times New Roman" w:cs="Times New Roman"/>
          <w:i/>
          <w:iCs/>
          <w:sz w:val="24"/>
          <w:szCs w:val="24"/>
        </w:rPr>
        <w:t>R</w:t>
      </w:r>
      <w:r w:rsidR="00085C95" w:rsidRPr="00D87246">
        <w:rPr>
          <w:rFonts w:ascii="Times New Roman" w:hAnsi="Times New Roman" w:cs="Times New Roman"/>
          <w:i/>
          <w:iCs/>
          <w:sz w:val="24"/>
          <w:szCs w:val="24"/>
          <w:vertAlign w:val="superscript"/>
        </w:rPr>
        <w:t>2</w:t>
      </w:r>
      <w:r w:rsidR="00085C95" w:rsidRPr="00D87246">
        <w:rPr>
          <w:rFonts w:ascii="Times New Roman" w:hAnsi="Times New Roman" w:cs="Times New Roman"/>
          <w:sz w:val="24"/>
          <w:szCs w:val="24"/>
          <w:vertAlign w:val="superscript"/>
        </w:rPr>
        <w:t xml:space="preserve"> </w:t>
      </w:r>
      <w:r w:rsidR="00085C95" w:rsidRPr="00D87246">
        <w:rPr>
          <w:rFonts w:ascii="Times New Roman" w:hAnsi="Times New Roman" w:cs="Times New Roman"/>
          <w:sz w:val="24"/>
          <w:szCs w:val="24"/>
        </w:rPr>
        <w:t xml:space="preserve">value of </w:t>
      </w:r>
      <w:r w:rsidR="00085C95" w:rsidRPr="00D87246">
        <w:rPr>
          <w:rFonts w:ascii="Times New Roman" w:hAnsi="Times New Roman" w:cs="Times New Roman"/>
          <w:i/>
          <w:iCs/>
          <w:sz w:val="24"/>
          <w:szCs w:val="24"/>
        </w:rPr>
        <w:t xml:space="preserve">S. </w:t>
      </w:r>
      <w:proofErr w:type="spellStart"/>
      <w:r w:rsidR="00085C95" w:rsidRPr="00D87246">
        <w:rPr>
          <w:rFonts w:ascii="Times New Roman" w:hAnsi="Times New Roman" w:cs="Times New Roman"/>
          <w:i/>
          <w:iCs/>
          <w:sz w:val="24"/>
          <w:szCs w:val="24"/>
        </w:rPr>
        <w:t>blainville</w:t>
      </w:r>
      <w:proofErr w:type="spellEnd"/>
      <w:r w:rsidR="00085C95" w:rsidRPr="00D87246">
        <w:rPr>
          <w:rFonts w:ascii="Times New Roman" w:hAnsi="Times New Roman" w:cs="Times New Roman"/>
          <w:sz w:val="24"/>
          <w:szCs w:val="24"/>
        </w:rPr>
        <w:t xml:space="preserve"> at 0.97 in Sicilian Channel. </w:t>
      </w:r>
      <w:proofErr w:type="spellStart"/>
      <w:r w:rsidR="00085C95" w:rsidRPr="00D87246">
        <w:rPr>
          <w:rFonts w:ascii="Times New Roman" w:hAnsi="Times New Roman" w:cs="Times New Roman"/>
          <w:sz w:val="24"/>
          <w:szCs w:val="24"/>
        </w:rPr>
        <w:t>Merella</w:t>
      </w:r>
      <w:proofErr w:type="spellEnd"/>
      <w:r w:rsidR="00085C95" w:rsidRPr="00D87246">
        <w:rPr>
          <w:rFonts w:ascii="Times New Roman" w:hAnsi="Times New Roman" w:cs="Times New Roman"/>
          <w:sz w:val="24"/>
          <w:szCs w:val="24"/>
        </w:rPr>
        <w:t xml:space="preserve"> et al. (1997) found of </w:t>
      </w:r>
      <w:r w:rsidR="00085C95" w:rsidRPr="00D87246">
        <w:rPr>
          <w:rFonts w:ascii="Times New Roman" w:hAnsi="Times New Roman" w:cs="Times New Roman"/>
          <w:i/>
          <w:iCs/>
          <w:sz w:val="24"/>
          <w:szCs w:val="24"/>
        </w:rPr>
        <w:t>R</w:t>
      </w:r>
      <w:r w:rsidR="00085C95" w:rsidRPr="00D87246">
        <w:rPr>
          <w:rFonts w:ascii="Times New Roman" w:hAnsi="Times New Roman" w:cs="Times New Roman"/>
          <w:i/>
          <w:iCs/>
          <w:sz w:val="24"/>
          <w:szCs w:val="24"/>
          <w:vertAlign w:val="superscript"/>
        </w:rPr>
        <w:t>2</w:t>
      </w:r>
      <w:r w:rsidR="00085C95" w:rsidRPr="00D87246">
        <w:rPr>
          <w:rFonts w:ascii="Times New Roman" w:hAnsi="Times New Roman" w:cs="Times New Roman"/>
          <w:sz w:val="24"/>
          <w:szCs w:val="24"/>
        </w:rPr>
        <w:t xml:space="preserve"> value of </w:t>
      </w:r>
      <w:r w:rsidR="0039005A" w:rsidRPr="00D87246">
        <w:rPr>
          <w:rFonts w:ascii="Times New Roman" w:hAnsi="Times New Roman" w:cs="Times New Roman"/>
          <w:i/>
          <w:iCs/>
          <w:sz w:val="24"/>
          <w:szCs w:val="24"/>
        </w:rPr>
        <w:t xml:space="preserve">S. </w:t>
      </w:r>
      <w:proofErr w:type="spellStart"/>
      <w:r w:rsidR="0039005A" w:rsidRPr="00D87246">
        <w:rPr>
          <w:rFonts w:ascii="Times New Roman" w:hAnsi="Times New Roman" w:cs="Times New Roman"/>
          <w:i/>
          <w:iCs/>
          <w:sz w:val="24"/>
          <w:szCs w:val="24"/>
        </w:rPr>
        <w:t>blainville</w:t>
      </w:r>
      <w:proofErr w:type="spellEnd"/>
      <w:r w:rsidR="0039005A" w:rsidRPr="00D87246">
        <w:rPr>
          <w:rFonts w:ascii="Times New Roman" w:hAnsi="Times New Roman" w:cs="Times New Roman"/>
          <w:sz w:val="24"/>
          <w:szCs w:val="24"/>
        </w:rPr>
        <w:t xml:space="preserve"> </w:t>
      </w:r>
      <w:r w:rsidR="00085C95" w:rsidRPr="00D87246">
        <w:rPr>
          <w:rFonts w:ascii="Times New Roman" w:hAnsi="Times New Roman" w:cs="Times New Roman"/>
          <w:sz w:val="24"/>
          <w:szCs w:val="24"/>
        </w:rPr>
        <w:t>as 0.</w:t>
      </w:r>
      <w:r w:rsidR="0039005A" w:rsidRPr="00D87246">
        <w:rPr>
          <w:rFonts w:ascii="Times New Roman" w:hAnsi="Times New Roman" w:cs="Times New Roman"/>
          <w:sz w:val="24"/>
          <w:szCs w:val="24"/>
        </w:rPr>
        <w:t>98 in Balearic Islands</w:t>
      </w:r>
      <w:r w:rsidR="00085C95" w:rsidRPr="00D87246">
        <w:rPr>
          <w:rFonts w:ascii="Times New Roman" w:hAnsi="Times New Roman" w:cs="Times New Roman"/>
          <w:sz w:val="24"/>
          <w:szCs w:val="24"/>
        </w:rPr>
        <w:t>.</w:t>
      </w:r>
      <w:r w:rsidR="0039005A" w:rsidRPr="00D87246">
        <w:rPr>
          <w:rFonts w:ascii="Times New Roman" w:hAnsi="Times New Roman" w:cs="Times New Roman"/>
          <w:sz w:val="24"/>
          <w:szCs w:val="24"/>
        </w:rPr>
        <w:t xml:space="preserve"> </w:t>
      </w:r>
      <w:proofErr w:type="spellStart"/>
      <w:r w:rsidR="0039005A" w:rsidRPr="00D87246">
        <w:rPr>
          <w:rFonts w:ascii="Times New Roman" w:hAnsi="Times New Roman" w:cs="Times New Roman"/>
          <w:sz w:val="24"/>
          <w:szCs w:val="24"/>
        </w:rPr>
        <w:t>Pallaoro</w:t>
      </w:r>
      <w:proofErr w:type="spellEnd"/>
      <w:r w:rsidR="0039005A" w:rsidRPr="00D87246">
        <w:rPr>
          <w:rFonts w:ascii="Times New Roman" w:hAnsi="Times New Roman" w:cs="Times New Roman"/>
          <w:sz w:val="24"/>
          <w:szCs w:val="24"/>
        </w:rPr>
        <w:t xml:space="preserve"> et al. (2005) reported an </w:t>
      </w:r>
      <w:r w:rsidR="0039005A" w:rsidRPr="00D87246">
        <w:rPr>
          <w:rFonts w:ascii="Times New Roman" w:hAnsi="Times New Roman" w:cs="Times New Roman"/>
          <w:i/>
          <w:iCs/>
          <w:sz w:val="24"/>
          <w:szCs w:val="24"/>
        </w:rPr>
        <w:t>R</w:t>
      </w:r>
      <w:r w:rsidR="0039005A" w:rsidRPr="00D87246">
        <w:rPr>
          <w:rFonts w:ascii="Times New Roman" w:hAnsi="Times New Roman" w:cs="Times New Roman"/>
          <w:i/>
          <w:iCs/>
          <w:sz w:val="24"/>
          <w:szCs w:val="24"/>
          <w:vertAlign w:val="superscript"/>
        </w:rPr>
        <w:t>2</w:t>
      </w:r>
      <w:r w:rsidR="0039005A" w:rsidRPr="00D87246">
        <w:rPr>
          <w:rFonts w:ascii="Times New Roman" w:hAnsi="Times New Roman" w:cs="Times New Roman"/>
          <w:sz w:val="24"/>
          <w:szCs w:val="24"/>
        </w:rPr>
        <w:t xml:space="preserve"> value of </w:t>
      </w:r>
      <w:r w:rsidR="0039005A" w:rsidRPr="00D87246">
        <w:rPr>
          <w:rFonts w:ascii="Times New Roman" w:hAnsi="Times New Roman" w:cs="Times New Roman"/>
          <w:i/>
          <w:iCs/>
          <w:sz w:val="24"/>
          <w:szCs w:val="24"/>
        </w:rPr>
        <w:t xml:space="preserve">S. </w:t>
      </w:r>
      <w:proofErr w:type="spellStart"/>
      <w:r w:rsidR="0039005A" w:rsidRPr="00D87246">
        <w:rPr>
          <w:rFonts w:ascii="Times New Roman" w:hAnsi="Times New Roman" w:cs="Times New Roman"/>
          <w:i/>
          <w:iCs/>
          <w:sz w:val="24"/>
          <w:szCs w:val="24"/>
        </w:rPr>
        <w:t>blainville</w:t>
      </w:r>
      <w:proofErr w:type="spellEnd"/>
      <w:r w:rsidR="0039005A" w:rsidRPr="00D87246">
        <w:rPr>
          <w:rFonts w:ascii="Times New Roman" w:hAnsi="Times New Roman" w:cs="Times New Roman"/>
          <w:sz w:val="24"/>
          <w:szCs w:val="24"/>
        </w:rPr>
        <w:t xml:space="preserve"> as 0.96 in the Eastern Adriatic</w:t>
      </w:r>
      <w:r w:rsidR="0039005A" w:rsidRPr="00D87246">
        <w:rPr>
          <w:rFonts w:ascii="Times New Roman" w:hAnsi="Times New Roman" w:cs="Times New Roman"/>
          <w:sz w:val="24"/>
          <w:szCs w:val="24"/>
        </w:rPr>
        <w:br/>
        <w:t xml:space="preserve">Sea. </w:t>
      </w:r>
      <w:del w:id="418" w:author="user" w:date="2024-08-18T17:36:00Z" w16du:dateUtc="2024-08-18T14:36:00Z">
        <w:r w:rsidR="0039005A" w:rsidRPr="00D87246" w:rsidDel="00DB7409">
          <w:rPr>
            <w:rFonts w:ascii="Times New Roman" w:hAnsi="Times New Roman" w:cs="Times New Roman"/>
            <w:sz w:val="24"/>
            <w:szCs w:val="24"/>
          </w:rPr>
          <w:delText xml:space="preserve">Ismen </w:delText>
        </w:r>
      </w:del>
      <w:proofErr w:type="spellStart"/>
      <w:ins w:id="419" w:author="user" w:date="2024-08-18T17:36:00Z" w16du:dateUtc="2024-08-18T14:36:00Z">
        <w:r w:rsidR="00DB7409" w:rsidRPr="00D87246">
          <w:rPr>
            <w:rFonts w:ascii="Times New Roman" w:hAnsi="Times New Roman" w:cs="Times New Roman"/>
            <w:sz w:val="24"/>
            <w:szCs w:val="24"/>
          </w:rPr>
          <w:t>İşmen</w:t>
        </w:r>
        <w:proofErr w:type="spellEnd"/>
        <w:r w:rsidR="00DB7409" w:rsidRPr="00D87246">
          <w:rPr>
            <w:rFonts w:ascii="Times New Roman" w:hAnsi="Times New Roman" w:cs="Times New Roman"/>
            <w:sz w:val="24"/>
            <w:szCs w:val="24"/>
          </w:rPr>
          <w:t xml:space="preserve"> </w:t>
        </w:r>
      </w:ins>
      <w:r w:rsidR="0039005A" w:rsidRPr="00D87246">
        <w:rPr>
          <w:rFonts w:ascii="Times New Roman" w:hAnsi="Times New Roman" w:cs="Times New Roman"/>
          <w:sz w:val="24"/>
          <w:szCs w:val="24"/>
        </w:rPr>
        <w:t xml:space="preserve">et al. (2007; 2009) were found of </w:t>
      </w:r>
      <w:r w:rsidR="0039005A" w:rsidRPr="00D87246">
        <w:rPr>
          <w:rFonts w:ascii="Times New Roman" w:hAnsi="Times New Roman" w:cs="Times New Roman"/>
          <w:i/>
          <w:iCs/>
          <w:sz w:val="24"/>
          <w:szCs w:val="24"/>
        </w:rPr>
        <w:t>R</w:t>
      </w:r>
      <w:r w:rsidR="0039005A" w:rsidRPr="00D87246">
        <w:rPr>
          <w:rFonts w:ascii="Times New Roman" w:hAnsi="Times New Roman" w:cs="Times New Roman"/>
          <w:i/>
          <w:iCs/>
          <w:sz w:val="24"/>
          <w:szCs w:val="24"/>
          <w:vertAlign w:val="superscript"/>
        </w:rPr>
        <w:t>2</w:t>
      </w:r>
      <w:r w:rsidR="0039005A" w:rsidRPr="00D87246">
        <w:rPr>
          <w:rFonts w:ascii="Times New Roman" w:hAnsi="Times New Roman" w:cs="Times New Roman"/>
          <w:sz w:val="24"/>
          <w:szCs w:val="24"/>
        </w:rPr>
        <w:t xml:space="preserve"> value of </w:t>
      </w:r>
      <w:r w:rsidR="0039005A" w:rsidRPr="00D87246">
        <w:rPr>
          <w:rFonts w:ascii="Times New Roman" w:hAnsi="Times New Roman" w:cs="Times New Roman"/>
          <w:i/>
          <w:iCs/>
          <w:sz w:val="24"/>
          <w:szCs w:val="24"/>
        </w:rPr>
        <w:t xml:space="preserve">S. </w:t>
      </w:r>
      <w:proofErr w:type="spellStart"/>
      <w:r w:rsidR="0039005A" w:rsidRPr="00D87246">
        <w:rPr>
          <w:rFonts w:ascii="Times New Roman" w:hAnsi="Times New Roman" w:cs="Times New Roman"/>
          <w:i/>
          <w:iCs/>
          <w:sz w:val="24"/>
          <w:szCs w:val="24"/>
        </w:rPr>
        <w:t>blainville</w:t>
      </w:r>
      <w:proofErr w:type="spellEnd"/>
      <w:r w:rsidR="0039005A" w:rsidRPr="00D87246">
        <w:rPr>
          <w:rFonts w:ascii="Times New Roman" w:hAnsi="Times New Roman" w:cs="Times New Roman"/>
          <w:sz w:val="24"/>
          <w:szCs w:val="24"/>
        </w:rPr>
        <w:t xml:space="preserve"> as 0.98 in the North Aegean Sea. </w:t>
      </w:r>
      <w:del w:id="420" w:author="user" w:date="2024-08-18T17:36:00Z" w16du:dateUtc="2024-08-18T14:36:00Z">
        <w:r w:rsidR="0039005A" w:rsidRPr="00D87246" w:rsidDel="00DB7409">
          <w:rPr>
            <w:rFonts w:ascii="Times New Roman" w:hAnsi="Times New Roman" w:cs="Times New Roman"/>
            <w:sz w:val="24"/>
            <w:szCs w:val="24"/>
          </w:rPr>
          <w:delText xml:space="preserve">Bok </w:delText>
        </w:r>
      </w:del>
      <w:proofErr w:type="spellStart"/>
      <w:ins w:id="421" w:author="user" w:date="2024-08-18T17:36:00Z" w16du:dateUtc="2024-08-18T14:36:00Z">
        <w:r w:rsidR="00DB7409" w:rsidRPr="00D87246">
          <w:rPr>
            <w:rFonts w:ascii="Times New Roman" w:hAnsi="Times New Roman" w:cs="Times New Roman"/>
            <w:sz w:val="24"/>
            <w:szCs w:val="24"/>
          </w:rPr>
          <w:t>Bök</w:t>
        </w:r>
        <w:proofErr w:type="spellEnd"/>
        <w:r w:rsidR="00DB7409" w:rsidRPr="00D87246">
          <w:rPr>
            <w:rFonts w:ascii="Times New Roman" w:hAnsi="Times New Roman" w:cs="Times New Roman"/>
            <w:sz w:val="24"/>
            <w:szCs w:val="24"/>
          </w:rPr>
          <w:t xml:space="preserve"> </w:t>
        </w:r>
      </w:ins>
      <w:r w:rsidR="0039005A" w:rsidRPr="00D87246">
        <w:rPr>
          <w:rFonts w:ascii="Times New Roman" w:hAnsi="Times New Roman" w:cs="Times New Roman"/>
          <w:sz w:val="24"/>
          <w:szCs w:val="24"/>
        </w:rPr>
        <w:t xml:space="preserve">et al. (2011) reported an </w:t>
      </w:r>
      <w:r w:rsidR="0039005A" w:rsidRPr="00D87246">
        <w:rPr>
          <w:rFonts w:ascii="Times New Roman" w:hAnsi="Times New Roman" w:cs="Times New Roman"/>
          <w:i/>
          <w:iCs/>
          <w:sz w:val="24"/>
          <w:szCs w:val="24"/>
        </w:rPr>
        <w:t>R</w:t>
      </w:r>
      <w:r w:rsidR="0039005A" w:rsidRPr="00D87246">
        <w:rPr>
          <w:rFonts w:ascii="Times New Roman" w:hAnsi="Times New Roman" w:cs="Times New Roman"/>
          <w:i/>
          <w:iCs/>
          <w:sz w:val="24"/>
          <w:szCs w:val="24"/>
          <w:vertAlign w:val="superscript"/>
        </w:rPr>
        <w:t>2</w:t>
      </w:r>
      <w:r w:rsidR="0039005A" w:rsidRPr="00D87246">
        <w:rPr>
          <w:rFonts w:ascii="Times New Roman" w:hAnsi="Times New Roman" w:cs="Times New Roman"/>
          <w:sz w:val="24"/>
          <w:szCs w:val="24"/>
        </w:rPr>
        <w:t xml:space="preserve"> value of </w:t>
      </w:r>
      <w:r w:rsidR="0039005A" w:rsidRPr="00D87246">
        <w:rPr>
          <w:rFonts w:ascii="Times New Roman" w:hAnsi="Times New Roman" w:cs="Times New Roman"/>
          <w:i/>
          <w:iCs/>
          <w:sz w:val="24"/>
          <w:szCs w:val="24"/>
        </w:rPr>
        <w:t xml:space="preserve">S. </w:t>
      </w:r>
      <w:proofErr w:type="spellStart"/>
      <w:r w:rsidR="0039005A" w:rsidRPr="00D87246">
        <w:rPr>
          <w:rFonts w:ascii="Times New Roman" w:hAnsi="Times New Roman" w:cs="Times New Roman"/>
          <w:i/>
          <w:iCs/>
          <w:sz w:val="24"/>
          <w:szCs w:val="24"/>
        </w:rPr>
        <w:t>blainville</w:t>
      </w:r>
      <w:proofErr w:type="spellEnd"/>
      <w:r w:rsidR="0039005A" w:rsidRPr="00D87246">
        <w:rPr>
          <w:rFonts w:ascii="Times New Roman" w:hAnsi="Times New Roman" w:cs="Times New Roman"/>
          <w:sz w:val="24"/>
          <w:szCs w:val="24"/>
        </w:rPr>
        <w:t xml:space="preserve"> as 0.95 in the Sea of Marmara. </w:t>
      </w:r>
      <w:proofErr w:type="spellStart"/>
      <w:r w:rsidR="0039005A" w:rsidRPr="00D87246">
        <w:rPr>
          <w:rFonts w:ascii="Times New Roman" w:hAnsi="Times New Roman" w:cs="Times New Roman"/>
          <w:sz w:val="24"/>
          <w:szCs w:val="24"/>
        </w:rPr>
        <w:t>Marouani</w:t>
      </w:r>
      <w:proofErr w:type="spellEnd"/>
      <w:r w:rsidR="0039005A" w:rsidRPr="00D87246">
        <w:rPr>
          <w:rFonts w:ascii="Times New Roman" w:hAnsi="Times New Roman" w:cs="Times New Roman"/>
          <w:sz w:val="24"/>
          <w:szCs w:val="24"/>
        </w:rPr>
        <w:t xml:space="preserve"> et al. (2012) found of </w:t>
      </w:r>
      <w:r w:rsidR="0039005A" w:rsidRPr="00D87246">
        <w:rPr>
          <w:rFonts w:ascii="Times New Roman" w:hAnsi="Times New Roman" w:cs="Times New Roman"/>
          <w:i/>
          <w:iCs/>
          <w:sz w:val="24"/>
          <w:szCs w:val="24"/>
        </w:rPr>
        <w:t>R</w:t>
      </w:r>
      <w:r w:rsidR="0039005A" w:rsidRPr="00D87246">
        <w:rPr>
          <w:rFonts w:ascii="Times New Roman" w:hAnsi="Times New Roman" w:cs="Times New Roman"/>
          <w:i/>
          <w:iCs/>
          <w:sz w:val="24"/>
          <w:szCs w:val="24"/>
          <w:vertAlign w:val="superscript"/>
        </w:rPr>
        <w:t>2</w:t>
      </w:r>
      <w:r w:rsidR="0039005A" w:rsidRPr="00D87246">
        <w:rPr>
          <w:rFonts w:ascii="Times New Roman" w:hAnsi="Times New Roman" w:cs="Times New Roman"/>
          <w:i/>
          <w:iCs/>
          <w:sz w:val="24"/>
          <w:szCs w:val="24"/>
        </w:rPr>
        <w:t xml:space="preserve"> </w:t>
      </w:r>
      <w:r w:rsidR="0039005A" w:rsidRPr="00D87246">
        <w:rPr>
          <w:rFonts w:ascii="Times New Roman" w:hAnsi="Times New Roman" w:cs="Times New Roman"/>
          <w:sz w:val="24"/>
          <w:szCs w:val="24"/>
        </w:rPr>
        <w:t xml:space="preserve">value of </w:t>
      </w:r>
      <w:r w:rsidR="0039005A" w:rsidRPr="00D87246">
        <w:rPr>
          <w:rFonts w:ascii="Times New Roman" w:hAnsi="Times New Roman" w:cs="Times New Roman"/>
          <w:i/>
          <w:iCs/>
          <w:sz w:val="24"/>
          <w:szCs w:val="24"/>
        </w:rPr>
        <w:t xml:space="preserve">S. </w:t>
      </w:r>
      <w:proofErr w:type="spellStart"/>
      <w:r w:rsidR="0039005A" w:rsidRPr="00D87246">
        <w:rPr>
          <w:rFonts w:ascii="Times New Roman" w:hAnsi="Times New Roman" w:cs="Times New Roman"/>
          <w:i/>
          <w:iCs/>
          <w:sz w:val="24"/>
          <w:szCs w:val="24"/>
        </w:rPr>
        <w:t>blainville</w:t>
      </w:r>
      <w:proofErr w:type="spellEnd"/>
      <w:r w:rsidR="0039005A" w:rsidRPr="00D87246">
        <w:rPr>
          <w:rFonts w:ascii="Times New Roman" w:hAnsi="Times New Roman" w:cs="Times New Roman"/>
          <w:sz w:val="24"/>
          <w:szCs w:val="24"/>
        </w:rPr>
        <w:t xml:space="preserve"> as 0.98 in Gulf of Gabès. </w:t>
      </w:r>
      <w:proofErr w:type="spellStart"/>
      <w:r w:rsidR="0039005A" w:rsidRPr="00D87246">
        <w:rPr>
          <w:rFonts w:ascii="Times New Roman" w:hAnsi="Times New Roman" w:cs="Times New Roman"/>
          <w:sz w:val="24"/>
          <w:szCs w:val="24"/>
        </w:rPr>
        <w:t>Kousteni</w:t>
      </w:r>
      <w:proofErr w:type="spellEnd"/>
      <w:r w:rsidR="0039005A" w:rsidRPr="00D87246">
        <w:rPr>
          <w:rFonts w:ascii="Times New Roman" w:hAnsi="Times New Roman" w:cs="Times New Roman"/>
          <w:sz w:val="24"/>
          <w:szCs w:val="24"/>
        </w:rPr>
        <w:t xml:space="preserve"> and </w:t>
      </w:r>
      <w:proofErr w:type="spellStart"/>
      <w:r w:rsidR="0039005A" w:rsidRPr="00D87246">
        <w:rPr>
          <w:rFonts w:ascii="Times New Roman" w:hAnsi="Times New Roman" w:cs="Times New Roman"/>
          <w:sz w:val="24"/>
          <w:szCs w:val="24"/>
        </w:rPr>
        <w:t>Megalofonou</w:t>
      </w:r>
      <w:proofErr w:type="spellEnd"/>
      <w:r w:rsidR="0039005A" w:rsidRPr="00D87246">
        <w:rPr>
          <w:rFonts w:ascii="Times New Roman" w:hAnsi="Times New Roman" w:cs="Times New Roman"/>
          <w:sz w:val="24"/>
          <w:szCs w:val="24"/>
        </w:rPr>
        <w:t xml:space="preserve"> (2011;</w:t>
      </w:r>
      <w:r w:rsidR="00EF45D2" w:rsidRPr="00D87246">
        <w:rPr>
          <w:rFonts w:ascii="Times New Roman" w:hAnsi="Times New Roman" w:cs="Times New Roman"/>
          <w:sz w:val="24"/>
          <w:szCs w:val="24"/>
        </w:rPr>
        <w:t xml:space="preserve"> </w:t>
      </w:r>
      <w:r w:rsidR="0039005A" w:rsidRPr="00D87246">
        <w:rPr>
          <w:rFonts w:ascii="Times New Roman" w:hAnsi="Times New Roman" w:cs="Times New Roman"/>
          <w:sz w:val="24"/>
          <w:szCs w:val="24"/>
        </w:rPr>
        <w:t xml:space="preserve">2015) reported an </w:t>
      </w:r>
      <w:r w:rsidR="0039005A" w:rsidRPr="00D87246">
        <w:rPr>
          <w:rFonts w:ascii="Times New Roman" w:hAnsi="Times New Roman" w:cs="Times New Roman"/>
          <w:i/>
          <w:iCs/>
          <w:sz w:val="24"/>
          <w:szCs w:val="24"/>
          <w:rPrChange w:id="422" w:author="user" w:date="2024-08-18T17:36:00Z" w16du:dateUtc="2024-08-18T14:36:00Z">
            <w:rPr>
              <w:rFonts w:ascii="Times New Roman" w:hAnsi="Times New Roman" w:cs="Times New Roman"/>
              <w:sz w:val="24"/>
              <w:szCs w:val="24"/>
              <w:lang w:val="en-US"/>
            </w:rPr>
          </w:rPrChange>
        </w:rPr>
        <w:t>R</w:t>
      </w:r>
      <w:r w:rsidR="0039005A" w:rsidRPr="00D87246">
        <w:rPr>
          <w:rFonts w:ascii="Times New Roman" w:hAnsi="Times New Roman" w:cs="Times New Roman"/>
          <w:i/>
          <w:iCs/>
          <w:sz w:val="24"/>
          <w:szCs w:val="24"/>
          <w:vertAlign w:val="superscript"/>
          <w:rPrChange w:id="423" w:author="user" w:date="2024-08-18T17:36:00Z" w16du:dateUtc="2024-08-18T14:36:00Z">
            <w:rPr>
              <w:rFonts w:ascii="Times New Roman" w:hAnsi="Times New Roman" w:cs="Times New Roman"/>
              <w:sz w:val="24"/>
              <w:szCs w:val="24"/>
              <w:vertAlign w:val="superscript"/>
              <w:lang w:val="en-US"/>
            </w:rPr>
          </w:rPrChange>
        </w:rPr>
        <w:t>2</w:t>
      </w:r>
      <w:r w:rsidR="0039005A" w:rsidRPr="00D87246">
        <w:rPr>
          <w:rFonts w:ascii="Times New Roman" w:hAnsi="Times New Roman" w:cs="Times New Roman"/>
          <w:sz w:val="24"/>
          <w:szCs w:val="24"/>
        </w:rPr>
        <w:t xml:space="preserve"> value of </w:t>
      </w:r>
      <w:r w:rsidR="0039005A" w:rsidRPr="00D87246">
        <w:rPr>
          <w:rFonts w:ascii="Times New Roman" w:hAnsi="Times New Roman" w:cs="Times New Roman"/>
          <w:i/>
          <w:iCs/>
          <w:sz w:val="24"/>
          <w:szCs w:val="24"/>
        </w:rPr>
        <w:t xml:space="preserve">S. </w:t>
      </w:r>
      <w:proofErr w:type="spellStart"/>
      <w:r w:rsidR="0039005A" w:rsidRPr="00D87246">
        <w:rPr>
          <w:rFonts w:ascii="Times New Roman" w:hAnsi="Times New Roman" w:cs="Times New Roman"/>
          <w:i/>
          <w:iCs/>
          <w:sz w:val="24"/>
          <w:szCs w:val="24"/>
        </w:rPr>
        <w:t>blainville</w:t>
      </w:r>
      <w:proofErr w:type="spellEnd"/>
      <w:r w:rsidR="0039005A" w:rsidRPr="00D87246">
        <w:rPr>
          <w:rFonts w:ascii="Times New Roman" w:hAnsi="Times New Roman" w:cs="Times New Roman"/>
          <w:sz w:val="24"/>
          <w:szCs w:val="24"/>
        </w:rPr>
        <w:t xml:space="preserve"> as 0.</w:t>
      </w:r>
      <w:r w:rsidR="00A8782C" w:rsidRPr="00D87246">
        <w:rPr>
          <w:rFonts w:ascii="Times New Roman" w:hAnsi="Times New Roman" w:cs="Times New Roman"/>
          <w:sz w:val="24"/>
          <w:szCs w:val="24"/>
        </w:rPr>
        <w:t>99</w:t>
      </w:r>
      <w:r w:rsidR="0039005A" w:rsidRPr="00D87246">
        <w:rPr>
          <w:rFonts w:ascii="Times New Roman" w:hAnsi="Times New Roman" w:cs="Times New Roman"/>
          <w:sz w:val="24"/>
          <w:szCs w:val="24"/>
        </w:rPr>
        <w:t xml:space="preserve"> in the </w:t>
      </w:r>
      <w:del w:id="424" w:author="user" w:date="2024-08-18T18:01:00Z" w16du:dateUtc="2024-08-18T15:01:00Z">
        <w:r w:rsidR="00A8782C" w:rsidRPr="00D87246" w:rsidDel="00E226F1">
          <w:rPr>
            <w:rFonts w:ascii="Times New Roman" w:hAnsi="Times New Roman" w:cs="Times New Roman"/>
            <w:sz w:val="24"/>
            <w:szCs w:val="24"/>
          </w:rPr>
          <w:delText xml:space="preserve">Eastern </w:delText>
        </w:r>
      </w:del>
      <w:ins w:id="425" w:author="user" w:date="2024-08-18T18:01:00Z" w16du:dateUtc="2024-08-18T15:01:00Z">
        <w:r w:rsidR="00E226F1" w:rsidRPr="00D87246">
          <w:rPr>
            <w:rFonts w:ascii="Times New Roman" w:hAnsi="Times New Roman" w:cs="Times New Roman"/>
            <w:sz w:val="24"/>
            <w:szCs w:val="24"/>
          </w:rPr>
          <w:t xml:space="preserve">eastern </w:t>
        </w:r>
      </w:ins>
      <w:r w:rsidR="00A8782C" w:rsidRPr="00D87246">
        <w:rPr>
          <w:rFonts w:ascii="Times New Roman" w:hAnsi="Times New Roman" w:cs="Times New Roman"/>
          <w:sz w:val="24"/>
          <w:szCs w:val="24"/>
        </w:rPr>
        <w:t>Mediterranean</w:t>
      </w:r>
      <w:del w:id="426" w:author="user" w:date="2024-08-18T18:01:00Z" w16du:dateUtc="2024-08-18T15:01:00Z">
        <w:r w:rsidR="00A8782C" w:rsidRPr="00D87246" w:rsidDel="00E226F1">
          <w:rPr>
            <w:rFonts w:ascii="Times New Roman" w:hAnsi="Times New Roman" w:cs="Times New Roman"/>
            <w:sz w:val="24"/>
            <w:szCs w:val="24"/>
          </w:rPr>
          <w:delText xml:space="preserve"> Sea</w:delText>
        </w:r>
      </w:del>
      <w:r w:rsidR="00A8782C" w:rsidRPr="00D87246">
        <w:rPr>
          <w:rFonts w:ascii="Times New Roman" w:hAnsi="Times New Roman" w:cs="Times New Roman"/>
          <w:sz w:val="24"/>
          <w:szCs w:val="24"/>
        </w:rPr>
        <w:t xml:space="preserve">. </w:t>
      </w:r>
      <w:del w:id="427" w:author="user" w:date="2024-08-18T17:37:00Z" w16du:dateUtc="2024-08-18T14:37:00Z">
        <w:r w:rsidR="00A8782C" w:rsidRPr="00D87246" w:rsidDel="00C80B85">
          <w:rPr>
            <w:rFonts w:ascii="Times New Roman" w:hAnsi="Times New Roman" w:cs="Times New Roman"/>
            <w:sz w:val="24"/>
            <w:szCs w:val="24"/>
          </w:rPr>
          <w:delText xml:space="preserve">Guven </w:delText>
        </w:r>
      </w:del>
      <w:ins w:id="428" w:author="user" w:date="2024-08-18T17:37:00Z" w16du:dateUtc="2024-08-18T14:37:00Z">
        <w:r w:rsidR="00C80B85" w:rsidRPr="00D87246">
          <w:rPr>
            <w:rFonts w:ascii="Times New Roman" w:hAnsi="Times New Roman" w:cs="Times New Roman"/>
            <w:sz w:val="24"/>
            <w:szCs w:val="24"/>
          </w:rPr>
          <w:t xml:space="preserve">Güven </w:t>
        </w:r>
      </w:ins>
      <w:r w:rsidR="00A8782C" w:rsidRPr="00D87246">
        <w:rPr>
          <w:rFonts w:ascii="Times New Roman" w:hAnsi="Times New Roman" w:cs="Times New Roman"/>
          <w:sz w:val="24"/>
          <w:szCs w:val="24"/>
        </w:rPr>
        <w:t xml:space="preserve">et al. (2012) found of </w:t>
      </w:r>
      <w:r w:rsidR="00A8782C" w:rsidRPr="00D87246">
        <w:rPr>
          <w:rFonts w:ascii="Times New Roman" w:hAnsi="Times New Roman" w:cs="Times New Roman"/>
          <w:i/>
          <w:iCs/>
          <w:sz w:val="24"/>
          <w:szCs w:val="24"/>
        </w:rPr>
        <w:t>R</w:t>
      </w:r>
      <w:r w:rsidR="00A8782C" w:rsidRPr="00D87246">
        <w:rPr>
          <w:rFonts w:ascii="Times New Roman" w:hAnsi="Times New Roman" w:cs="Times New Roman"/>
          <w:i/>
          <w:iCs/>
          <w:sz w:val="24"/>
          <w:szCs w:val="24"/>
          <w:vertAlign w:val="superscript"/>
        </w:rPr>
        <w:t>2</w:t>
      </w:r>
      <w:r w:rsidR="00A8782C" w:rsidRPr="00D87246">
        <w:rPr>
          <w:rFonts w:ascii="Times New Roman" w:hAnsi="Times New Roman" w:cs="Times New Roman"/>
          <w:sz w:val="24"/>
          <w:szCs w:val="24"/>
        </w:rPr>
        <w:t xml:space="preserve"> value of </w:t>
      </w:r>
      <w:r w:rsidR="00A8782C" w:rsidRPr="00D87246">
        <w:rPr>
          <w:rFonts w:ascii="Times New Roman" w:hAnsi="Times New Roman" w:cs="Times New Roman"/>
          <w:i/>
          <w:iCs/>
          <w:sz w:val="24"/>
          <w:szCs w:val="24"/>
        </w:rPr>
        <w:t xml:space="preserve">S. </w:t>
      </w:r>
      <w:proofErr w:type="spellStart"/>
      <w:r w:rsidR="00A8782C" w:rsidRPr="00D87246">
        <w:rPr>
          <w:rFonts w:ascii="Times New Roman" w:hAnsi="Times New Roman" w:cs="Times New Roman"/>
          <w:i/>
          <w:iCs/>
          <w:sz w:val="24"/>
          <w:szCs w:val="24"/>
        </w:rPr>
        <w:t>blainville</w:t>
      </w:r>
      <w:proofErr w:type="spellEnd"/>
      <w:r w:rsidR="00A8782C" w:rsidRPr="00D87246">
        <w:rPr>
          <w:rFonts w:ascii="Times New Roman" w:hAnsi="Times New Roman" w:cs="Times New Roman"/>
          <w:sz w:val="24"/>
          <w:szCs w:val="24"/>
        </w:rPr>
        <w:t xml:space="preserve"> as 0.99 in </w:t>
      </w:r>
      <w:del w:id="429" w:author="user" w:date="2024-08-18T18:02:00Z" w16du:dateUtc="2024-08-18T15:02:00Z">
        <w:r w:rsidR="00A8782C" w:rsidRPr="00D87246" w:rsidDel="00E226F1">
          <w:rPr>
            <w:rFonts w:ascii="Times New Roman" w:hAnsi="Times New Roman" w:cs="Times New Roman"/>
            <w:sz w:val="24"/>
            <w:szCs w:val="24"/>
          </w:rPr>
          <w:delText xml:space="preserve">Eastern </w:delText>
        </w:r>
      </w:del>
      <w:ins w:id="430" w:author="user" w:date="2024-08-18T18:02:00Z" w16du:dateUtc="2024-08-18T15:02:00Z">
        <w:r w:rsidR="00E226F1" w:rsidRPr="00D87246">
          <w:rPr>
            <w:rFonts w:ascii="Times New Roman" w:hAnsi="Times New Roman" w:cs="Times New Roman"/>
            <w:sz w:val="24"/>
            <w:szCs w:val="24"/>
          </w:rPr>
          <w:t xml:space="preserve">eastern </w:t>
        </w:r>
      </w:ins>
      <w:r w:rsidR="00A8782C" w:rsidRPr="00D87246">
        <w:rPr>
          <w:rFonts w:ascii="Times New Roman" w:hAnsi="Times New Roman" w:cs="Times New Roman"/>
          <w:sz w:val="24"/>
          <w:szCs w:val="24"/>
        </w:rPr>
        <w:t>Mediterranean</w:t>
      </w:r>
      <w:del w:id="431" w:author="user" w:date="2024-08-18T18:02:00Z" w16du:dateUtc="2024-08-18T15:02:00Z">
        <w:r w:rsidR="00A8782C" w:rsidRPr="00D87246" w:rsidDel="00E226F1">
          <w:rPr>
            <w:rFonts w:ascii="Times New Roman" w:hAnsi="Times New Roman" w:cs="Times New Roman"/>
            <w:sz w:val="24"/>
            <w:szCs w:val="24"/>
          </w:rPr>
          <w:delText xml:space="preserve"> Sea</w:delText>
        </w:r>
      </w:del>
      <w:r w:rsidR="00A8782C" w:rsidRPr="00D87246">
        <w:rPr>
          <w:rFonts w:ascii="Times New Roman" w:hAnsi="Times New Roman" w:cs="Times New Roman"/>
          <w:sz w:val="24"/>
          <w:szCs w:val="24"/>
        </w:rPr>
        <w:t xml:space="preserve">. Eronat and </w:t>
      </w:r>
      <w:del w:id="432" w:author="user" w:date="2024-08-18T17:37:00Z" w16du:dateUtc="2024-08-18T14:37:00Z">
        <w:r w:rsidR="00A8782C" w:rsidRPr="00D87246" w:rsidDel="00C80B85">
          <w:rPr>
            <w:rFonts w:ascii="Times New Roman" w:hAnsi="Times New Roman" w:cs="Times New Roman"/>
            <w:sz w:val="24"/>
            <w:szCs w:val="24"/>
          </w:rPr>
          <w:delText xml:space="preserve">Ozaydin </w:delText>
        </w:r>
      </w:del>
      <w:proofErr w:type="spellStart"/>
      <w:ins w:id="433" w:author="user" w:date="2024-08-18T17:37:00Z" w16du:dateUtc="2024-08-18T14:37:00Z">
        <w:r w:rsidR="00C80B85" w:rsidRPr="00D87246">
          <w:rPr>
            <w:rFonts w:ascii="Times New Roman" w:hAnsi="Times New Roman" w:cs="Times New Roman"/>
            <w:sz w:val="24"/>
            <w:szCs w:val="24"/>
          </w:rPr>
          <w:t>Özaydın</w:t>
        </w:r>
        <w:proofErr w:type="spellEnd"/>
        <w:r w:rsidR="00C80B85" w:rsidRPr="00D87246">
          <w:rPr>
            <w:rFonts w:ascii="Times New Roman" w:hAnsi="Times New Roman" w:cs="Times New Roman"/>
            <w:sz w:val="24"/>
            <w:szCs w:val="24"/>
          </w:rPr>
          <w:t xml:space="preserve"> </w:t>
        </w:r>
      </w:ins>
      <w:r w:rsidR="00A8782C" w:rsidRPr="00D87246">
        <w:rPr>
          <w:rFonts w:ascii="Times New Roman" w:hAnsi="Times New Roman" w:cs="Times New Roman"/>
          <w:sz w:val="24"/>
          <w:szCs w:val="24"/>
        </w:rPr>
        <w:t xml:space="preserve">(2014) reported an </w:t>
      </w:r>
      <w:r w:rsidR="00A8782C" w:rsidRPr="00D87246">
        <w:rPr>
          <w:rFonts w:ascii="Times New Roman" w:hAnsi="Times New Roman" w:cs="Times New Roman"/>
          <w:i/>
          <w:iCs/>
          <w:sz w:val="24"/>
          <w:szCs w:val="24"/>
        </w:rPr>
        <w:t>R</w:t>
      </w:r>
      <w:r w:rsidR="00A8782C" w:rsidRPr="00D87246">
        <w:rPr>
          <w:rFonts w:ascii="Times New Roman" w:hAnsi="Times New Roman" w:cs="Times New Roman"/>
          <w:i/>
          <w:iCs/>
          <w:sz w:val="24"/>
          <w:szCs w:val="24"/>
          <w:vertAlign w:val="superscript"/>
        </w:rPr>
        <w:t>2</w:t>
      </w:r>
      <w:r w:rsidR="00A8782C" w:rsidRPr="00D87246">
        <w:rPr>
          <w:rFonts w:ascii="Times New Roman" w:hAnsi="Times New Roman" w:cs="Times New Roman"/>
          <w:sz w:val="24"/>
          <w:szCs w:val="24"/>
        </w:rPr>
        <w:t xml:space="preserve"> value of </w:t>
      </w:r>
      <w:r w:rsidR="00A8782C" w:rsidRPr="00D87246">
        <w:rPr>
          <w:rFonts w:ascii="Times New Roman" w:hAnsi="Times New Roman" w:cs="Times New Roman"/>
          <w:i/>
          <w:iCs/>
          <w:sz w:val="24"/>
          <w:szCs w:val="24"/>
        </w:rPr>
        <w:t xml:space="preserve">S. </w:t>
      </w:r>
      <w:proofErr w:type="spellStart"/>
      <w:r w:rsidR="00A8782C" w:rsidRPr="00D87246">
        <w:rPr>
          <w:rFonts w:ascii="Times New Roman" w:hAnsi="Times New Roman" w:cs="Times New Roman"/>
          <w:i/>
          <w:iCs/>
          <w:sz w:val="24"/>
          <w:szCs w:val="24"/>
        </w:rPr>
        <w:t>blainville</w:t>
      </w:r>
      <w:proofErr w:type="spellEnd"/>
      <w:r w:rsidR="00A8782C" w:rsidRPr="00D87246">
        <w:rPr>
          <w:rFonts w:ascii="Times New Roman" w:hAnsi="Times New Roman" w:cs="Times New Roman"/>
          <w:sz w:val="24"/>
          <w:szCs w:val="24"/>
        </w:rPr>
        <w:t xml:space="preserve"> as 0.95 in the Central Aegean Sea. </w:t>
      </w:r>
      <w:proofErr w:type="spellStart"/>
      <w:r w:rsidR="00A8782C" w:rsidRPr="00D87246">
        <w:rPr>
          <w:rFonts w:ascii="Times New Roman" w:hAnsi="Times New Roman" w:cs="Times New Roman"/>
          <w:sz w:val="24"/>
          <w:szCs w:val="24"/>
        </w:rPr>
        <w:t>Lteif</w:t>
      </w:r>
      <w:proofErr w:type="spellEnd"/>
      <w:r w:rsidR="00A8782C" w:rsidRPr="00D87246">
        <w:rPr>
          <w:rFonts w:ascii="Times New Roman" w:hAnsi="Times New Roman" w:cs="Times New Roman"/>
          <w:sz w:val="24"/>
          <w:szCs w:val="24"/>
        </w:rPr>
        <w:t xml:space="preserve"> et al. (2016) found of </w:t>
      </w:r>
      <w:r w:rsidR="00A8782C" w:rsidRPr="00D87246">
        <w:rPr>
          <w:rFonts w:ascii="Times New Roman" w:hAnsi="Times New Roman" w:cs="Times New Roman"/>
          <w:i/>
          <w:iCs/>
          <w:sz w:val="24"/>
          <w:szCs w:val="24"/>
        </w:rPr>
        <w:t>R</w:t>
      </w:r>
      <w:r w:rsidR="00A8782C" w:rsidRPr="00D87246">
        <w:rPr>
          <w:rFonts w:ascii="Times New Roman" w:hAnsi="Times New Roman" w:cs="Times New Roman"/>
          <w:i/>
          <w:iCs/>
          <w:sz w:val="24"/>
          <w:szCs w:val="24"/>
          <w:vertAlign w:val="superscript"/>
        </w:rPr>
        <w:t>2</w:t>
      </w:r>
      <w:r w:rsidR="00A8782C" w:rsidRPr="00D87246">
        <w:rPr>
          <w:rFonts w:ascii="Times New Roman" w:hAnsi="Times New Roman" w:cs="Times New Roman"/>
          <w:sz w:val="24"/>
          <w:szCs w:val="24"/>
        </w:rPr>
        <w:t xml:space="preserve"> value of </w:t>
      </w:r>
      <w:r w:rsidR="00A8782C" w:rsidRPr="00D87246">
        <w:rPr>
          <w:rFonts w:ascii="Times New Roman" w:hAnsi="Times New Roman" w:cs="Times New Roman"/>
          <w:i/>
          <w:iCs/>
          <w:sz w:val="24"/>
          <w:szCs w:val="24"/>
        </w:rPr>
        <w:t xml:space="preserve">S. </w:t>
      </w:r>
      <w:proofErr w:type="spellStart"/>
      <w:r w:rsidR="00A8782C" w:rsidRPr="00D87246">
        <w:rPr>
          <w:rFonts w:ascii="Times New Roman" w:hAnsi="Times New Roman" w:cs="Times New Roman"/>
          <w:i/>
          <w:iCs/>
          <w:sz w:val="24"/>
          <w:szCs w:val="24"/>
        </w:rPr>
        <w:t>blainville</w:t>
      </w:r>
      <w:proofErr w:type="spellEnd"/>
      <w:r w:rsidR="00A8782C" w:rsidRPr="00D87246">
        <w:rPr>
          <w:rFonts w:ascii="Times New Roman" w:hAnsi="Times New Roman" w:cs="Times New Roman"/>
          <w:sz w:val="24"/>
          <w:szCs w:val="24"/>
        </w:rPr>
        <w:t xml:space="preserve"> as 0.82 in Eastern Mediterranean</w:t>
      </w:r>
      <w:del w:id="434" w:author="user" w:date="2024-08-18T18:02:00Z" w16du:dateUtc="2024-08-18T15:02:00Z">
        <w:r w:rsidR="00A8782C" w:rsidRPr="00D87246" w:rsidDel="00E226F1">
          <w:rPr>
            <w:rFonts w:ascii="Times New Roman" w:hAnsi="Times New Roman" w:cs="Times New Roman"/>
            <w:sz w:val="24"/>
            <w:szCs w:val="24"/>
          </w:rPr>
          <w:delText xml:space="preserve"> Sea</w:delText>
        </w:r>
      </w:del>
      <w:r w:rsidR="00A8782C" w:rsidRPr="00D87246">
        <w:rPr>
          <w:rFonts w:ascii="Times New Roman" w:hAnsi="Times New Roman" w:cs="Times New Roman"/>
          <w:sz w:val="24"/>
          <w:szCs w:val="24"/>
        </w:rPr>
        <w:t xml:space="preserve">. </w:t>
      </w:r>
      <w:del w:id="435" w:author="user" w:date="2024-08-18T17:37:00Z" w16du:dateUtc="2024-08-18T14:37:00Z">
        <w:r w:rsidR="00A8782C" w:rsidRPr="00D87246" w:rsidDel="00C80B85">
          <w:rPr>
            <w:rFonts w:ascii="Times New Roman" w:hAnsi="Times New Roman" w:cs="Times New Roman"/>
            <w:sz w:val="24"/>
            <w:szCs w:val="24"/>
          </w:rPr>
          <w:delText xml:space="preserve"> O</w:delText>
        </w:r>
      </w:del>
      <w:ins w:id="436" w:author="user" w:date="2024-08-18T17:37:00Z" w16du:dateUtc="2024-08-18T14:37:00Z">
        <w:r w:rsidR="00C80B85" w:rsidRPr="00D87246">
          <w:rPr>
            <w:rFonts w:ascii="Times New Roman" w:hAnsi="Times New Roman" w:cs="Times New Roman"/>
            <w:sz w:val="24"/>
            <w:szCs w:val="24"/>
          </w:rPr>
          <w:t>Ö</w:t>
        </w:r>
      </w:ins>
      <w:r w:rsidR="00A8782C" w:rsidRPr="00D87246">
        <w:rPr>
          <w:rFonts w:ascii="Times New Roman" w:hAnsi="Times New Roman" w:cs="Times New Roman"/>
          <w:sz w:val="24"/>
          <w:szCs w:val="24"/>
        </w:rPr>
        <w:t xml:space="preserve">ztekin et al. (2016) reported an </w:t>
      </w:r>
      <w:r w:rsidR="00A8782C" w:rsidRPr="00D87246">
        <w:rPr>
          <w:rFonts w:ascii="Times New Roman" w:hAnsi="Times New Roman" w:cs="Times New Roman"/>
          <w:i/>
          <w:iCs/>
          <w:sz w:val="24"/>
          <w:szCs w:val="24"/>
        </w:rPr>
        <w:t>R</w:t>
      </w:r>
      <w:r w:rsidR="00A8782C" w:rsidRPr="00D87246">
        <w:rPr>
          <w:rFonts w:ascii="Times New Roman" w:hAnsi="Times New Roman" w:cs="Times New Roman"/>
          <w:i/>
          <w:iCs/>
          <w:sz w:val="24"/>
          <w:szCs w:val="24"/>
          <w:vertAlign w:val="superscript"/>
        </w:rPr>
        <w:t>2</w:t>
      </w:r>
      <w:r w:rsidR="00A8782C" w:rsidRPr="00D87246">
        <w:rPr>
          <w:rFonts w:ascii="Times New Roman" w:hAnsi="Times New Roman" w:cs="Times New Roman"/>
          <w:sz w:val="24"/>
          <w:szCs w:val="24"/>
        </w:rPr>
        <w:t xml:space="preserve"> value of </w:t>
      </w:r>
      <w:r w:rsidR="00A8782C" w:rsidRPr="00D87246">
        <w:rPr>
          <w:rFonts w:ascii="Times New Roman" w:hAnsi="Times New Roman" w:cs="Times New Roman"/>
          <w:i/>
          <w:iCs/>
          <w:sz w:val="24"/>
          <w:szCs w:val="24"/>
        </w:rPr>
        <w:t xml:space="preserve">S. </w:t>
      </w:r>
      <w:proofErr w:type="spellStart"/>
      <w:r w:rsidR="00A8782C" w:rsidRPr="00D87246">
        <w:rPr>
          <w:rFonts w:ascii="Times New Roman" w:hAnsi="Times New Roman" w:cs="Times New Roman"/>
          <w:i/>
          <w:iCs/>
          <w:sz w:val="24"/>
          <w:szCs w:val="24"/>
        </w:rPr>
        <w:t>blainville</w:t>
      </w:r>
      <w:proofErr w:type="spellEnd"/>
      <w:r w:rsidR="00A8782C" w:rsidRPr="00D87246">
        <w:rPr>
          <w:rFonts w:ascii="Times New Roman" w:hAnsi="Times New Roman" w:cs="Times New Roman"/>
          <w:sz w:val="24"/>
          <w:szCs w:val="24"/>
        </w:rPr>
        <w:t xml:space="preserve"> as 0.97 in the North Aegean Sea. </w:t>
      </w:r>
      <w:proofErr w:type="spellStart"/>
      <w:r w:rsidR="00A8782C" w:rsidRPr="00D87246">
        <w:rPr>
          <w:rFonts w:ascii="Times New Roman" w:hAnsi="Times New Roman" w:cs="Times New Roman"/>
          <w:sz w:val="24"/>
          <w:szCs w:val="24"/>
        </w:rPr>
        <w:t>Bengil</w:t>
      </w:r>
      <w:proofErr w:type="spellEnd"/>
      <w:r w:rsidR="00A8782C" w:rsidRPr="00D87246">
        <w:rPr>
          <w:rFonts w:ascii="Times New Roman" w:hAnsi="Times New Roman" w:cs="Times New Roman"/>
          <w:sz w:val="24"/>
          <w:szCs w:val="24"/>
        </w:rPr>
        <w:t xml:space="preserve"> (2022) found of </w:t>
      </w:r>
      <w:r w:rsidR="00A8782C" w:rsidRPr="00D87246">
        <w:rPr>
          <w:rFonts w:ascii="Times New Roman" w:hAnsi="Times New Roman" w:cs="Times New Roman"/>
          <w:i/>
          <w:iCs/>
          <w:sz w:val="24"/>
          <w:szCs w:val="24"/>
        </w:rPr>
        <w:t>R</w:t>
      </w:r>
      <w:r w:rsidR="00A8782C" w:rsidRPr="00D87246">
        <w:rPr>
          <w:rFonts w:ascii="Times New Roman" w:hAnsi="Times New Roman" w:cs="Times New Roman"/>
          <w:i/>
          <w:iCs/>
          <w:sz w:val="24"/>
          <w:szCs w:val="24"/>
          <w:vertAlign w:val="superscript"/>
        </w:rPr>
        <w:t>2</w:t>
      </w:r>
      <w:r w:rsidR="00A8782C" w:rsidRPr="00D87246">
        <w:rPr>
          <w:rFonts w:ascii="Times New Roman" w:hAnsi="Times New Roman" w:cs="Times New Roman"/>
          <w:sz w:val="24"/>
          <w:szCs w:val="24"/>
        </w:rPr>
        <w:t xml:space="preserve"> value of </w:t>
      </w:r>
      <w:r w:rsidR="00A8782C" w:rsidRPr="00D87246">
        <w:rPr>
          <w:rFonts w:ascii="Times New Roman" w:hAnsi="Times New Roman" w:cs="Times New Roman"/>
          <w:i/>
          <w:iCs/>
          <w:sz w:val="24"/>
          <w:szCs w:val="24"/>
        </w:rPr>
        <w:t xml:space="preserve">S. </w:t>
      </w:r>
      <w:proofErr w:type="spellStart"/>
      <w:r w:rsidR="00A8782C" w:rsidRPr="00D87246">
        <w:rPr>
          <w:rFonts w:ascii="Times New Roman" w:hAnsi="Times New Roman" w:cs="Times New Roman"/>
          <w:i/>
          <w:iCs/>
          <w:sz w:val="24"/>
          <w:szCs w:val="24"/>
        </w:rPr>
        <w:t>blainville</w:t>
      </w:r>
      <w:proofErr w:type="spellEnd"/>
      <w:r w:rsidR="00A8782C" w:rsidRPr="00D87246">
        <w:rPr>
          <w:rFonts w:ascii="Times New Roman" w:hAnsi="Times New Roman" w:cs="Times New Roman"/>
          <w:sz w:val="24"/>
          <w:szCs w:val="24"/>
        </w:rPr>
        <w:t xml:space="preserve"> as 0.96 in Levantine Sea. </w:t>
      </w:r>
      <w:proofErr w:type="spellStart"/>
      <w:r w:rsidR="000B152D" w:rsidRPr="00D87246">
        <w:rPr>
          <w:rFonts w:ascii="Times New Roman" w:hAnsi="Times New Roman" w:cs="Times New Roman"/>
          <w:sz w:val="24"/>
          <w:szCs w:val="24"/>
        </w:rPr>
        <w:lastRenderedPageBreak/>
        <w:t>Kabasakal</w:t>
      </w:r>
      <w:proofErr w:type="spellEnd"/>
      <w:r w:rsidR="000B152D" w:rsidRPr="00D87246">
        <w:rPr>
          <w:rFonts w:ascii="Times New Roman" w:hAnsi="Times New Roman" w:cs="Times New Roman"/>
          <w:sz w:val="24"/>
          <w:szCs w:val="24"/>
        </w:rPr>
        <w:t xml:space="preserve"> et al. (2024) reported an </w:t>
      </w:r>
      <w:r w:rsidR="000B152D" w:rsidRPr="00D87246">
        <w:rPr>
          <w:rFonts w:ascii="Times New Roman" w:hAnsi="Times New Roman" w:cs="Times New Roman"/>
          <w:i/>
          <w:iCs/>
          <w:sz w:val="24"/>
          <w:szCs w:val="24"/>
        </w:rPr>
        <w:t>R</w:t>
      </w:r>
      <w:r w:rsidR="000B152D" w:rsidRPr="00D87246">
        <w:rPr>
          <w:rFonts w:ascii="Times New Roman" w:hAnsi="Times New Roman" w:cs="Times New Roman"/>
          <w:i/>
          <w:iCs/>
          <w:sz w:val="24"/>
          <w:szCs w:val="24"/>
          <w:vertAlign w:val="superscript"/>
        </w:rPr>
        <w:t>2</w:t>
      </w:r>
      <w:r w:rsidR="000B152D" w:rsidRPr="00D87246">
        <w:rPr>
          <w:rFonts w:ascii="Times New Roman" w:hAnsi="Times New Roman" w:cs="Times New Roman"/>
          <w:i/>
          <w:iCs/>
          <w:sz w:val="24"/>
          <w:szCs w:val="24"/>
        </w:rPr>
        <w:t xml:space="preserve"> </w:t>
      </w:r>
      <w:r w:rsidR="000B152D" w:rsidRPr="00D87246">
        <w:rPr>
          <w:rFonts w:ascii="Times New Roman" w:hAnsi="Times New Roman" w:cs="Times New Roman"/>
          <w:sz w:val="24"/>
          <w:szCs w:val="24"/>
        </w:rPr>
        <w:t xml:space="preserve">value of </w:t>
      </w:r>
      <w:r w:rsidR="000B152D" w:rsidRPr="00D87246">
        <w:rPr>
          <w:rFonts w:ascii="Times New Roman" w:hAnsi="Times New Roman" w:cs="Times New Roman"/>
          <w:i/>
          <w:iCs/>
          <w:sz w:val="24"/>
          <w:szCs w:val="24"/>
        </w:rPr>
        <w:t xml:space="preserve">S. </w:t>
      </w:r>
      <w:proofErr w:type="spellStart"/>
      <w:r w:rsidR="000B152D" w:rsidRPr="00D87246">
        <w:rPr>
          <w:rFonts w:ascii="Times New Roman" w:hAnsi="Times New Roman" w:cs="Times New Roman"/>
          <w:i/>
          <w:iCs/>
          <w:sz w:val="24"/>
          <w:szCs w:val="24"/>
        </w:rPr>
        <w:t>blainville</w:t>
      </w:r>
      <w:proofErr w:type="spellEnd"/>
      <w:r w:rsidR="000B152D" w:rsidRPr="00D87246">
        <w:rPr>
          <w:rFonts w:ascii="Times New Roman" w:hAnsi="Times New Roman" w:cs="Times New Roman"/>
          <w:sz w:val="24"/>
          <w:szCs w:val="24"/>
        </w:rPr>
        <w:t xml:space="preserve"> as 0.93 in the Sea of Marmara. </w:t>
      </w:r>
      <w:r w:rsidR="005B7375" w:rsidRPr="00D87246">
        <w:rPr>
          <w:rFonts w:ascii="Times New Roman" w:hAnsi="Times New Roman" w:cs="Times New Roman"/>
          <w:sz w:val="24"/>
          <w:szCs w:val="24"/>
        </w:rPr>
        <w:t xml:space="preserve">The results of the study showed </w:t>
      </w:r>
      <w:r w:rsidR="00965B35" w:rsidRPr="00D87246">
        <w:rPr>
          <w:rFonts w:ascii="Times New Roman" w:hAnsi="Times New Roman" w:cs="Times New Roman"/>
          <w:sz w:val="24"/>
          <w:szCs w:val="24"/>
        </w:rPr>
        <w:t xml:space="preserve">a </w:t>
      </w:r>
      <w:r w:rsidR="005B7375" w:rsidRPr="00D87246">
        <w:rPr>
          <w:rFonts w:ascii="Times New Roman" w:hAnsi="Times New Roman" w:cs="Times New Roman"/>
          <w:sz w:val="24"/>
          <w:szCs w:val="24"/>
        </w:rPr>
        <w:t xml:space="preserve">similar correlation to the previous studies. When we compared our study with other studies on </w:t>
      </w:r>
      <w:r w:rsidR="005B7375" w:rsidRPr="00D87246">
        <w:rPr>
          <w:rFonts w:ascii="Times New Roman" w:hAnsi="Times New Roman" w:cs="Times New Roman"/>
          <w:i/>
          <w:sz w:val="24"/>
          <w:szCs w:val="24"/>
        </w:rPr>
        <w:t xml:space="preserve">S. </w:t>
      </w:r>
      <w:proofErr w:type="spellStart"/>
      <w:r w:rsidR="005B7375" w:rsidRPr="00D87246">
        <w:rPr>
          <w:rFonts w:ascii="Times New Roman" w:hAnsi="Times New Roman" w:cs="Times New Roman"/>
          <w:i/>
          <w:sz w:val="24"/>
          <w:szCs w:val="24"/>
        </w:rPr>
        <w:t>blainville</w:t>
      </w:r>
      <w:proofErr w:type="spellEnd"/>
      <w:r w:rsidR="005B7375" w:rsidRPr="00D87246">
        <w:rPr>
          <w:rFonts w:ascii="Times New Roman" w:hAnsi="Times New Roman" w:cs="Times New Roman"/>
          <w:sz w:val="24"/>
          <w:szCs w:val="24"/>
        </w:rPr>
        <w:t>, it was observed that the coefficient of determination (</w:t>
      </w:r>
      <w:r w:rsidR="005B7375" w:rsidRPr="00D87246">
        <w:rPr>
          <w:rFonts w:ascii="Times New Roman" w:hAnsi="Times New Roman" w:cs="Times New Roman"/>
          <w:i/>
          <w:iCs/>
          <w:sz w:val="24"/>
          <w:szCs w:val="24"/>
        </w:rPr>
        <w:t>R</w:t>
      </w:r>
      <w:r w:rsidR="005B7375" w:rsidRPr="00D87246">
        <w:rPr>
          <w:rFonts w:ascii="Times New Roman" w:hAnsi="Times New Roman" w:cs="Times New Roman"/>
          <w:i/>
          <w:iCs/>
          <w:sz w:val="24"/>
          <w:szCs w:val="24"/>
          <w:vertAlign w:val="superscript"/>
        </w:rPr>
        <w:t>2</w:t>
      </w:r>
      <w:r w:rsidR="005B7375" w:rsidRPr="00D87246">
        <w:rPr>
          <w:rFonts w:ascii="Times New Roman" w:hAnsi="Times New Roman" w:cs="Times New Roman"/>
          <w:sz w:val="24"/>
          <w:szCs w:val="24"/>
        </w:rPr>
        <w:t xml:space="preserve">) results </w:t>
      </w:r>
      <w:proofErr w:type="gramStart"/>
      <w:r w:rsidR="005B7375" w:rsidRPr="00D87246">
        <w:rPr>
          <w:rFonts w:ascii="Times New Roman" w:hAnsi="Times New Roman" w:cs="Times New Roman"/>
          <w:sz w:val="24"/>
          <w:szCs w:val="24"/>
        </w:rPr>
        <w:t>were</w:t>
      </w:r>
      <w:proofErr w:type="gramEnd"/>
      <w:r w:rsidR="005B7375" w:rsidRPr="00D87246">
        <w:rPr>
          <w:rFonts w:ascii="Times New Roman" w:hAnsi="Times New Roman" w:cs="Times New Roman"/>
          <w:sz w:val="24"/>
          <w:szCs w:val="24"/>
        </w:rPr>
        <w:t xml:space="preserve"> different in each study but very close to each other (Table 1). The reason for these differences can be attributed to various factors such as gonad maturity, sex, nutrition, stomach fullness, health and preservation techniques (</w:t>
      </w:r>
      <w:r w:rsidR="001160E2" w:rsidRPr="00D87246">
        <w:rPr>
          <w:rFonts w:ascii="Times New Roman" w:hAnsi="Times New Roman" w:cs="Times New Roman"/>
          <w:sz w:val="24"/>
          <w:szCs w:val="24"/>
        </w:rPr>
        <w:t xml:space="preserve">Turan et al., 2021; </w:t>
      </w:r>
      <w:proofErr w:type="spellStart"/>
      <w:r w:rsidR="001160E2" w:rsidRPr="00D87246">
        <w:rPr>
          <w:rFonts w:ascii="Times New Roman" w:hAnsi="Times New Roman" w:cs="Times New Roman"/>
          <w:sz w:val="24"/>
          <w:szCs w:val="24"/>
        </w:rPr>
        <w:t>Doğdu</w:t>
      </w:r>
      <w:proofErr w:type="spellEnd"/>
      <w:r w:rsidR="001160E2" w:rsidRPr="00D87246">
        <w:rPr>
          <w:rFonts w:ascii="Times New Roman" w:hAnsi="Times New Roman" w:cs="Times New Roman"/>
          <w:sz w:val="24"/>
          <w:szCs w:val="24"/>
        </w:rPr>
        <w:t xml:space="preserve"> and Turan</w:t>
      </w:r>
      <w:r w:rsidR="005B7375" w:rsidRPr="00D87246">
        <w:rPr>
          <w:rFonts w:ascii="Times New Roman" w:hAnsi="Times New Roman" w:cs="Times New Roman"/>
          <w:sz w:val="24"/>
          <w:szCs w:val="24"/>
        </w:rPr>
        <w:t xml:space="preserve">, </w:t>
      </w:r>
      <w:r w:rsidR="001160E2" w:rsidRPr="00D87246">
        <w:rPr>
          <w:rFonts w:ascii="Times New Roman" w:hAnsi="Times New Roman" w:cs="Times New Roman"/>
          <w:sz w:val="24"/>
          <w:szCs w:val="24"/>
        </w:rPr>
        <w:t>2024</w:t>
      </w:r>
      <w:r w:rsidR="005B7375" w:rsidRPr="00D87246">
        <w:rPr>
          <w:rFonts w:ascii="Times New Roman" w:hAnsi="Times New Roman" w:cs="Times New Roman"/>
          <w:sz w:val="24"/>
          <w:szCs w:val="24"/>
        </w:rPr>
        <w:t>; Uyan et al., 2024).</w:t>
      </w:r>
    </w:p>
    <w:p w14:paraId="6AF56790" w14:textId="7C0BA872" w:rsidR="001B20C9" w:rsidRPr="00D87246" w:rsidRDefault="005B7375"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In our study, the result of the growth coefficient </w:t>
      </w:r>
      <w:r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values was found as 3.0277 and it was concluded that the growth type was positive allometric. Cannizzaro et al. (1995) reported the </w:t>
      </w:r>
      <w:r w:rsidR="000817F3" w:rsidRPr="00D87246">
        <w:rPr>
          <w:rFonts w:ascii="Times New Roman" w:hAnsi="Times New Roman" w:cs="Times New Roman"/>
          <w:i/>
          <w:iCs/>
          <w:sz w:val="24"/>
          <w:szCs w:val="24"/>
        </w:rPr>
        <w:t>b</w:t>
      </w:r>
      <w:r w:rsidR="000817F3"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value of </w:t>
      </w:r>
      <w:r w:rsidRPr="00D87246">
        <w:rPr>
          <w:rFonts w:ascii="Times New Roman" w:hAnsi="Times New Roman" w:cs="Times New Roman"/>
          <w:i/>
          <w:iCs/>
          <w:sz w:val="24"/>
          <w:szCs w:val="24"/>
        </w:rPr>
        <w:t xml:space="preserve">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at </w:t>
      </w:r>
      <w:r w:rsidR="000817F3" w:rsidRPr="00D87246">
        <w:rPr>
          <w:rFonts w:ascii="Times New Roman" w:hAnsi="Times New Roman" w:cs="Times New Roman"/>
          <w:sz w:val="24"/>
          <w:szCs w:val="24"/>
        </w:rPr>
        <w:t>3</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09</w:t>
      </w:r>
      <w:r w:rsidRPr="00D87246">
        <w:rPr>
          <w:rFonts w:ascii="Times New Roman" w:hAnsi="Times New Roman" w:cs="Times New Roman"/>
          <w:sz w:val="24"/>
          <w:szCs w:val="24"/>
        </w:rPr>
        <w:t xml:space="preserve"> in Sicilian Channel. </w:t>
      </w:r>
      <w:proofErr w:type="spellStart"/>
      <w:r w:rsidRPr="00D87246">
        <w:rPr>
          <w:rFonts w:ascii="Times New Roman" w:hAnsi="Times New Roman" w:cs="Times New Roman"/>
          <w:sz w:val="24"/>
          <w:szCs w:val="24"/>
        </w:rPr>
        <w:t>Merella</w:t>
      </w:r>
      <w:proofErr w:type="spellEnd"/>
      <w:r w:rsidRPr="00D87246">
        <w:rPr>
          <w:rFonts w:ascii="Times New Roman" w:hAnsi="Times New Roman" w:cs="Times New Roman"/>
          <w:sz w:val="24"/>
          <w:szCs w:val="24"/>
        </w:rPr>
        <w:t xml:space="preserve"> et al. (1997) found of </w:t>
      </w:r>
      <w:r w:rsidR="000817F3" w:rsidRPr="00D87246">
        <w:rPr>
          <w:rFonts w:ascii="Times New Roman" w:hAnsi="Times New Roman" w:cs="Times New Roman"/>
          <w:i/>
          <w:iCs/>
          <w:sz w:val="24"/>
          <w:szCs w:val="24"/>
        </w:rPr>
        <w:t>b</w:t>
      </w:r>
      <w:r w:rsidR="000817F3"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value of </w:t>
      </w:r>
      <w:r w:rsidRPr="00D87246">
        <w:rPr>
          <w:rFonts w:ascii="Times New Roman" w:hAnsi="Times New Roman" w:cs="Times New Roman"/>
          <w:i/>
          <w:iCs/>
          <w:sz w:val="24"/>
          <w:szCs w:val="24"/>
        </w:rPr>
        <w:t xml:space="preserve">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3.37</w:t>
      </w:r>
      <w:r w:rsidRPr="00D87246">
        <w:rPr>
          <w:rFonts w:ascii="Times New Roman" w:hAnsi="Times New Roman" w:cs="Times New Roman"/>
          <w:sz w:val="24"/>
          <w:szCs w:val="24"/>
        </w:rPr>
        <w:t xml:space="preserve"> in Balearic Islands. </w:t>
      </w:r>
      <w:proofErr w:type="spellStart"/>
      <w:r w:rsidRPr="00D87246">
        <w:rPr>
          <w:rFonts w:ascii="Times New Roman" w:hAnsi="Times New Roman" w:cs="Times New Roman"/>
          <w:sz w:val="24"/>
          <w:szCs w:val="24"/>
        </w:rPr>
        <w:t>Pallaoro</w:t>
      </w:r>
      <w:proofErr w:type="spellEnd"/>
      <w:r w:rsidRPr="00D87246">
        <w:rPr>
          <w:rFonts w:ascii="Times New Roman" w:hAnsi="Times New Roman" w:cs="Times New Roman"/>
          <w:sz w:val="24"/>
          <w:szCs w:val="24"/>
        </w:rPr>
        <w:t xml:space="preserve"> et al. (2005) reported an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 xml:space="preserve">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3</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06</w:t>
      </w:r>
      <w:r w:rsidRPr="00D87246">
        <w:rPr>
          <w:rFonts w:ascii="Times New Roman" w:hAnsi="Times New Roman" w:cs="Times New Roman"/>
          <w:sz w:val="24"/>
          <w:szCs w:val="24"/>
        </w:rPr>
        <w:t xml:space="preserve"> in the Eastern Adriatic Sea. </w:t>
      </w:r>
      <w:del w:id="437" w:author="user" w:date="2024-08-18T17:34:00Z" w16du:dateUtc="2024-08-18T14:34:00Z">
        <w:r w:rsidRPr="00D87246" w:rsidDel="00C545E9">
          <w:rPr>
            <w:rFonts w:ascii="Times New Roman" w:hAnsi="Times New Roman" w:cs="Times New Roman"/>
            <w:sz w:val="24"/>
            <w:szCs w:val="24"/>
          </w:rPr>
          <w:delText xml:space="preserve">Ismen </w:delText>
        </w:r>
      </w:del>
      <w:proofErr w:type="spellStart"/>
      <w:ins w:id="438" w:author="user" w:date="2024-08-18T17:34:00Z" w16du:dateUtc="2024-08-18T14:34:00Z">
        <w:r w:rsidR="00C545E9" w:rsidRPr="00D87246">
          <w:rPr>
            <w:rFonts w:ascii="Times New Roman" w:hAnsi="Times New Roman" w:cs="Times New Roman"/>
            <w:sz w:val="24"/>
            <w:szCs w:val="24"/>
          </w:rPr>
          <w:t>İşmen</w:t>
        </w:r>
        <w:proofErr w:type="spellEnd"/>
        <w:r w:rsidR="00C545E9" w:rsidRPr="00D87246">
          <w:rPr>
            <w:rFonts w:ascii="Times New Roman" w:hAnsi="Times New Roman" w:cs="Times New Roman"/>
            <w:sz w:val="24"/>
            <w:szCs w:val="24"/>
          </w:rPr>
          <w:t xml:space="preserve"> </w:t>
        </w:r>
      </w:ins>
      <w:r w:rsidRPr="00D87246">
        <w:rPr>
          <w:rFonts w:ascii="Times New Roman" w:hAnsi="Times New Roman" w:cs="Times New Roman"/>
          <w:sz w:val="24"/>
          <w:szCs w:val="24"/>
        </w:rPr>
        <w:t xml:space="preserve">et al. (2007; 2009) found of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 xml:space="preserve">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3</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06 and 3.07</w:t>
      </w:r>
      <w:r w:rsidRPr="00D87246">
        <w:rPr>
          <w:rFonts w:ascii="Times New Roman" w:hAnsi="Times New Roman" w:cs="Times New Roman"/>
          <w:sz w:val="24"/>
          <w:szCs w:val="24"/>
        </w:rPr>
        <w:t xml:space="preserve"> in the North Aegean Sea</w:t>
      </w:r>
      <w:r w:rsidR="000817F3" w:rsidRPr="00D87246">
        <w:rPr>
          <w:rFonts w:ascii="Times New Roman" w:hAnsi="Times New Roman" w:cs="Times New Roman"/>
          <w:sz w:val="24"/>
          <w:szCs w:val="24"/>
        </w:rPr>
        <w:t>, respectively</w:t>
      </w:r>
      <w:r w:rsidRPr="00D87246">
        <w:rPr>
          <w:rFonts w:ascii="Times New Roman" w:hAnsi="Times New Roman" w:cs="Times New Roman"/>
          <w:sz w:val="24"/>
          <w:szCs w:val="24"/>
        </w:rPr>
        <w:t xml:space="preserve">. </w:t>
      </w:r>
      <w:del w:id="439" w:author="user" w:date="2024-08-18T17:34:00Z" w16du:dateUtc="2024-08-18T14:34:00Z">
        <w:r w:rsidRPr="00D87246" w:rsidDel="00C545E9">
          <w:rPr>
            <w:rFonts w:ascii="Times New Roman" w:hAnsi="Times New Roman" w:cs="Times New Roman"/>
            <w:sz w:val="24"/>
            <w:szCs w:val="24"/>
          </w:rPr>
          <w:delText>B</w:delText>
        </w:r>
        <w:r w:rsidR="0035699C" w:rsidRPr="00D87246" w:rsidDel="00C545E9">
          <w:rPr>
            <w:rFonts w:ascii="Times New Roman" w:hAnsi="Times New Roman" w:cs="Times New Roman"/>
            <w:sz w:val="24"/>
            <w:szCs w:val="24"/>
          </w:rPr>
          <w:delText>ö</w:delText>
        </w:r>
        <w:r w:rsidRPr="00D87246" w:rsidDel="00C545E9">
          <w:rPr>
            <w:rFonts w:ascii="Times New Roman" w:hAnsi="Times New Roman" w:cs="Times New Roman"/>
            <w:sz w:val="24"/>
            <w:szCs w:val="24"/>
          </w:rPr>
          <w:delText xml:space="preserve">k </w:delText>
        </w:r>
      </w:del>
      <w:proofErr w:type="spellStart"/>
      <w:ins w:id="440" w:author="user" w:date="2024-08-18T17:34:00Z" w16du:dateUtc="2024-08-18T14:34:00Z">
        <w:r w:rsidR="00C545E9" w:rsidRPr="00D87246">
          <w:rPr>
            <w:rFonts w:ascii="Times New Roman" w:hAnsi="Times New Roman" w:cs="Times New Roman"/>
            <w:sz w:val="24"/>
            <w:szCs w:val="24"/>
          </w:rPr>
          <w:t>Bök</w:t>
        </w:r>
        <w:proofErr w:type="spellEnd"/>
        <w:r w:rsidR="00C545E9" w:rsidRPr="00D87246">
          <w:rPr>
            <w:rFonts w:ascii="Times New Roman" w:hAnsi="Times New Roman" w:cs="Times New Roman"/>
            <w:sz w:val="24"/>
            <w:szCs w:val="24"/>
          </w:rPr>
          <w:t xml:space="preserve"> </w:t>
        </w:r>
      </w:ins>
      <w:r w:rsidRPr="00D87246">
        <w:rPr>
          <w:rFonts w:ascii="Times New Roman" w:hAnsi="Times New Roman" w:cs="Times New Roman"/>
          <w:sz w:val="24"/>
          <w:szCs w:val="24"/>
        </w:rPr>
        <w:t xml:space="preserve">et al. (2011) reported a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 xml:space="preserve">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2</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48</w:t>
      </w:r>
      <w:r w:rsidRPr="00D87246">
        <w:rPr>
          <w:rFonts w:ascii="Times New Roman" w:hAnsi="Times New Roman" w:cs="Times New Roman"/>
          <w:sz w:val="24"/>
          <w:szCs w:val="24"/>
        </w:rPr>
        <w:t xml:space="preserve"> in the Sea of Marmara. </w:t>
      </w:r>
      <w:proofErr w:type="spellStart"/>
      <w:r w:rsidRPr="00D87246">
        <w:rPr>
          <w:rFonts w:ascii="Times New Roman" w:hAnsi="Times New Roman" w:cs="Times New Roman"/>
          <w:sz w:val="24"/>
          <w:szCs w:val="24"/>
        </w:rPr>
        <w:t>Marouani</w:t>
      </w:r>
      <w:proofErr w:type="spellEnd"/>
      <w:r w:rsidRPr="00D87246">
        <w:rPr>
          <w:rFonts w:ascii="Times New Roman" w:hAnsi="Times New Roman" w:cs="Times New Roman"/>
          <w:sz w:val="24"/>
          <w:szCs w:val="24"/>
        </w:rPr>
        <w:t xml:space="preserve"> et al. (2012) found of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 xml:space="preserve">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3</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1</w:t>
      </w:r>
      <w:r w:rsidRPr="00D87246">
        <w:rPr>
          <w:rFonts w:ascii="Times New Roman" w:hAnsi="Times New Roman" w:cs="Times New Roman"/>
          <w:sz w:val="24"/>
          <w:szCs w:val="24"/>
        </w:rPr>
        <w:t xml:space="preserve"> in Gulf of Gabès. </w:t>
      </w:r>
      <w:proofErr w:type="spellStart"/>
      <w:r w:rsidRPr="00D87246">
        <w:rPr>
          <w:rFonts w:ascii="Times New Roman" w:hAnsi="Times New Roman" w:cs="Times New Roman"/>
          <w:sz w:val="24"/>
          <w:szCs w:val="24"/>
        </w:rPr>
        <w:t>Kousteni</w:t>
      </w:r>
      <w:proofErr w:type="spellEnd"/>
      <w:r w:rsidRPr="00D87246">
        <w:rPr>
          <w:rFonts w:ascii="Times New Roman" w:hAnsi="Times New Roman" w:cs="Times New Roman"/>
          <w:sz w:val="24"/>
          <w:szCs w:val="24"/>
        </w:rPr>
        <w:t xml:space="preserve"> and </w:t>
      </w:r>
      <w:proofErr w:type="spellStart"/>
      <w:r w:rsidRPr="00D87246">
        <w:rPr>
          <w:rFonts w:ascii="Times New Roman" w:hAnsi="Times New Roman" w:cs="Times New Roman"/>
          <w:sz w:val="24"/>
          <w:szCs w:val="24"/>
        </w:rPr>
        <w:t>Megalofonou</w:t>
      </w:r>
      <w:proofErr w:type="spellEnd"/>
      <w:r w:rsidRPr="00D87246">
        <w:rPr>
          <w:rFonts w:ascii="Times New Roman" w:hAnsi="Times New Roman" w:cs="Times New Roman"/>
          <w:sz w:val="24"/>
          <w:szCs w:val="24"/>
        </w:rPr>
        <w:t xml:space="preserve"> (2011;</w:t>
      </w:r>
      <w:ins w:id="441" w:author="user" w:date="2024-08-18T17:34:00Z" w16du:dateUtc="2024-08-18T14:34:00Z">
        <w:r w:rsidR="00C545E9" w:rsidRPr="00D87246">
          <w:rPr>
            <w:rFonts w:ascii="Times New Roman" w:hAnsi="Times New Roman" w:cs="Times New Roman"/>
            <w:sz w:val="24"/>
            <w:szCs w:val="24"/>
          </w:rPr>
          <w:t xml:space="preserve"> </w:t>
        </w:r>
      </w:ins>
      <w:r w:rsidRPr="00D87246">
        <w:rPr>
          <w:rFonts w:ascii="Times New Roman" w:hAnsi="Times New Roman" w:cs="Times New Roman"/>
          <w:sz w:val="24"/>
          <w:szCs w:val="24"/>
        </w:rPr>
        <w:t xml:space="preserve">2015) reported a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 xml:space="preserve">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3</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30 and 3.32</w:t>
      </w:r>
      <w:r w:rsidRPr="00D87246">
        <w:rPr>
          <w:rFonts w:ascii="Times New Roman" w:hAnsi="Times New Roman" w:cs="Times New Roman"/>
          <w:sz w:val="24"/>
          <w:szCs w:val="24"/>
        </w:rPr>
        <w:t xml:space="preserve"> in the </w:t>
      </w:r>
      <w:del w:id="442" w:author="user" w:date="2024-08-18T18:02:00Z" w16du:dateUtc="2024-08-18T15:02:00Z">
        <w:r w:rsidRPr="00D87246" w:rsidDel="00E226F1">
          <w:rPr>
            <w:rFonts w:ascii="Times New Roman" w:hAnsi="Times New Roman" w:cs="Times New Roman"/>
            <w:sz w:val="24"/>
            <w:szCs w:val="24"/>
          </w:rPr>
          <w:delText xml:space="preserve">Eastern </w:delText>
        </w:r>
      </w:del>
      <w:ins w:id="443" w:author="user" w:date="2024-08-18T18:02:00Z" w16du:dateUtc="2024-08-18T15:02:00Z">
        <w:r w:rsidR="00E226F1" w:rsidRPr="00D87246">
          <w:rPr>
            <w:rFonts w:ascii="Times New Roman" w:hAnsi="Times New Roman" w:cs="Times New Roman"/>
            <w:sz w:val="24"/>
            <w:szCs w:val="24"/>
          </w:rPr>
          <w:t xml:space="preserve">eastern </w:t>
        </w:r>
      </w:ins>
      <w:r w:rsidRPr="00D87246">
        <w:rPr>
          <w:rFonts w:ascii="Times New Roman" w:hAnsi="Times New Roman" w:cs="Times New Roman"/>
          <w:sz w:val="24"/>
          <w:szCs w:val="24"/>
        </w:rPr>
        <w:t>Mediterranean</w:t>
      </w:r>
      <w:del w:id="444" w:author="user" w:date="2024-08-18T18:02:00Z" w16du:dateUtc="2024-08-18T15:02:00Z">
        <w:r w:rsidRPr="00D87246" w:rsidDel="00E226F1">
          <w:rPr>
            <w:rFonts w:ascii="Times New Roman" w:hAnsi="Times New Roman" w:cs="Times New Roman"/>
            <w:sz w:val="24"/>
            <w:szCs w:val="24"/>
          </w:rPr>
          <w:delText xml:space="preserve"> Sea</w:delText>
        </w:r>
      </w:del>
      <w:r w:rsidR="000817F3" w:rsidRPr="00D87246">
        <w:rPr>
          <w:rFonts w:ascii="Times New Roman" w:hAnsi="Times New Roman" w:cs="Times New Roman"/>
          <w:sz w:val="24"/>
          <w:szCs w:val="24"/>
        </w:rPr>
        <w:t>, respectively</w:t>
      </w:r>
      <w:r w:rsidRPr="00D87246">
        <w:rPr>
          <w:rFonts w:ascii="Times New Roman" w:hAnsi="Times New Roman" w:cs="Times New Roman"/>
          <w:sz w:val="24"/>
          <w:szCs w:val="24"/>
        </w:rPr>
        <w:t xml:space="preserve">. </w:t>
      </w:r>
      <w:del w:id="445" w:author="user" w:date="2024-08-18T17:34:00Z" w16du:dateUtc="2024-08-18T14:34:00Z">
        <w:r w:rsidRPr="00D87246" w:rsidDel="00C545E9">
          <w:rPr>
            <w:rFonts w:ascii="Times New Roman" w:hAnsi="Times New Roman" w:cs="Times New Roman"/>
            <w:sz w:val="24"/>
            <w:szCs w:val="24"/>
          </w:rPr>
          <w:delText xml:space="preserve">Guven </w:delText>
        </w:r>
      </w:del>
      <w:ins w:id="446" w:author="user" w:date="2024-08-18T17:34:00Z" w16du:dateUtc="2024-08-18T14:34:00Z">
        <w:r w:rsidR="00C545E9" w:rsidRPr="00D87246">
          <w:rPr>
            <w:rFonts w:ascii="Times New Roman" w:hAnsi="Times New Roman" w:cs="Times New Roman"/>
            <w:sz w:val="24"/>
            <w:szCs w:val="24"/>
          </w:rPr>
          <w:t xml:space="preserve">Güven </w:t>
        </w:r>
      </w:ins>
      <w:r w:rsidRPr="00D87246">
        <w:rPr>
          <w:rFonts w:ascii="Times New Roman" w:hAnsi="Times New Roman" w:cs="Times New Roman"/>
          <w:sz w:val="24"/>
          <w:szCs w:val="24"/>
        </w:rPr>
        <w:t xml:space="preserve">et al. (2012) found of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 xml:space="preserve">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3</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06</w:t>
      </w:r>
      <w:r w:rsidRPr="00D87246">
        <w:rPr>
          <w:rFonts w:ascii="Times New Roman" w:hAnsi="Times New Roman" w:cs="Times New Roman"/>
          <w:sz w:val="24"/>
          <w:szCs w:val="24"/>
        </w:rPr>
        <w:t xml:space="preserve"> in </w:t>
      </w:r>
      <w:del w:id="447" w:author="user" w:date="2024-08-18T18:02:00Z" w16du:dateUtc="2024-08-18T15:02:00Z">
        <w:r w:rsidRPr="00D87246" w:rsidDel="00E226F1">
          <w:rPr>
            <w:rFonts w:ascii="Times New Roman" w:hAnsi="Times New Roman" w:cs="Times New Roman"/>
            <w:sz w:val="24"/>
            <w:szCs w:val="24"/>
          </w:rPr>
          <w:delText xml:space="preserve">Eastern </w:delText>
        </w:r>
      </w:del>
      <w:ins w:id="448" w:author="user" w:date="2024-08-18T18:02:00Z" w16du:dateUtc="2024-08-18T15:02:00Z">
        <w:r w:rsidR="00E226F1" w:rsidRPr="00D87246">
          <w:rPr>
            <w:rFonts w:ascii="Times New Roman" w:hAnsi="Times New Roman" w:cs="Times New Roman"/>
            <w:sz w:val="24"/>
            <w:szCs w:val="24"/>
          </w:rPr>
          <w:t xml:space="preserve">eastern </w:t>
        </w:r>
      </w:ins>
      <w:r w:rsidRPr="00D87246">
        <w:rPr>
          <w:rFonts w:ascii="Times New Roman" w:hAnsi="Times New Roman" w:cs="Times New Roman"/>
          <w:sz w:val="24"/>
          <w:szCs w:val="24"/>
        </w:rPr>
        <w:t>Mediterranean</w:t>
      </w:r>
      <w:del w:id="449" w:author="user" w:date="2024-08-18T18:02:00Z" w16du:dateUtc="2024-08-18T15:02:00Z">
        <w:r w:rsidRPr="00D87246" w:rsidDel="00E226F1">
          <w:rPr>
            <w:rFonts w:ascii="Times New Roman" w:hAnsi="Times New Roman" w:cs="Times New Roman"/>
            <w:sz w:val="24"/>
            <w:szCs w:val="24"/>
          </w:rPr>
          <w:delText xml:space="preserve"> Sea</w:delText>
        </w:r>
      </w:del>
      <w:r w:rsidRPr="00D87246">
        <w:rPr>
          <w:rFonts w:ascii="Times New Roman" w:hAnsi="Times New Roman" w:cs="Times New Roman"/>
          <w:sz w:val="24"/>
          <w:szCs w:val="24"/>
        </w:rPr>
        <w:t xml:space="preserve">. Eronat and </w:t>
      </w:r>
      <w:del w:id="450" w:author="user" w:date="2024-08-18T17:34:00Z" w16du:dateUtc="2024-08-18T14:34:00Z">
        <w:r w:rsidRPr="00D87246" w:rsidDel="00C545E9">
          <w:rPr>
            <w:rFonts w:ascii="Times New Roman" w:hAnsi="Times New Roman" w:cs="Times New Roman"/>
            <w:sz w:val="24"/>
            <w:szCs w:val="24"/>
          </w:rPr>
          <w:delText xml:space="preserve">Ozaydin </w:delText>
        </w:r>
      </w:del>
      <w:proofErr w:type="spellStart"/>
      <w:ins w:id="451" w:author="user" w:date="2024-08-18T17:34:00Z" w16du:dateUtc="2024-08-18T14:34:00Z">
        <w:r w:rsidR="00C545E9" w:rsidRPr="00D87246">
          <w:rPr>
            <w:rFonts w:ascii="Times New Roman" w:hAnsi="Times New Roman" w:cs="Times New Roman"/>
            <w:sz w:val="24"/>
            <w:szCs w:val="24"/>
          </w:rPr>
          <w:t>Özayd</w:t>
        </w:r>
      </w:ins>
      <w:ins w:id="452" w:author="user" w:date="2024-08-18T17:35:00Z" w16du:dateUtc="2024-08-18T14:35:00Z">
        <w:r w:rsidR="00C545E9" w:rsidRPr="00D87246">
          <w:rPr>
            <w:rFonts w:ascii="Times New Roman" w:hAnsi="Times New Roman" w:cs="Times New Roman"/>
            <w:sz w:val="24"/>
            <w:szCs w:val="24"/>
          </w:rPr>
          <w:t>ı</w:t>
        </w:r>
      </w:ins>
      <w:ins w:id="453" w:author="user" w:date="2024-08-18T17:34:00Z" w16du:dateUtc="2024-08-18T14:34:00Z">
        <w:r w:rsidR="00C545E9" w:rsidRPr="00D87246">
          <w:rPr>
            <w:rFonts w:ascii="Times New Roman" w:hAnsi="Times New Roman" w:cs="Times New Roman"/>
            <w:sz w:val="24"/>
            <w:szCs w:val="24"/>
          </w:rPr>
          <w:t>n</w:t>
        </w:r>
        <w:proofErr w:type="spellEnd"/>
        <w:r w:rsidR="00C545E9" w:rsidRPr="00D87246">
          <w:rPr>
            <w:rFonts w:ascii="Times New Roman" w:hAnsi="Times New Roman" w:cs="Times New Roman"/>
            <w:sz w:val="24"/>
            <w:szCs w:val="24"/>
          </w:rPr>
          <w:t xml:space="preserve"> </w:t>
        </w:r>
      </w:ins>
      <w:r w:rsidRPr="00D87246">
        <w:rPr>
          <w:rFonts w:ascii="Times New Roman" w:hAnsi="Times New Roman" w:cs="Times New Roman"/>
          <w:sz w:val="24"/>
          <w:szCs w:val="24"/>
        </w:rPr>
        <w:t xml:space="preserve">(2014) reported a </w:t>
      </w:r>
      <w:r w:rsidR="000817F3" w:rsidRPr="00D87246">
        <w:rPr>
          <w:rFonts w:ascii="Times New Roman" w:hAnsi="Times New Roman" w:cs="Times New Roman"/>
          <w:i/>
          <w:iCs/>
          <w:sz w:val="24"/>
          <w:szCs w:val="24"/>
        </w:rPr>
        <w:t>b</w:t>
      </w:r>
      <w:r w:rsidR="000817F3" w:rsidRPr="00D87246">
        <w:rPr>
          <w:rFonts w:ascii="Times New Roman" w:hAnsi="Times New Roman" w:cs="Times New Roman"/>
          <w:sz w:val="24"/>
          <w:szCs w:val="24"/>
        </w:rPr>
        <w:t xml:space="preserve"> </w:t>
      </w:r>
      <w:r w:rsidRPr="00D87246">
        <w:rPr>
          <w:rFonts w:ascii="Times New Roman" w:hAnsi="Times New Roman" w:cs="Times New Roman"/>
          <w:sz w:val="24"/>
          <w:szCs w:val="24"/>
        </w:rPr>
        <w:t xml:space="preserve">value of </w:t>
      </w:r>
      <w:r w:rsidRPr="00D87246">
        <w:rPr>
          <w:rFonts w:ascii="Times New Roman" w:hAnsi="Times New Roman" w:cs="Times New Roman"/>
          <w:i/>
          <w:iCs/>
          <w:sz w:val="24"/>
          <w:szCs w:val="24"/>
        </w:rPr>
        <w:t xml:space="preserve">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2</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96</w:t>
      </w:r>
      <w:r w:rsidRPr="00D87246">
        <w:rPr>
          <w:rFonts w:ascii="Times New Roman" w:hAnsi="Times New Roman" w:cs="Times New Roman"/>
          <w:sz w:val="24"/>
          <w:szCs w:val="24"/>
        </w:rPr>
        <w:t xml:space="preserve"> in the Central Aegean Sea. </w:t>
      </w:r>
      <w:proofErr w:type="spellStart"/>
      <w:r w:rsidRPr="00D87246">
        <w:rPr>
          <w:rFonts w:ascii="Times New Roman" w:hAnsi="Times New Roman" w:cs="Times New Roman"/>
          <w:sz w:val="24"/>
          <w:szCs w:val="24"/>
        </w:rPr>
        <w:t>Lteif</w:t>
      </w:r>
      <w:proofErr w:type="spellEnd"/>
      <w:r w:rsidRPr="00D87246">
        <w:rPr>
          <w:rFonts w:ascii="Times New Roman" w:hAnsi="Times New Roman" w:cs="Times New Roman"/>
          <w:sz w:val="24"/>
          <w:szCs w:val="24"/>
        </w:rPr>
        <w:t xml:space="preserve"> et al. (2016) found of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 xml:space="preserve">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2</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89</w:t>
      </w:r>
      <w:r w:rsidRPr="00D87246">
        <w:rPr>
          <w:rFonts w:ascii="Times New Roman" w:hAnsi="Times New Roman" w:cs="Times New Roman"/>
          <w:sz w:val="24"/>
          <w:szCs w:val="24"/>
        </w:rPr>
        <w:t xml:space="preserve"> in </w:t>
      </w:r>
      <w:del w:id="454" w:author="user" w:date="2024-08-18T18:02:00Z" w16du:dateUtc="2024-08-18T15:02:00Z">
        <w:r w:rsidRPr="00D87246" w:rsidDel="00E226F1">
          <w:rPr>
            <w:rFonts w:ascii="Times New Roman" w:hAnsi="Times New Roman" w:cs="Times New Roman"/>
            <w:sz w:val="24"/>
            <w:szCs w:val="24"/>
          </w:rPr>
          <w:delText xml:space="preserve">Eastern </w:delText>
        </w:r>
      </w:del>
      <w:ins w:id="455" w:author="user" w:date="2024-08-18T18:02:00Z" w16du:dateUtc="2024-08-18T15:02:00Z">
        <w:r w:rsidR="00E226F1" w:rsidRPr="00D87246">
          <w:rPr>
            <w:rFonts w:ascii="Times New Roman" w:hAnsi="Times New Roman" w:cs="Times New Roman"/>
            <w:sz w:val="24"/>
            <w:szCs w:val="24"/>
          </w:rPr>
          <w:t xml:space="preserve">eastern </w:t>
        </w:r>
      </w:ins>
      <w:r w:rsidRPr="00D87246">
        <w:rPr>
          <w:rFonts w:ascii="Times New Roman" w:hAnsi="Times New Roman" w:cs="Times New Roman"/>
          <w:sz w:val="24"/>
          <w:szCs w:val="24"/>
        </w:rPr>
        <w:t>Mediterranean</w:t>
      </w:r>
      <w:del w:id="456" w:author="user" w:date="2024-08-18T18:02:00Z" w16du:dateUtc="2024-08-18T15:02:00Z">
        <w:r w:rsidRPr="00D87246" w:rsidDel="00E226F1">
          <w:rPr>
            <w:rFonts w:ascii="Times New Roman" w:hAnsi="Times New Roman" w:cs="Times New Roman"/>
            <w:sz w:val="24"/>
            <w:szCs w:val="24"/>
          </w:rPr>
          <w:delText xml:space="preserve"> Sea</w:delText>
        </w:r>
      </w:del>
      <w:r w:rsidRPr="00D87246">
        <w:rPr>
          <w:rFonts w:ascii="Times New Roman" w:hAnsi="Times New Roman" w:cs="Times New Roman"/>
          <w:sz w:val="24"/>
          <w:szCs w:val="24"/>
        </w:rPr>
        <w:t xml:space="preserve">.  </w:t>
      </w:r>
      <w:r w:rsidR="0035699C" w:rsidRPr="00D87246">
        <w:rPr>
          <w:rFonts w:ascii="Times New Roman" w:hAnsi="Times New Roman" w:cs="Times New Roman"/>
          <w:sz w:val="24"/>
          <w:szCs w:val="24"/>
        </w:rPr>
        <w:t>Ö</w:t>
      </w:r>
      <w:r w:rsidRPr="00D87246">
        <w:rPr>
          <w:rFonts w:ascii="Times New Roman" w:hAnsi="Times New Roman" w:cs="Times New Roman"/>
          <w:sz w:val="24"/>
          <w:szCs w:val="24"/>
        </w:rPr>
        <w:t xml:space="preserve">ztekin et al. (2016) reported a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 xml:space="preserve">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2</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95</w:t>
      </w:r>
      <w:r w:rsidRPr="00D87246">
        <w:rPr>
          <w:rFonts w:ascii="Times New Roman" w:hAnsi="Times New Roman" w:cs="Times New Roman"/>
          <w:sz w:val="24"/>
          <w:szCs w:val="24"/>
        </w:rPr>
        <w:t xml:space="preserve"> in the North Aegean Sea. </w:t>
      </w:r>
      <w:proofErr w:type="spellStart"/>
      <w:r w:rsidRPr="00D87246">
        <w:rPr>
          <w:rFonts w:ascii="Times New Roman" w:hAnsi="Times New Roman" w:cs="Times New Roman"/>
          <w:sz w:val="24"/>
          <w:szCs w:val="24"/>
        </w:rPr>
        <w:t>Bengil</w:t>
      </w:r>
      <w:proofErr w:type="spellEnd"/>
      <w:r w:rsidRPr="00D87246">
        <w:rPr>
          <w:rFonts w:ascii="Times New Roman" w:hAnsi="Times New Roman" w:cs="Times New Roman"/>
          <w:sz w:val="24"/>
          <w:szCs w:val="24"/>
        </w:rPr>
        <w:t xml:space="preserve"> (2022) found of </w:t>
      </w:r>
      <w:r w:rsidR="000817F3" w:rsidRPr="00D87246">
        <w:rPr>
          <w:rFonts w:ascii="Times New Roman" w:hAnsi="Times New Roman" w:cs="Times New Roman"/>
          <w:i/>
          <w:iCs/>
          <w:sz w:val="24"/>
          <w:szCs w:val="24"/>
        </w:rPr>
        <w:t>b</w:t>
      </w:r>
      <w:r w:rsidRPr="00D87246">
        <w:rPr>
          <w:rFonts w:ascii="Times New Roman" w:hAnsi="Times New Roman" w:cs="Times New Roman"/>
          <w:sz w:val="24"/>
          <w:szCs w:val="24"/>
        </w:rPr>
        <w:t xml:space="preserve"> value of </w:t>
      </w:r>
      <w:r w:rsidRPr="00D87246">
        <w:rPr>
          <w:rFonts w:ascii="Times New Roman" w:hAnsi="Times New Roman" w:cs="Times New Roman"/>
          <w:i/>
          <w:iCs/>
          <w:sz w:val="24"/>
          <w:szCs w:val="24"/>
        </w:rPr>
        <w:t xml:space="preserve">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as </w:t>
      </w:r>
      <w:r w:rsidR="000817F3" w:rsidRPr="00D87246">
        <w:rPr>
          <w:rFonts w:ascii="Times New Roman" w:hAnsi="Times New Roman" w:cs="Times New Roman"/>
          <w:sz w:val="24"/>
          <w:szCs w:val="24"/>
        </w:rPr>
        <w:t>3</w:t>
      </w:r>
      <w:r w:rsidRPr="00D87246">
        <w:rPr>
          <w:rFonts w:ascii="Times New Roman" w:hAnsi="Times New Roman" w:cs="Times New Roman"/>
          <w:sz w:val="24"/>
          <w:szCs w:val="24"/>
        </w:rPr>
        <w:t>.</w:t>
      </w:r>
      <w:r w:rsidR="000817F3" w:rsidRPr="00D87246">
        <w:rPr>
          <w:rFonts w:ascii="Times New Roman" w:hAnsi="Times New Roman" w:cs="Times New Roman"/>
          <w:sz w:val="24"/>
          <w:szCs w:val="24"/>
        </w:rPr>
        <w:t>35</w:t>
      </w:r>
      <w:r w:rsidRPr="00D87246">
        <w:rPr>
          <w:rFonts w:ascii="Times New Roman" w:hAnsi="Times New Roman" w:cs="Times New Roman"/>
          <w:sz w:val="24"/>
          <w:szCs w:val="24"/>
        </w:rPr>
        <w:t xml:space="preserve"> in Levantine Sea.</w:t>
      </w:r>
      <w:r w:rsidR="000817F3" w:rsidRPr="00D87246">
        <w:rPr>
          <w:rFonts w:ascii="Times New Roman" w:hAnsi="Times New Roman" w:cs="Times New Roman"/>
          <w:sz w:val="24"/>
          <w:szCs w:val="24"/>
        </w:rPr>
        <w:t xml:space="preserve"> </w:t>
      </w:r>
      <w:r w:rsidR="002406A6" w:rsidRPr="00D87246">
        <w:rPr>
          <w:rFonts w:ascii="Times New Roman" w:hAnsi="Times New Roman" w:cs="Times New Roman"/>
          <w:sz w:val="24"/>
          <w:szCs w:val="24"/>
        </w:rPr>
        <w:t xml:space="preserve"> </w:t>
      </w:r>
      <w:proofErr w:type="spellStart"/>
      <w:r w:rsidR="000B152D" w:rsidRPr="00D87246">
        <w:rPr>
          <w:rFonts w:ascii="Times New Roman" w:hAnsi="Times New Roman" w:cs="Times New Roman"/>
          <w:sz w:val="24"/>
          <w:szCs w:val="24"/>
        </w:rPr>
        <w:t>Kabasakal</w:t>
      </w:r>
      <w:proofErr w:type="spellEnd"/>
      <w:r w:rsidR="000B152D" w:rsidRPr="00D87246">
        <w:rPr>
          <w:rFonts w:ascii="Times New Roman" w:hAnsi="Times New Roman" w:cs="Times New Roman"/>
          <w:sz w:val="24"/>
          <w:szCs w:val="24"/>
        </w:rPr>
        <w:t xml:space="preserve"> et al. (2024) reported an </w:t>
      </w:r>
      <w:r w:rsidR="000B152D" w:rsidRPr="00D87246">
        <w:rPr>
          <w:rFonts w:ascii="Times New Roman" w:hAnsi="Times New Roman" w:cs="Times New Roman"/>
          <w:i/>
          <w:iCs/>
          <w:sz w:val="24"/>
          <w:szCs w:val="24"/>
        </w:rPr>
        <w:t>b</w:t>
      </w:r>
      <w:r w:rsidR="000B152D" w:rsidRPr="00D87246">
        <w:rPr>
          <w:rFonts w:ascii="Times New Roman" w:hAnsi="Times New Roman" w:cs="Times New Roman"/>
          <w:sz w:val="24"/>
          <w:szCs w:val="24"/>
        </w:rPr>
        <w:t xml:space="preserve"> value of </w:t>
      </w:r>
      <w:r w:rsidR="000B152D" w:rsidRPr="00D87246">
        <w:rPr>
          <w:rFonts w:ascii="Times New Roman" w:hAnsi="Times New Roman" w:cs="Times New Roman"/>
          <w:i/>
          <w:iCs/>
          <w:sz w:val="24"/>
          <w:szCs w:val="24"/>
        </w:rPr>
        <w:t xml:space="preserve">S. </w:t>
      </w:r>
      <w:proofErr w:type="spellStart"/>
      <w:r w:rsidR="000B152D" w:rsidRPr="00D87246">
        <w:rPr>
          <w:rFonts w:ascii="Times New Roman" w:hAnsi="Times New Roman" w:cs="Times New Roman"/>
          <w:i/>
          <w:iCs/>
          <w:sz w:val="24"/>
          <w:szCs w:val="24"/>
        </w:rPr>
        <w:t>blainville</w:t>
      </w:r>
      <w:proofErr w:type="spellEnd"/>
      <w:r w:rsidR="000B152D" w:rsidRPr="00D87246">
        <w:rPr>
          <w:rFonts w:ascii="Times New Roman" w:hAnsi="Times New Roman" w:cs="Times New Roman"/>
          <w:sz w:val="24"/>
          <w:szCs w:val="24"/>
        </w:rPr>
        <w:t xml:space="preserve"> as 3.02 in the Sea of Marmara. </w:t>
      </w:r>
      <w:r w:rsidR="002406A6" w:rsidRPr="00D87246">
        <w:rPr>
          <w:rFonts w:ascii="Times New Roman" w:hAnsi="Times New Roman" w:cs="Times New Roman"/>
          <w:sz w:val="24"/>
          <w:szCs w:val="24"/>
        </w:rPr>
        <w:t xml:space="preserve">The </w:t>
      </w:r>
      <w:r w:rsidR="002406A6" w:rsidRPr="00D87246">
        <w:rPr>
          <w:rFonts w:ascii="Times New Roman" w:hAnsi="Times New Roman" w:cs="Times New Roman"/>
          <w:i/>
          <w:iCs/>
          <w:sz w:val="24"/>
          <w:szCs w:val="24"/>
        </w:rPr>
        <w:t>b</w:t>
      </w:r>
      <w:r w:rsidR="002406A6" w:rsidRPr="00D87246">
        <w:rPr>
          <w:rFonts w:ascii="Times New Roman" w:hAnsi="Times New Roman" w:cs="Times New Roman"/>
          <w:sz w:val="24"/>
          <w:szCs w:val="24"/>
        </w:rPr>
        <w:t xml:space="preserve"> value is directly related to the body shape of fish and may vary with the habitat or diet (Ricker, 1975). A </w:t>
      </w:r>
      <w:r w:rsidR="002406A6" w:rsidRPr="00D87246">
        <w:rPr>
          <w:rFonts w:ascii="Times New Roman" w:hAnsi="Times New Roman" w:cs="Times New Roman"/>
          <w:i/>
          <w:iCs/>
          <w:sz w:val="24"/>
          <w:szCs w:val="24"/>
        </w:rPr>
        <w:t>b</w:t>
      </w:r>
      <w:r w:rsidR="002406A6" w:rsidRPr="00D87246">
        <w:rPr>
          <w:rFonts w:ascii="Times New Roman" w:hAnsi="Times New Roman" w:cs="Times New Roman"/>
          <w:sz w:val="24"/>
          <w:szCs w:val="24"/>
        </w:rPr>
        <w:t xml:space="preserve"> value close to 3 indicates that the body weight of the fish increases in parallel with the growth in length. Our study showed positive allometric growth. However, some previous studies have found negative allometric growth (</w:t>
      </w:r>
      <w:proofErr w:type="spellStart"/>
      <w:del w:id="457" w:author="user" w:date="2024-08-18T17:33:00Z" w16du:dateUtc="2024-08-18T14:33:00Z">
        <w:r w:rsidR="002406A6" w:rsidRPr="00D87246" w:rsidDel="00016968">
          <w:rPr>
            <w:rFonts w:ascii="Times New Roman" w:hAnsi="Times New Roman" w:cs="Times New Roman"/>
            <w:sz w:val="24"/>
            <w:szCs w:val="24"/>
          </w:rPr>
          <w:delText xml:space="preserve">Bok </w:delText>
        </w:r>
      </w:del>
      <w:ins w:id="458" w:author="user" w:date="2024-08-18T17:33:00Z" w16du:dateUtc="2024-08-18T14:33:00Z">
        <w:r w:rsidR="00016968" w:rsidRPr="00D87246">
          <w:rPr>
            <w:rFonts w:ascii="Times New Roman" w:hAnsi="Times New Roman" w:cs="Times New Roman"/>
            <w:sz w:val="24"/>
            <w:szCs w:val="24"/>
          </w:rPr>
          <w:t>Bök</w:t>
        </w:r>
        <w:proofErr w:type="spellEnd"/>
        <w:r w:rsidR="00016968" w:rsidRPr="00D87246">
          <w:rPr>
            <w:rFonts w:ascii="Times New Roman" w:hAnsi="Times New Roman" w:cs="Times New Roman"/>
            <w:sz w:val="24"/>
            <w:szCs w:val="24"/>
          </w:rPr>
          <w:t xml:space="preserve"> </w:t>
        </w:r>
      </w:ins>
      <w:r w:rsidR="002406A6" w:rsidRPr="00D87246">
        <w:rPr>
          <w:rFonts w:ascii="Times New Roman" w:hAnsi="Times New Roman" w:cs="Times New Roman"/>
          <w:sz w:val="24"/>
          <w:szCs w:val="24"/>
        </w:rPr>
        <w:t xml:space="preserve">et al., 2011; Eronat and </w:t>
      </w:r>
      <w:del w:id="459" w:author="user" w:date="2024-08-18T17:33:00Z" w16du:dateUtc="2024-08-18T14:33:00Z">
        <w:r w:rsidR="002406A6" w:rsidRPr="00D87246" w:rsidDel="00016968">
          <w:rPr>
            <w:rFonts w:ascii="Times New Roman" w:hAnsi="Times New Roman" w:cs="Times New Roman"/>
            <w:sz w:val="24"/>
            <w:szCs w:val="24"/>
          </w:rPr>
          <w:delText xml:space="preserve">Ozaydin </w:delText>
        </w:r>
      </w:del>
      <w:proofErr w:type="spellStart"/>
      <w:ins w:id="460" w:author="user" w:date="2024-08-18T17:33:00Z" w16du:dateUtc="2024-08-18T14:33:00Z">
        <w:r w:rsidR="00016968" w:rsidRPr="00D87246">
          <w:rPr>
            <w:rFonts w:ascii="Times New Roman" w:hAnsi="Times New Roman" w:cs="Times New Roman"/>
            <w:sz w:val="24"/>
            <w:szCs w:val="24"/>
          </w:rPr>
          <w:t>Özayd</w:t>
        </w:r>
      </w:ins>
      <w:ins w:id="461" w:author="user" w:date="2024-08-18T17:34:00Z" w16du:dateUtc="2024-08-18T14:34:00Z">
        <w:r w:rsidR="00016968" w:rsidRPr="00D87246">
          <w:rPr>
            <w:rFonts w:ascii="Times New Roman" w:hAnsi="Times New Roman" w:cs="Times New Roman"/>
            <w:sz w:val="24"/>
            <w:szCs w:val="24"/>
          </w:rPr>
          <w:t>ı</w:t>
        </w:r>
      </w:ins>
      <w:ins w:id="462" w:author="user" w:date="2024-08-18T17:33:00Z" w16du:dateUtc="2024-08-18T14:33:00Z">
        <w:r w:rsidR="00016968" w:rsidRPr="00D87246">
          <w:rPr>
            <w:rFonts w:ascii="Times New Roman" w:hAnsi="Times New Roman" w:cs="Times New Roman"/>
            <w:sz w:val="24"/>
            <w:szCs w:val="24"/>
          </w:rPr>
          <w:t>n</w:t>
        </w:r>
        <w:proofErr w:type="spellEnd"/>
        <w:r w:rsidR="00016968" w:rsidRPr="00D87246">
          <w:rPr>
            <w:rFonts w:ascii="Times New Roman" w:hAnsi="Times New Roman" w:cs="Times New Roman"/>
            <w:sz w:val="24"/>
            <w:szCs w:val="24"/>
          </w:rPr>
          <w:t xml:space="preserve"> </w:t>
        </w:r>
      </w:ins>
      <w:r w:rsidR="002406A6" w:rsidRPr="00D87246">
        <w:rPr>
          <w:rFonts w:ascii="Times New Roman" w:hAnsi="Times New Roman" w:cs="Times New Roman"/>
          <w:sz w:val="24"/>
          <w:szCs w:val="24"/>
        </w:rPr>
        <w:t xml:space="preserve">2014; </w:t>
      </w:r>
      <w:proofErr w:type="spellStart"/>
      <w:r w:rsidR="002406A6" w:rsidRPr="00D87246">
        <w:rPr>
          <w:rFonts w:ascii="Times New Roman" w:hAnsi="Times New Roman" w:cs="Times New Roman"/>
          <w:sz w:val="24"/>
          <w:szCs w:val="24"/>
        </w:rPr>
        <w:t>Lteif</w:t>
      </w:r>
      <w:proofErr w:type="spellEnd"/>
      <w:r w:rsidR="002406A6" w:rsidRPr="00D87246">
        <w:rPr>
          <w:rFonts w:ascii="Times New Roman" w:hAnsi="Times New Roman" w:cs="Times New Roman"/>
          <w:sz w:val="24"/>
          <w:szCs w:val="24"/>
        </w:rPr>
        <w:t xml:space="preserve"> et al., 2016; </w:t>
      </w:r>
      <w:del w:id="463" w:author="user" w:date="2024-08-18T17:34:00Z" w16du:dateUtc="2024-08-18T14:34:00Z">
        <w:r w:rsidR="002406A6" w:rsidRPr="00D87246" w:rsidDel="00016968">
          <w:rPr>
            <w:rFonts w:ascii="Times New Roman" w:hAnsi="Times New Roman" w:cs="Times New Roman"/>
            <w:sz w:val="24"/>
            <w:szCs w:val="24"/>
          </w:rPr>
          <w:delText xml:space="preserve">Oztekin </w:delText>
        </w:r>
      </w:del>
      <w:ins w:id="464" w:author="user" w:date="2024-08-18T17:34:00Z" w16du:dateUtc="2024-08-18T14:34:00Z">
        <w:r w:rsidR="00016968" w:rsidRPr="00D87246">
          <w:rPr>
            <w:rFonts w:ascii="Times New Roman" w:hAnsi="Times New Roman" w:cs="Times New Roman"/>
            <w:sz w:val="24"/>
            <w:szCs w:val="24"/>
          </w:rPr>
          <w:t xml:space="preserve">Öztekin </w:t>
        </w:r>
      </w:ins>
      <w:r w:rsidR="002406A6" w:rsidRPr="00D87246">
        <w:rPr>
          <w:rFonts w:ascii="Times New Roman" w:hAnsi="Times New Roman" w:cs="Times New Roman"/>
          <w:sz w:val="24"/>
          <w:szCs w:val="24"/>
        </w:rPr>
        <w:t xml:space="preserve">et al., 2016). The minor discrepancies in the </w:t>
      </w:r>
      <w:r w:rsidR="002406A6" w:rsidRPr="00D87246">
        <w:rPr>
          <w:rFonts w:ascii="Times New Roman" w:hAnsi="Times New Roman" w:cs="Times New Roman"/>
          <w:i/>
          <w:iCs/>
          <w:sz w:val="24"/>
          <w:szCs w:val="24"/>
        </w:rPr>
        <w:t>b</w:t>
      </w:r>
      <w:r w:rsidR="002406A6" w:rsidRPr="00D87246">
        <w:rPr>
          <w:rFonts w:ascii="Times New Roman" w:hAnsi="Times New Roman" w:cs="Times New Roman"/>
          <w:sz w:val="24"/>
          <w:szCs w:val="24"/>
        </w:rPr>
        <w:t xml:space="preserve"> values can be attributed to a multitude of factors, including variations in environmental conditions, biological parameters, population size and sampling methodologies e.g. (Ricker, 1975; </w:t>
      </w:r>
      <w:del w:id="465" w:author="user" w:date="2024-08-18T17:33:00Z" w16du:dateUtc="2024-08-18T14:33:00Z">
        <w:r w:rsidR="002406A6" w:rsidRPr="00D87246" w:rsidDel="00016968">
          <w:rPr>
            <w:rFonts w:ascii="Times New Roman" w:hAnsi="Times New Roman" w:cs="Times New Roman"/>
            <w:sz w:val="24"/>
            <w:szCs w:val="24"/>
          </w:rPr>
          <w:delText xml:space="preserve">Ergüden </w:delText>
        </w:r>
      </w:del>
      <w:proofErr w:type="spellStart"/>
      <w:ins w:id="466" w:author="user" w:date="2024-08-18T17:33:00Z" w16du:dateUtc="2024-08-18T14:33:00Z">
        <w:r w:rsidR="00016968" w:rsidRPr="00D87246">
          <w:rPr>
            <w:rFonts w:ascii="Times New Roman" w:hAnsi="Times New Roman" w:cs="Times New Roman"/>
            <w:sz w:val="24"/>
            <w:szCs w:val="24"/>
          </w:rPr>
          <w:t>Ergüden</w:t>
        </w:r>
        <w:proofErr w:type="spellEnd"/>
        <w:r w:rsidR="00016968" w:rsidRPr="00D87246">
          <w:rPr>
            <w:rFonts w:ascii="Times New Roman" w:hAnsi="Times New Roman" w:cs="Times New Roman"/>
            <w:sz w:val="24"/>
            <w:szCs w:val="24"/>
          </w:rPr>
          <w:t xml:space="preserve"> </w:t>
        </w:r>
      </w:ins>
      <w:r w:rsidR="001160E2" w:rsidRPr="00D87246">
        <w:rPr>
          <w:rFonts w:ascii="Times New Roman" w:hAnsi="Times New Roman" w:cs="Times New Roman"/>
          <w:sz w:val="24"/>
          <w:szCs w:val="24"/>
        </w:rPr>
        <w:t xml:space="preserve">and </w:t>
      </w:r>
      <w:del w:id="467" w:author="user" w:date="2024-08-18T17:33:00Z" w16du:dateUtc="2024-08-18T14:33:00Z">
        <w:r w:rsidR="001160E2" w:rsidRPr="00D87246" w:rsidDel="00016968">
          <w:rPr>
            <w:rFonts w:ascii="Times New Roman" w:hAnsi="Times New Roman" w:cs="Times New Roman"/>
            <w:sz w:val="24"/>
            <w:szCs w:val="24"/>
          </w:rPr>
          <w:delText>Doğdu</w:delText>
        </w:r>
      </w:del>
      <w:proofErr w:type="spellStart"/>
      <w:ins w:id="468" w:author="user" w:date="2024-08-18T17:33:00Z" w16du:dateUtc="2024-08-18T14:33:00Z">
        <w:r w:rsidR="00016968" w:rsidRPr="00D87246">
          <w:rPr>
            <w:rFonts w:ascii="Times New Roman" w:hAnsi="Times New Roman" w:cs="Times New Roman"/>
            <w:sz w:val="24"/>
            <w:szCs w:val="24"/>
          </w:rPr>
          <w:t>Doğdu</w:t>
        </w:r>
      </w:ins>
      <w:proofErr w:type="spellEnd"/>
      <w:r w:rsidR="002406A6" w:rsidRPr="00D87246">
        <w:rPr>
          <w:rFonts w:ascii="Times New Roman" w:hAnsi="Times New Roman" w:cs="Times New Roman"/>
          <w:sz w:val="24"/>
          <w:szCs w:val="24"/>
        </w:rPr>
        <w:t>, 202</w:t>
      </w:r>
      <w:r w:rsidR="001160E2" w:rsidRPr="00D87246">
        <w:rPr>
          <w:rFonts w:ascii="Times New Roman" w:hAnsi="Times New Roman" w:cs="Times New Roman"/>
          <w:sz w:val="24"/>
          <w:szCs w:val="24"/>
        </w:rPr>
        <w:t xml:space="preserve">0; </w:t>
      </w:r>
      <w:del w:id="469" w:author="user" w:date="2024-08-18T17:33:00Z" w16du:dateUtc="2024-08-18T14:33:00Z">
        <w:r w:rsidR="001160E2" w:rsidRPr="00D87246" w:rsidDel="00016968">
          <w:rPr>
            <w:rFonts w:ascii="Times New Roman" w:hAnsi="Times New Roman" w:cs="Times New Roman"/>
            <w:sz w:val="24"/>
            <w:szCs w:val="24"/>
          </w:rPr>
          <w:delText xml:space="preserve">Doğdu </w:delText>
        </w:r>
      </w:del>
      <w:proofErr w:type="spellStart"/>
      <w:ins w:id="470" w:author="user" w:date="2024-08-18T17:33:00Z" w16du:dateUtc="2024-08-18T14:33:00Z">
        <w:r w:rsidR="00016968" w:rsidRPr="00D87246">
          <w:rPr>
            <w:rFonts w:ascii="Times New Roman" w:hAnsi="Times New Roman" w:cs="Times New Roman"/>
            <w:sz w:val="24"/>
            <w:szCs w:val="24"/>
          </w:rPr>
          <w:t>Doğdu</w:t>
        </w:r>
        <w:proofErr w:type="spellEnd"/>
        <w:r w:rsidR="00016968" w:rsidRPr="00D87246">
          <w:rPr>
            <w:rFonts w:ascii="Times New Roman" w:hAnsi="Times New Roman" w:cs="Times New Roman"/>
            <w:sz w:val="24"/>
            <w:szCs w:val="24"/>
          </w:rPr>
          <w:t xml:space="preserve"> </w:t>
        </w:r>
      </w:ins>
      <w:r w:rsidR="001160E2" w:rsidRPr="00D87246">
        <w:rPr>
          <w:rFonts w:ascii="Times New Roman" w:hAnsi="Times New Roman" w:cs="Times New Roman"/>
          <w:sz w:val="24"/>
          <w:szCs w:val="24"/>
        </w:rPr>
        <w:t>and Turan, 2021).</w:t>
      </w:r>
    </w:p>
    <w:p w14:paraId="7ACE3FC0" w14:textId="7214AC5F" w:rsidR="00803762" w:rsidRPr="00D87246" w:rsidRDefault="00803762"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The presence of nursery area</w:t>
      </w:r>
      <w:r w:rsidR="00965B35" w:rsidRPr="00D87246">
        <w:rPr>
          <w:rFonts w:ascii="Times New Roman" w:hAnsi="Times New Roman" w:cs="Times New Roman"/>
          <w:sz w:val="24"/>
          <w:szCs w:val="24"/>
        </w:rPr>
        <w:t>s</w:t>
      </w:r>
      <w:r w:rsidRPr="00D87246">
        <w:rPr>
          <w:rFonts w:ascii="Times New Roman" w:hAnsi="Times New Roman" w:cs="Times New Roman"/>
          <w:sz w:val="24"/>
          <w:szCs w:val="24"/>
        </w:rPr>
        <w:t xml:space="preserve">, small juveniles, and pregnant females is necessary to declare an area as a </w:t>
      </w:r>
      <w:bookmarkStart w:id="471" w:name="_Hlk173335012"/>
      <w:r w:rsidRPr="00D87246">
        <w:rPr>
          <w:rFonts w:ascii="Times New Roman" w:hAnsi="Times New Roman" w:cs="Times New Roman"/>
          <w:sz w:val="24"/>
          <w:szCs w:val="24"/>
        </w:rPr>
        <w:t xml:space="preserve">nursery </w:t>
      </w:r>
      <w:bookmarkEnd w:id="471"/>
      <w:r w:rsidRPr="00D87246">
        <w:rPr>
          <w:rFonts w:ascii="Times New Roman" w:hAnsi="Times New Roman" w:cs="Times New Roman"/>
          <w:sz w:val="24"/>
          <w:szCs w:val="24"/>
        </w:rPr>
        <w:t xml:space="preserve">(Heupel et al., 2007). Heupel et al. (2007) suggested that an area requires three criteria to be identified as a nursery: (1) species are more commonly encountered in the area than other areas (2) species </w:t>
      </w:r>
      <w:proofErr w:type="gramStart"/>
      <w:r w:rsidRPr="00D87246">
        <w:rPr>
          <w:rFonts w:ascii="Times New Roman" w:hAnsi="Times New Roman" w:cs="Times New Roman"/>
          <w:sz w:val="24"/>
          <w:szCs w:val="24"/>
        </w:rPr>
        <w:t>have a tendency to</w:t>
      </w:r>
      <w:proofErr w:type="gramEnd"/>
      <w:r w:rsidRPr="00D87246">
        <w:rPr>
          <w:rFonts w:ascii="Times New Roman" w:hAnsi="Times New Roman" w:cs="Times New Roman"/>
          <w:sz w:val="24"/>
          <w:szCs w:val="24"/>
        </w:rPr>
        <w:t xml:space="preserve"> remain or return for extended periods, and (3) the area or habitat is repeatedly used across years</w:t>
      </w:r>
      <w:r w:rsidR="00A57C8E" w:rsidRPr="00D87246">
        <w:rPr>
          <w:rFonts w:ascii="Times New Roman" w:hAnsi="Times New Roman" w:cs="Times New Roman"/>
          <w:sz w:val="24"/>
          <w:szCs w:val="24"/>
        </w:rPr>
        <w:t>.  The data obtained in our study and previous studies in the region prove that this region is a breeding area for elasmobranch species (</w:t>
      </w:r>
      <w:proofErr w:type="spellStart"/>
      <w:del w:id="472" w:author="user" w:date="2024-08-18T17:33:00Z" w16du:dateUtc="2024-08-18T14:33:00Z">
        <w:r w:rsidR="00A57C8E" w:rsidRPr="00D87246" w:rsidDel="00016968">
          <w:rPr>
            <w:rFonts w:ascii="Times New Roman" w:hAnsi="Times New Roman" w:cs="Times New Roman"/>
            <w:sz w:val="24"/>
            <w:szCs w:val="24"/>
          </w:rPr>
          <w:delText>Ya</w:delText>
        </w:r>
        <w:r w:rsidR="00E2675A" w:rsidRPr="00D87246" w:rsidDel="00016968">
          <w:rPr>
            <w:rFonts w:ascii="Times New Roman" w:hAnsi="Times New Roman" w:cs="Times New Roman"/>
            <w:sz w:val="24"/>
            <w:szCs w:val="24"/>
          </w:rPr>
          <w:delText>ğ</w:delText>
        </w:r>
        <w:r w:rsidR="00A57C8E" w:rsidRPr="00D87246" w:rsidDel="00016968">
          <w:rPr>
            <w:rFonts w:ascii="Times New Roman" w:hAnsi="Times New Roman" w:cs="Times New Roman"/>
            <w:sz w:val="24"/>
            <w:szCs w:val="24"/>
          </w:rPr>
          <w:delText>l</w:delText>
        </w:r>
        <w:r w:rsidR="00E2675A" w:rsidRPr="00D87246" w:rsidDel="00016968">
          <w:rPr>
            <w:rFonts w:ascii="Times New Roman" w:hAnsi="Times New Roman" w:cs="Times New Roman"/>
            <w:sz w:val="24"/>
            <w:szCs w:val="24"/>
          </w:rPr>
          <w:delText>ı</w:delText>
        </w:r>
        <w:r w:rsidR="00A57C8E" w:rsidRPr="00D87246" w:rsidDel="00016968">
          <w:rPr>
            <w:rFonts w:ascii="Times New Roman" w:hAnsi="Times New Roman" w:cs="Times New Roman"/>
            <w:sz w:val="24"/>
            <w:szCs w:val="24"/>
          </w:rPr>
          <w:delText>o</w:delText>
        </w:r>
        <w:r w:rsidR="00E2675A" w:rsidRPr="00D87246" w:rsidDel="00016968">
          <w:rPr>
            <w:rFonts w:ascii="Times New Roman" w:hAnsi="Times New Roman" w:cs="Times New Roman"/>
            <w:sz w:val="24"/>
            <w:szCs w:val="24"/>
          </w:rPr>
          <w:delText>ğ</w:delText>
        </w:r>
        <w:r w:rsidR="00A57C8E" w:rsidRPr="00D87246" w:rsidDel="00016968">
          <w:rPr>
            <w:rFonts w:ascii="Times New Roman" w:hAnsi="Times New Roman" w:cs="Times New Roman"/>
            <w:sz w:val="24"/>
            <w:szCs w:val="24"/>
          </w:rPr>
          <w:delText xml:space="preserve">lu </w:delText>
        </w:r>
      </w:del>
      <w:ins w:id="473" w:author="user" w:date="2024-08-18T17:33:00Z" w16du:dateUtc="2024-08-18T14:33:00Z">
        <w:r w:rsidR="00016968" w:rsidRPr="00D87246">
          <w:rPr>
            <w:rFonts w:ascii="Times New Roman" w:hAnsi="Times New Roman" w:cs="Times New Roman"/>
            <w:sz w:val="24"/>
            <w:szCs w:val="24"/>
          </w:rPr>
          <w:t>Yağlıoğlu</w:t>
        </w:r>
        <w:proofErr w:type="spellEnd"/>
        <w:r w:rsidR="00016968" w:rsidRPr="00D87246">
          <w:rPr>
            <w:rFonts w:ascii="Times New Roman" w:hAnsi="Times New Roman" w:cs="Times New Roman"/>
            <w:sz w:val="24"/>
            <w:szCs w:val="24"/>
          </w:rPr>
          <w:t xml:space="preserve"> </w:t>
        </w:r>
      </w:ins>
      <w:r w:rsidR="00A57C8E" w:rsidRPr="00D87246">
        <w:rPr>
          <w:rFonts w:ascii="Times New Roman" w:hAnsi="Times New Roman" w:cs="Times New Roman"/>
          <w:sz w:val="24"/>
          <w:szCs w:val="24"/>
        </w:rPr>
        <w:t xml:space="preserve">et al., 2015; </w:t>
      </w:r>
      <w:del w:id="474" w:author="user" w:date="2024-08-18T17:33:00Z" w16du:dateUtc="2024-08-18T14:33:00Z">
        <w:r w:rsidR="0090544F" w:rsidRPr="00D87246" w:rsidDel="00016968">
          <w:rPr>
            <w:rFonts w:ascii="Times New Roman" w:hAnsi="Times New Roman" w:cs="Times New Roman"/>
            <w:sz w:val="24"/>
            <w:szCs w:val="24"/>
          </w:rPr>
          <w:delText>Ba</w:delText>
        </w:r>
        <w:r w:rsidR="00E2675A" w:rsidRPr="00D87246" w:rsidDel="00016968">
          <w:rPr>
            <w:rFonts w:ascii="Times New Roman" w:hAnsi="Times New Roman" w:cs="Times New Roman"/>
            <w:sz w:val="24"/>
            <w:szCs w:val="24"/>
          </w:rPr>
          <w:delText>ş</w:delText>
        </w:r>
        <w:r w:rsidR="0090544F" w:rsidRPr="00D87246" w:rsidDel="00016968">
          <w:rPr>
            <w:rFonts w:ascii="Times New Roman" w:hAnsi="Times New Roman" w:cs="Times New Roman"/>
            <w:sz w:val="24"/>
            <w:szCs w:val="24"/>
          </w:rPr>
          <w:delText xml:space="preserve">usta </w:delText>
        </w:r>
      </w:del>
      <w:proofErr w:type="spellStart"/>
      <w:ins w:id="475" w:author="user" w:date="2024-08-18T17:33:00Z" w16du:dateUtc="2024-08-18T14:33:00Z">
        <w:r w:rsidR="00016968" w:rsidRPr="00D87246">
          <w:rPr>
            <w:rFonts w:ascii="Times New Roman" w:hAnsi="Times New Roman" w:cs="Times New Roman"/>
            <w:sz w:val="24"/>
            <w:szCs w:val="24"/>
          </w:rPr>
          <w:t>Başusta</w:t>
        </w:r>
        <w:proofErr w:type="spellEnd"/>
        <w:r w:rsidR="00016968" w:rsidRPr="00D87246">
          <w:rPr>
            <w:rFonts w:ascii="Times New Roman" w:hAnsi="Times New Roman" w:cs="Times New Roman"/>
            <w:sz w:val="24"/>
            <w:szCs w:val="24"/>
          </w:rPr>
          <w:t xml:space="preserve"> </w:t>
        </w:r>
      </w:ins>
      <w:r w:rsidR="0090544F" w:rsidRPr="00D87246">
        <w:rPr>
          <w:rFonts w:ascii="Times New Roman" w:hAnsi="Times New Roman" w:cs="Times New Roman"/>
          <w:sz w:val="24"/>
          <w:szCs w:val="24"/>
        </w:rPr>
        <w:t xml:space="preserve">et al., 2021; </w:t>
      </w:r>
      <w:r w:rsidR="00A57C8E" w:rsidRPr="00D87246">
        <w:rPr>
          <w:rFonts w:ascii="Times New Roman" w:hAnsi="Times New Roman" w:cs="Times New Roman"/>
          <w:sz w:val="24"/>
          <w:szCs w:val="24"/>
        </w:rPr>
        <w:t>Akyol and Şen, 2022</w:t>
      </w:r>
      <w:r w:rsidR="0090544F" w:rsidRPr="00D87246">
        <w:rPr>
          <w:rFonts w:ascii="Times New Roman" w:hAnsi="Times New Roman" w:cs="Times New Roman"/>
          <w:sz w:val="24"/>
          <w:szCs w:val="24"/>
        </w:rPr>
        <w:t>).</w:t>
      </w:r>
    </w:p>
    <w:p w14:paraId="6BAAD633" w14:textId="587B27A9" w:rsidR="0090544F" w:rsidRPr="00D87246" w:rsidRDefault="0090544F"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In conclusion, our data provide evidence to recognize Iskenderun Bay as a nursery area for longnose </w:t>
      </w:r>
      <w:proofErr w:type="spellStart"/>
      <w:r w:rsidRPr="00D87246">
        <w:rPr>
          <w:rFonts w:ascii="Times New Roman" w:hAnsi="Times New Roman" w:cs="Times New Roman"/>
          <w:sz w:val="24"/>
          <w:szCs w:val="24"/>
        </w:rPr>
        <w:t>spurdog</w:t>
      </w:r>
      <w:proofErr w:type="spellEnd"/>
      <w:r w:rsidRPr="00D87246">
        <w:rPr>
          <w:rFonts w:ascii="Times New Roman" w:hAnsi="Times New Roman" w:cs="Times New Roman"/>
          <w:sz w:val="24"/>
          <w:szCs w:val="24"/>
        </w:rPr>
        <w:t xml:space="preserve"> sharks </w:t>
      </w:r>
      <w:r w:rsidRPr="00D87246">
        <w:rPr>
          <w:rFonts w:ascii="Times New Roman" w:hAnsi="Times New Roman" w:cs="Times New Roman"/>
          <w:i/>
          <w:sz w:val="24"/>
          <w:szCs w:val="24"/>
        </w:rPr>
        <w:t xml:space="preserve">Squalus </w:t>
      </w:r>
      <w:proofErr w:type="spellStart"/>
      <w:r w:rsidRPr="00D87246">
        <w:rPr>
          <w:rFonts w:ascii="Times New Roman" w:hAnsi="Times New Roman" w:cs="Times New Roman"/>
          <w:i/>
          <w:sz w:val="24"/>
          <w:szCs w:val="24"/>
        </w:rPr>
        <w:t>blainville</w:t>
      </w:r>
      <w:proofErr w:type="spellEnd"/>
      <w:r w:rsidRPr="00D87246">
        <w:rPr>
          <w:rFonts w:ascii="Times New Roman" w:hAnsi="Times New Roman" w:cs="Times New Roman"/>
          <w:sz w:val="24"/>
          <w:szCs w:val="24"/>
        </w:rPr>
        <w:t>, meeting all the criteria proposed to identify nursery areas</w:t>
      </w:r>
      <w:r w:rsidR="002A5B72" w:rsidRPr="00D87246">
        <w:rPr>
          <w:rFonts w:ascii="Times New Roman" w:hAnsi="Times New Roman" w:cs="Times New Roman"/>
          <w:sz w:val="24"/>
          <w:szCs w:val="24"/>
        </w:rPr>
        <w:t xml:space="preserve"> (Heupel et al., 2007; Castro, 1993)</w:t>
      </w:r>
      <w:r w:rsidRPr="00D87246">
        <w:rPr>
          <w:rFonts w:ascii="Times New Roman" w:hAnsi="Times New Roman" w:cs="Times New Roman"/>
          <w:sz w:val="24"/>
          <w:szCs w:val="24"/>
        </w:rPr>
        <w:t xml:space="preserve">. These findings constitute the first documented evidence of a longnose </w:t>
      </w:r>
      <w:proofErr w:type="spellStart"/>
      <w:r w:rsidRPr="00D87246">
        <w:rPr>
          <w:rFonts w:ascii="Times New Roman" w:hAnsi="Times New Roman" w:cs="Times New Roman"/>
          <w:sz w:val="24"/>
          <w:szCs w:val="24"/>
        </w:rPr>
        <w:t>spurdog</w:t>
      </w:r>
      <w:proofErr w:type="spellEnd"/>
      <w:r w:rsidRPr="00D87246">
        <w:rPr>
          <w:rFonts w:ascii="Times New Roman" w:hAnsi="Times New Roman" w:cs="Times New Roman"/>
          <w:sz w:val="24"/>
          <w:szCs w:val="24"/>
        </w:rPr>
        <w:t xml:space="preserve"> shark nursery area in the Iskenderun Bay in Turkish marine waters. </w:t>
      </w:r>
    </w:p>
    <w:p w14:paraId="2A80E541" w14:textId="27E78702" w:rsidR="005B6C07" w:rsidRPr="00D87246" w:rsidRDefault="005B6C07" w:rsidP="000F17FA">
      <w:pPr>
        <w:spacing w:line="276" w:lineRule="auto"/>
        <w:jc w:val="both"/>
        <w:rPr>
          <w:rFonts w:ascii="Times New Roman" w:hAnsi="Times New Roman" w:cs="Times New Roman"/>
          <w:b/>
          <w:bCs/>
          <w:sz w:val="24"/>
          <w:szCs w:val="24"/>
        </w:rPr>
      </w:pPr>
      <w:r w:rsidRPr="00D87246">
        <w:rPr>
          <w:rFonts w:ascii="Times New Roman" w:hAnsi="Times New Roman" w:cs="Times New Roman"/>
          <w:b/>
          <w:bCs/>
          <w:sz w:val="24"/>
          <w:szCs w:val="24"/>
        </w:rPr>
        <w:t>Acknowledgements</w:t>
      </w:r>
    </w:p>
    <w:p w14:paraId="3332FE11" w14:textId="7512F154" w:rsidR="00AE6203" w:rsidRPr="00D87246" w:rsidRDefault="000F17FA"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lastRenderedPageBreak/>
        <w:t xml:space="preserve">This study was supported by </w:t>
      </w:r>
      <w:r w:rsidR="00F96D3D" w:rsidRPr="00D87246">
        <w:rPr>
          <w:rFonts w:ascii="Times New Roman" w:hAnsi="Times New Roman" w:cs="Times New Roman"/>
          <w:sz w:val="24"/>
          <w:szCs w:val="24"/>
        </w:rPr>
        <w:t xml:space="preserve">Turquoise Coast Environment Fund-Turkey </w:t>
      </w:r>
      <w:r w:rsidRPr="00D87246">
        <w:rPr>
          <w:rFonts w:ascii="Times New Roman" w:hAnsi="Times New Roman" w:cs="Times New Roman"/>
          <w:sz w:val="24"/>
          <w:szCs w:val="24"/>
        </w:rPr>
        <w:t xml:space="preserve">with the project “Restoration, Conservation and Monitoring of Shark and Stingray Species Habitats in </w:t>
      </w:r>
      <w:proofErr w:type="spellStart"/>
      <w:r w:rsidRPr="00D87246">
        <w:rPr>
          <w:rFonts w:ascii="Times New Roman" w:hAnsi="Times New Roman" w:cs="Times New Roman"/>
          <w:sz w:val="24"/>
          <w:szCs w:val="24"/>
        </w:rPr>
        <w:t>Hatay</w:t>
      </w:r>
      <w:proofErr w:type="spellEnd"/>
      <w:r w:rsidRPr="00D87246">
        <w:rPr>
          <w:rFonts w:ascii="Times New Roman" w:hAnsi="Times New Roman" w:cs="Times New Roman"/>
          <w:sz w:val="24"/>
          <w:szCs w:val="24"/>
        </w:rPr>
        <w:t xml:space="preserve"> </w:t>
      </w:r>
      <w:proofErr w:type="spellStart"/>
      <w:r w:rsidRPr="00D87246">
        <w:rPr>
          <w:rFonts w:ascii="Times New Roman" w:hAnsi="Times New Roman" w:cs="Times New Roman"/>
          <w:sz w:val="24"/>
          <w:szCs w:val="24"/>
        </w:rPr>
        <w:t>Sam</w:t>
      </w:r>
      <w:r w:rsidR="00F96D3D" w:rsidRPr="00D87246">
        <w:rPr>
          <w:rFonts w:ascii="Times New Roman" w:hAnsi="Times New Roman" w:cs="Times New Roman"/>
          <w:sz w:val="24"/>
          <w:szCs w:val="24"/>
        </w:rPr>
        <w:t>andağ</w:t>
      </w:r>
      <w:proofErr w:type="spellEnd"/>
      <w:r w:rsidR="00F96D3D" w:rsidRPr="00D87246">
        <w:rPr>
          <w:rFonts w:ascii="Times New Roman" w:hAnsi="Times New Roman" w:cs="Times New Roman"/>
          <w:sz w:val="24"/>
          <w:szCs w:val="24"/>
        </w:rPr>
        <w:t xml:space="preserve"> </w:t>
      </w:r>
      <w:proofErr w:type="spellStart"/>
      <w:r w:rsidR="00F96D3D" w:rsidRPr="00D87246">
        <w:rPr>
          <w:rFonts w:ascii="Times New Roman" w:hAnsi="Times New Roman" w:cs="Times New Roman"/>
          <w:sz w:val="24"/>
          <w:szCs w:val="24"/>
        </w:rPr>
        <w:t>Hırlavuk</w:t>
      </w:r>
      <w:proofErr w:type="spellEnd"/>
      <w:r w:rsidR="00F96D3D" w:rsidRPr="00D87246">
        <w:rPr>
          <w:rFonts w:ascii="Times New Roman" w:hAnsi="Times New Roman" w:cs="Times New Roman"/>
          <w:sz w:val="24"/>
          <w:szCs w:val="24"/>
        </w:rPr>
        <w:t xml:space="preserve"> Coast-TCEF-2024”, carried out by</w:t>
      </w:r>
      <w:r w:rsidRPr="00D87246">
        <w:rPr>
          <w:rFonts w:ascii="Times New Roman" w:hAnsi="Times New Roman" w:cs="Times New Roman"/>
          <w:sz w:val="24"/>
          <w:szCs w:val="24"/>
        </w:rPr>
        <w:t xml:space="preserve"> </w:t>
      </w:r>
      <w:r w:rsidR="00F96D3D" w:rsidRPr="00D87246">
        <w:rPr>
          <w:rFonts w:ascii="Times New Roman" w:hAnsi="Times New Roman" w:cs="Times New Roman"/>
          <w:sz w:val="24"/>
          <w:szCs w:val="24"/>
        </w:rPr>
        <w:t xml:space="preserve">the Nature and Science Society (www.dogavebilim.com). </w:t>
      </w:r>
      <w:r w:rsidR="00AE6203" w:rsidRPr="00D87246">
        <w:rPr>
          <w:rFonts w:ascii="Times New Roman" w:hAnsi="Times New Roman" w:cs="Times New Roman"/>
          <w:sz w:val="24"/>
          <w:szCs w:val="24"/>
        </w:rPr>
        <w:t xml:space="preserve">Some part of this study was presented at the International Workshop on </w:t>
      </w:r>
      <w:proofErr w:type="spellStart"/>
      <w:r w:rsidR="00AE6203" w:rsidRPr="00D87246">
        <w:rPr>
          <w:rFonts w:ascii="Times New Roman" w:hAnsi="Times New Roman" w:cs="Times New Roman"/>
          <w:sz w:val="24"/>
          <w:szCs w:val="24"/>
        </w:rPr>
        <w:t>Elasmobranches</w:t>
      </w:r>
      <w:proofErr w:type="spellEnd"/>
      <w:r w:rsidR="00F96D3D" w:rsidRPr="00D87246">
        <w:rPr>
          <w:rFonts w:ascii="Times New Roman" w:hAnsi="Times New Roman" w:cs="Times New Roman"/>
          <w:sz w:val="24"/>
          <w:szCs w:val="24"/>
        </w:rPr>
        <w:t>,</w:t>
      </w:r>
      <w:r w:rsidR="00AE6203" w:rsidRPr="00D87246">
        <w:rPr>
          <w:rFonts w:ascii="Times New Roman" w:hAnsi="Times New Roman" w:cs="Times New Roman"/>
          <w:sz w:val="24"/>
          <w:szCs w:val="24"/>
        </w:rPr>
        <w:t xml:space="preserve"> 05 July 2024, Iskenderun, </w:t>
      </w:r>
      <w:proofErr w:type="spellStart"/>
      <w:r w:rsidR="00AE6203" w:rsidRPr="00D87246">
        <w:rPr>
          <w:rFonts w:ascii="Times New Roman" w:hAnsi="Times New Roman" w:cs="Times New Roman"/>
          <w:sz w:val="24"/>
          <w:szCs w:val="24"/>
        </w:rPr>
        <w:t>Hatay</w:t>
      </w:r>
      <w:proofErr w:type="spellEnd"/>
      <w:r w:rsidR="00AE6203" w:rsidRPr="00D87246">
        <w:rPr>
          <w:rFonts w:ascii="Times New Roman" w:hAnsi="Times New Roman" w:cs="Times New Roman"/>
          <w:sz w:val="24"/>
          <w:szCs w:val="24"/>
        </w:rPr>
        <w:t>, Türkiye.</w:t>
      </w:r>
    </w:p>
    <w:p w14:paraId="0617D2E6" w14:textId="770258E7" w:rsidR="005B6C07" w:rsidRPr="00D87246" w:rsidRDefault="005B6C07" w:rsidP="000F17FA">
      <w:pPr>
        <w:spacing w:line="276" w:lineRule="auto"/>
        <w:jc w:val="both"/>
        <w:rPr>
          <w:rFonts w:ascii="Times New Roman" w:hAnsi="Times New Roman" w:cs="Times New Roman"/>
          <w:b/>
          <w:bCs/>
          <w:sz w:val="24"/>
          <w:szCs w:val="24"/>
        </w:rPr>
      </w:pPr>
      <w:r w:rsidRPr="00D87246">
        <w:rPr>
          <w:rFonts w:ascii="Times New Roman" w:hAnsi="Times New Roman" w:cs="Times New Roman"/>
          <w:b/>
          <w:bCs/>
          <w:sz w:val="24"/>
          <w:szCs w:val="24"/>
        </w:rPr>
        <w:t xml:space="preserve">Conflict of Interests </w:t>
      </w:r>
    </w:p>
    <w:p w14:paraId="072B52C6" w14:textId="6EDC596E" w:rsidR="005B6C07" w:rsidRPr="00D87246" w:rsidRDefault="005B6C07"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The author(s) declare that for this article they have no actual, potential or perceived conflict of interest. </w:t>
      </w:r>
    </w:p>
    <w:p w14:paraId="27097BA7" w14:textId="77777777" w:rsidR="000B152D" w:rsidRPr="00D87246" w:rsidRDefault="000B152D" w:rsidP="000B152D">
      <w:pPr>
        <w:spacing w:line="276" w:lineRule="auto"/>
        <w:jc w:val="both"/>
        <w:rPr>
          <w:rFonts w:ascii="Times New Roman" w:hAnsi="Times New Roman" w:cs="Times New Roman"/>
          <w:b/>
          <w:bCs/>
          <w:sz w:val="24"/>
          <w:szCs w:val="24"/>
        </w:rPr>
      </w:pPr>
      <w:r w:rsidRPr="00D87246">
        <w:rPr>
          <w:rFonts w:ascii="Times New Roman" w:hAnsi="Times New Roman" w:cs="Times New Roman"/>
          <w:b/>
          <w:bCs/>
          <w:sz w:val="24"/>
          <w:szCs w:val="24"/>
        </w:rPr>
        <w:t>Author Contributions</w:t>
      </w:r>
    </w:p>
    <w:p w14:paraId="538D90CD" w14:textId="742E3EC9" w:rsidR="000B152D" w:rsidRPr="00D87246" w:rsidRDefault="000B152D" w:rsidP="000B152D">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C.T., S.A.D. and A.S. performed all the experiments and drafted the main manuscript text. Authors reviewed and approved the final version of the manuscript.</w:t>
      </w:r>
    </w:p>
    <w:p w14:paraId="0DD7D014" w14:textId="5F92C12A" w:rsidR="005B6C07" w:rsidRPr="00D87246" w:rsidRDefault="005B6C07" w:rsidP="000F17FA">
      <w:pPr>
        <w:spacing w:line="276" w:lineRule="auto"/>
        <w:jc w:val="both"/>
        <w:rPr>
          <w:rFonts w:ascii="Times New Roman" w:hAnsi="Times New Roman" w:cs="Times New Roman"/>
          <w:b/>
          <w:bCs/>
          <w:sz w:val="24"/>
          <w:szCs w:val="24"/>
        </w:rPr>
      </w:pPr>
      <w:r w:rsidRPr="00D87246">
        <w:rPr>
          <w:rFonts w:ascii="Times New Roman" w:hAnsi="Times New Roman" w:cs="Times New Roman"/>
          <w:b/>
          <w:bCs/>
          <w:sz w:val="24"/>
          <w:szCs w:val="24"/>
        </w:rPr>
        <w:t xml:space="preserve">Ethics Committee Permission </w:t>
      </w:r>
    </w:p>
    <w:p w14:paraId="6C66EF0D" w14:textId="75AE6101" w:rsidR="005B6C07" w:rsidRPr="00D87246" w:rsidRDefault="005B6C07" w:rsidP="000F17FA">
      <w:pPr>
        <w:spacing w:line="276" w:lineRule="auto"/>
        <w:jc w:val="both"/>
        <w:rPr>
          <w:rFonts w:ascii="Times New Roman" w:hAnsi="Times New Roman" w:cs="Times New Roman"/>
          <w:sz w:val="24"/>
          <w:szCs w:val="24"/>
        </w:rPr>
      </w:pPr>
      <w:r w:rsidRPr="00D87246">
        <w:rPr>
          <w:rFonts w:ascii="Times New Roman" w:hAnsi="Times New Roman" w:cs="Times New Roman"/>
          <w:sz w:val="24"/>
          <w:szCs w:val="24"/>
        </w:rPr>
        <w:t xml:space="preserve">No ethics committee permissions </w:t>
      </w:r>
      <w:r w:rsidR="00965B35" w:rsidRPr="00D87246">
        <w:rPr>
          <w:rFonts w:ascii="Times New Roman" w:hAnsi="Times New Roman" w:cs="Times New Roman"/>
          <w:sz w:val="24"/>
          <w:szCs w:val="24"/>
        </w:rPr>
        <w:t>are</w:t>
      </w:r>
      <w:r w:rsidRPr="00D87246">
        <w:rPr>
          <w:rFonts w:ascii="Times New Roman" w:hAnsi="Times New Roman" w:cs="Times New Roman"/>
          <w:sz w:val="24"/>
          <w:szCs w:val="24"/>
        </w:rPr>
        <w:t xml:space="preserve"> required for this study.</w:t>
      </w:r>
    </w:p>
    <w:p w14:paraId="66A938FA" w14:textId="0FA5DF2E" w:rsidR="00AE6203" w:rsidRPr="00D87246" w:rsidRDefault="00AE6203" w:rsidP="000F17FA">
      <w:pPr>
        <w:spacing w:line="276" w:lineRule="auto"/>
        <w:ind w:left="567" w:hanging="567"/>
        <w:jc w:val="both"/>
        <w:rPr>
          <w:rFonts w:ascii="Times New Roman" w:hAnsi="Times New Roman" w:cs="Times New Roman"/>
          <w:b/>
          <w:bCs/>
          <w:sz w:val="24"/>
          <w:szCs w:val="24"/>
        </w:rPr>
      </w:pPr>
      <w:r w:rsidRPr="00D87246">
        <w:rPr>
          <w:rFonts w:ascii="Times New Roman" w:hAnsi="Times New Roman" w:cs="Times New Roman"/>
          <w:b/>
          <w:bCs/>
          <w:sz w:val="24"/>
          <w:szCs w:val="24"/>
        </w:rPr>
        <w:t xml:space="preserve">References </w:t>
      </w:r>
    </w:p>
    <w:p w14:paraId="459D6CBD" w14:textId="72996DB3" w:rsidR="00016968" w:rsidRPr="00D87246" w:rsidRDefault="00016968" w:rsidP="00016968">
      <w:pPr>
        <w:spacing w:line="276" w:lineRule="auto"/>
        <w:ind w:left="567" w:hanging="567"/>
        <w:jc w:val="both"/>
        <w:rPr>
          <w:ins w:id="476" w:author="user" w:date="2024-08-18T17:33:00Z" w16du:dateUtc="2024-08-18T14:33:00Z"/>
          <w:rFonts w:ascii="Times New Roman" w:hAnsi="Times New Roman" w:cs="Times New Roman"/>
          <w:sz w:val="24"/>
          <w:szCs w:val="24"/>
        </w:rPr>
      </w:pPr>
      <w:ins w:id="477" w:author="user" w:date="2024-08-18T17:33:00Z" w16du:dateUtc="2024-08-18T14:33:00Z">
        <w:r w:rsidRPr="00D87246">
          <w:rPr>
            <w:rFonts w:ascii="Times New Roman" w:hAnsi="Times New Roman" w:cs="Times New Roman"/>
            <w:sz w:val="24"/>
            <w:szCs w:val="24"/>
          </w:rPr>
          <w:t xml:space="preserve">Akyol, O., Şen, H. (2022). Recent </w:t>
        </w:r>
        <w:r w:rsidR="00353967" w:rsidRPr="00D87246">
          <w:rPr>
            <w:rFonts w:ascii="Times New Roman" w:hAnsi="Times New Roman" w:cs="Times New Roman"/>
            <w:sz w:val="24"/>
            <w:szCs w:val="24"/>
          </w:rPr>
          <w:t xml:space="preserve">observations on sandbar shark </w:t>
        </w:r>
        <w:r w:rsidRPr="00D87246">
          <w:rPr>
            <w:rFonts w:ascii="Times New Roman" w:hAnsi="Times New Roman" w:cs="Times New Roman"/>
            <w:i/>
            <w:iCs/>
            <w:sz w:val="24"/>
            <w:szCs w:val="24"/>
          </w:rPr>
          <w:t xml:space="preserve">Carcharhinus </w:t>
        </w:r>
        <w:proofErr w:type="spellStart"/>
        <w:r w:rsidRPr="00D87246">
          <w:rPr>
            <w:rFonts w:ascii="Times New Roman" w:hAnsi="Times New Roman" w:cs="Times New Roman"/>
            <w:i/>
            <w:iCs/>
            <w:sz w:val="24"/>
            <w:szCs w:val="24"/>
          </w:rPr>
          <w:t>plumbeus</w:t>
        </w:r>
        <w:proofErr w:type="spellEnd"/>
        <w:r w:rsidRPr="00D87246">
          <w:rPr>
            <w:rFonts w:ascii="Times New Roman" w:hAnsi="Times New Roman" w:cs="Times New Roman"/>
            <w:sz w:val="24"/>
            <w:szCs w:val="24"/>
          </w:rPr>
          <w:t xml:space="preserve"> (</w:t>
        </w:r>
        <w:proofErr w:type="spellStart"/>
        <w:r w:rsidRPr="00D87246">
          <w:rPr>
            <w:rFonts w:ascii="Times New Roman" w:hAnsi="Times New Roman" w:cs="Times New Roman"/>
            <w:sz w:val="24"/>
            <w:szCs w:val="24"/>
          </w:rPr>
          <w:t>Carchardinidae</w:t>
        </w:r>
        <w:proofErr w:type="spellEnd"/>
        <w:r w:rsidRPr="00D87246">
          <w:rPr>
            <w:rFonts w:ascii="Times New Roman" w:hAnsi="Times New Roman" w:cs="Times New Roman"/>
            <w:sz w:val="24"/>
            <w:szCs w:val="24"/>
          </w:rPr>
          <w:t xml:space="preserve">) </w:t>
        </w:r>
        <w:r w:rsidR="00353967" w:rsidRPr="00D87246">
          <w:rPr>
            <w:rFonts w:ascii="Times New Roman" w:hAnsi="Times New Roman" w:cs="Times New Roman"/>
            <w:sz w:val="24"/>
            <w:szCs w:val="24"/>
          </w:rPr>
          <w:t xml:space="preserve">around sea cages of fish farms </w:t>
        </w:r>
        <w:r w:rsidRPr="00D87246">
          <w:rPr>
            <w:rFonts w:ascii="Times New Roman" w:hAnsi="Times New Roman" w:cs="Times New Roman"/>
            <w:sz w:val="24"/>
            <w:szCs w:val="24"/>
          </w:rPr>
          <w:t xml:space="preserve">in Iskenderun Bay (Türkiye, Eastern Mediterranean Sea). </w:t>
        </w:r>
        <w:r w:rsidRPr="00D87246">
          <w:rPr>
            <w:rFonts w:ascii="Times New Roman" w:hAnsi="Times New Roman" w:cs="Times New Roman"/>
            <w:i/>
            <w:iCs/>
            <w:sz w:val="24"/>
            <w:szCs w:val="24"/>
          </w:rPr>
          <w:t>Journal of the Black Sea/Mediterranean Environment</w:t>
        </w:r>
        <w:r w:rsidRPr="00D87246">
          <w:rPr>
            <w:rFonts w:ascii="Times New Roman" w:hAnsi="Times New Roman" w:cs="Times New Roman"/>
            <w:sz w:val="24"/>
            <w:szCs w:val="24"/>
          </w:rPr>
          <w:t>, 28(3), 361-366.</w:t>
        </w:r>
      </w:ins>
    </w:p>
    <w:p w14:paraId="43616ABF" w14:textId="77777777" w:rsidR="00016968" w:rsidRPr="00D87246" w:rsidRDefault="00016968" w:rsidP="00016968">
      <w:pPr>
        <w:spacing w:line="276" w:lineRule="auto"/>
        <w:ind w:left="567" w:hanging="567"/>
        <w:jc w:val="both"/>
        <w:rPr>
          <w:ins w:id="478" w:author="user" w:date="2024-08-18T17:33:00Z" w16du:dateUtc="2024-08-18T14:33:00Z"/>
          <w:rFonts w:ascii="Times New Roman" w:hAnsi="Times New Roman" w:cs="Times New Roman"/>
          <w:sz w:val="24"/>
          <w:szCs w:val="24"/>
        </w:rPr>
      </w:pPr>
      <w:proofErr w:type="spellStart"/>
      <w:ins w:id="479" w:author="user" w:date="2024-08-18T17:33:00Z" w16du:dateUtc="2024-08-18T14:33:00Z">
        <w:r w:rsidRPr="00D87246">
          <w:rPr>
            <w:rFonts w:ascii="Times New Roman" w:hAnsi="Times New Roman" w:cs="Times New Roman"/>
            <w:sz w:val="24"/>
            <w:szCs w:val="24"/>
          </w:rPr>
          <w:t>Başusta</w:t>
        </w:r>
        <w:proofErr w:type="spellEnd"/>
        <w:r w:rsidRPr="00D87246">
          <w:rPr>
            <w:rFonts w:ascii="Times New Roman" w:hAnsi="Times New Roman" w:cs="Times New Roman"/>
            <w:sz w:val="24"/>
            <w:szCs w:val="24"/>
          </w:rPr>
          <w:t xml:space="preserve">, N., </w:t>
        </w:r>
        <w:proofErr w:type="spellStart"/>
        <w:r w:rsidRPr="00D87246">
          <w:rPr>
            <w:rFonts w:ascii="Times New Roman" w:hAnsi="Times New Roman" w:cs="Times New Roman"/>
            <w:sz w:val="24"/>
            <w:szCs w:val="24"/>
          </w:rPr>
          <w:t>Başusta</w:t>
        </w:r>
        <w:proofErr w:type="spellEnd"/>
        <w:r w:rsidRPr="00D87246">
          <w:rPr>
            <w:rFonts w:ascii="Times New Roman" w:hAnsi="Times New Roman" w:cs="Times New Roman"/>
            <w:sz w:val="24"/>
            <w:szCs w:val="24"/>
          </w:rPr>
          <w:t xml:space="preserve">, A., Özbek, E. Ö. (2016). Cartilaginous Fishes and Fisheries in the Mediterranean Coast of Turkey. </w:t>
        </w:r>
        <w:r w:rsidRPr="00D87246">
          <w:rPr>
            <w:rFonts w:ascii="Times New Roman" w:hAnsi="Times New Roman" w:cs="Times New Roman"/>
            <w:i/>
            <w:iCs/>
            <w:sz w:val="24"/>
            <w:szCs w:val="24"/>
          </w:rPr>
          <w:t>In</w:t>
        </w:r>
        <w:r w:rsidRPr="00D87246">
          <w:rPr>
            <w:rFonts w:ascii="Times New Roman" w:hAnsi="Times New Roman" w:cs="Times New Roman"/>
            <w:sz w:val="24"/>
            <w:szCs w:val="24"/>
          </w:rPr>
          <w:t xml:space="preserve"> The Turkish Part of the Mediterranean Sea; Marine Biodiversity, Fisheries, Conservation and Governance (pp. 248-274). Turkish Marine Research Foundation (TUDAV).</w:t>
        </w:r>
      </w:ins>
    </w:p>
    <w:p w14:paraId="0B49044C" w14:textId="77777777" w:rsidR="00016968" w:rsidRPr="00D87246" w:rsidRDefault="00016968" w:rsidP="00016968">
      <w:pPr>
        <w:spacing w:line="276" w:lineRule="auto"/>
        <w:ind w:left="567" w:hanging="567"/>
        <w:jc w:val="both"/>
        <w:rPr>
          <w:ins w:id="480" w:author="user" w:date="2024-08-18T17:33:00Z" w16du:dateUtc="2024-08-18T14:33:00Z"/>
          <w:rFonts w:ascii="Times New Roman" w:hAnsi="Times New Roman" w:cs="Times New Roman"/>
          <w:sz w:val="24"/>
          <w:szCs w:val="24"/>
        </w:rPr>
      </w:pPr>
      <w:proofErr w:type="spellStart"/>
      <w:ins w:id="481" w:author="user" w:date="2024-08-18T17:33:00Z" w16du:dateUtc="2024-08-18T14:33:00Z">
        <w:r w:rsidRPr="00D87246">
          <w:rPr>
            <w:rFonts w:ascii="Times New Roman" w:hAnsi="Times New Roman" w:cs="Times New Roman"/>
            <w:sz w:val="24"/>
            <w:szCs w:val="24"/>
          </w:rPr>
          <w:t>Başusta</w:t>
        </w:r>
        <w:proofErr w:type="spellEnd"/>
        <w:r w:rsidRPr="00D87246">
          <w:rPr>
            <w:rFonts w:ascii="Times New Roman" w:hAnsi="Times New Roman" w:cs="Times New Roman"/>
            <w:sz w:val="24"/>
            <w:szCs w:val="24"/>
          </w:rPr>
          <w:t xml:space="preserve">, N., </w:t>
        </w:r>
        <w:proofErr w:type="spellStart"/>
        <w:r w:rsidRPr="00D87246">
          <w:rPr>
            <w:rFonts w:ascii="Times New Roman" w:hAnsi="Times New Roman" w:cs="Times New Roman"/>
            <w:sz w:val="24"/>
            <w:szCs w:val="24"/>
          </w:rPr>
          <w:t>Başusta</w:t>
        </w:r>
        <w:proofErr w:type="spellEnd"/>
        <w:r w:rsidRPr="00D87246">
          <w:rPr>
            <w:rFonts w:ascii="Times New Roman" w:hAnsi="Times New Roman" w:cs="Times New Roman"/>
            <w:sz w:val="24"/>
            <w:szCs w:val="24"/>
          </w:rPr>
          <w:t xml:space="preserve">, A., Özyurt, C. E. (2021). Evidence of a Second Nursery Area of the Sandbar Shark, </w:t>
        </w:r>
        <w:r w:rsidRPr="00D87246">
          <w:rPr>
            <w:rFonts w:ascii="Times New Roman" w:hAnsi="Times New Roman" w:cs="Times New Roman"/>
            <w:i/>
            <w:iCs/>
            <w:sz w:val="24"/>
            <w:szCs w:val="24"/>
          </w:rPr>
          <w:t xml:space="preserve">Carcharhinus </w:t>
        </w:r>
        <w:proofErr w:type="spellStart"/>
        <w:r w:rsidRPr="00D87246">
          <w:rPr>
            <w:rFonts w:ascii="Times New Roman" w:hAnsi="Times New Roman" w:cs="Times New Roman"/>
            <w:i/>
            <w:iCs/>
            <w:sz w:val="24"/>
            <w:szCs w:val="24"/>
          </w:rPr>
          <w:t>plumbeus</w:t>
        </w:r>
        <w:proofErr w:type="spellEnd"/>
        <w:r w:rsidRPr="00D87246">
          <w:rPr>
            <w:rFonts w:ascii="Times New Roman" w:hAnsi="Times New Roman" w:cs="Times New Roman"/>
            <w:sz w:val="24"/>
            <w:szCs w:val="24"/>
          </w:rPr>
          <w:t xml:space="preserve"> (Nardo, 1827) in the Eastern Mediterranean Sea. </w:t>
        </w:r>
        <w:r w:rsidRPr="00D87246">
          <w:rPr>
            <w:rFonts w:ascii="Times New Roman" w:hAnsi="Times New Roman" w:cs="Times New Roman"/>
            <w:i/>
            <w:iCs/>
            <w:sz w:val="24"/>
            <w:szCs w:val="24"/>
          </w:rPr>
          <w:t>Mediterranean Marine Science</w:t>
        </w:r>
        <w:r w:rsidRPr="00D87246">
          <w:rPr>
            <w:rFonts w:ascii="Times New Roman" w:hAnsi="Times New Roman" w:cs="Times New Roman"/>
            <w:sz w:val="24"/>
            <w:szCs w:val="24"/>
          </w:rPr>
          <w:t>, 22(1), 20-26.</w:t>
        </w:r>
      </w:ins>
    </w:p>
    <w:p w14:paraId="0B368219" w14:textId="647A0229" w:rsidR="00016968" w:rsidRPr="00D87246" w:rsidRDefault="00016968" w:rsidP="00016968">
      <w:pPr>
        <w:spacing w:line="276" w:lineRule="auto"/>
        <w:ind w:left="567" w:hanging="567"/>
        <w:jc w:val="both"/>
        <w:rPr>
          <w:ins w:id="482" w:author="user" w:date="2024-08-18T17:33:00Z" w16du:dateUtc="2024-08-18T14:33:00Z"/>
          <w:rFonts w:ascii="Times New Roman" w:hAnsi="Times New Roman" w:cs="Times New Roman"/>
          <w:sz w:val="24"/>
          <w:szCs w:val="24"/>
        </w:rPr>
      </w:pPr>
      <w:proofErr w:type="spellStart"/>
      <w:ins w:id="483" w:author="user" w:date="2024-08-18T17:33:00Z" w16du:dateUtc="2024-08-18T14:33:00Z">
        <w:r w:rsidRPr="00D87246">
          <w:rPr>
            <w:rFonts w:ascii="Times New Roman" w:hAnsi="Times New Roman" w:cs="Times New Roman"/>
            <w:sz w:val="24"/>
            <w:szCs w:val="24"/>
          </w:rPr>
          <w:t>Bengil</w:t>
        </w:r>
        <w:proofErr w:type="spellEnd"/>
        <w:r w:rsidRPr="00D87246">
          <w:rPr>
            <w:rFonts w:ascii="Times New Roman" w:hAnsi="Times New Roman" w:cs="Times New Roman"/>
            <w:sz w:val="24"/>
            <w:szCs w:val="24"/>
          </w:rPr>
          <w:t xml:space="preserve">, E. G. T. (2022). Biology and </w:t>
        </w:r>
        <w:r w:rsidR="00353967" w:rsidRPr="00D87246">
          <w:rPr>
            <w:rFonts w:ascii="Times New Roman" w:hAnsi="Times New Roman" w:cs="Times New Roman"/>
            <w:sz w:val="24"/>
            <w:szCs w:val="24"/>
          </w:rPr>
          <w:t xml:space="preserve">ecology </w:t>
        </w:r>
        <w:r w:rsidRPr="00D87246">
          <w:rPr>
            <w:rFonts w:ascii="Times New Roman" w:hAnsi="Times New Roman" w:cs="Times New Roman"/>
            <w:sz w:val="24"/>
            <w:szCs w:val="24"/>
          </w:rPr>
          <w:t xml:space="preserve">of </w:t>
        </w:r>
        <w:r w:rsidRPr="00D87246">
          <w:rPr>
            <w:rFonts w:ascii="Times New Roman" w:hAnsi="Times New Roman" w:cs="Times New Roman"/>
            <w:i/>
            <w:iCs/>
            <w:sz w:val="24"/>
            <w:szCs w:val="24"/>
          </w:rPr>
          <w:t xml:space="preserve">Squalus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(Risso, 1827) from the </w:t>
        </w:r>
        <w:r w:rsidR="00353967"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 xml:space="preserve">Mediterranean. </w:t>
        </w:r>
        <w:proofErr w:type="spellStart"/>
        <w:r w:rsidRPr="00D87246">
          <w:rPr>
            <w:rFonts w:ascii="Times New Roman" w:hAnsi="Times New Roman" w:cs="Times New Roman"/>
            <w:i/>
            <w:iCs/>
            <w:sz w:val="24"/>
            <w:szCs w:val="24"/>
          </w:rPr>
          <w:t>Thalassas</w:t>
        </w:r>
        <w:proofErr w:type="spellEnd"/>
        <w:r w:rsidRPr="00D87246">
          <w:rPr>
            <w:rFonts w:ascii="Times New Roman" w:hAnsi="Times New Roman" w:cs="Times New Roman"/>
            <w:i/>
            <w:iCs/>
            <w:sz w:val="24"/>
            <w:szCs w:val="24"/>
          </w:rPr>
          <w:t>: An International Journal of Marine Sciences</w:t>
        </w:r>
        <w:r w:rsidRPr="00D87246">
          <w:rPr>
            <w:rFonts w:ascii="Times New Roman" w:hAnsi="Times New Roman" w:cs="Times New Roman"/>
            <w:sz w:val="24"/>
            <w:szCs w:val="24"/>
          </w:rPr>
          <w:t>, 38(2), 1423-1432.</w:t>
        </w:r>
      </w:ins>
    </w:p>
    <w:p w14:paraId="4529AC2F" w14:textId="3BEB3913" w:rsidR="00016968" w:rsidRPr="00D87246" w:rsidRDefault="00016968" w:rsidP="00016968">
      <w:pPr>
        <w:spacing w:line="276" w:lineRule="auto"/>
        <w:ind w:left="567" w:hanging="567"/>
        <w:jc w:val="both"/>
        <w:rPr>
          <w:ins w:id="484" w:author="user" w:date="2024-08-18T17:33:00Z" w16du:dateUtc="2024-08-18T14:33:00Z"/>
          <w:rFonts w:ascii="Times New Roman" w:hAnsi="Times New Roman" w:cs="Times New Roman"/>
          <w:sz w:val="24"/>
          <w:szCs w:val="24"/>
        </w:rPr>
      </w:pPr>
      <w:proofErr w:type="spellStart"/>
      <w:ins w:id="485" w:author="user" w:date="2024-08-18T17:33:00Z" w16du:dateUtc="2024-08-18T14:33:00Z">
        <w:r w:rsidRPr="00D87246">
          <w:rPr>
            <w:rFonts w:ascii="Times New Roman" w:hAnsi="Times New Roman" w:cs="Times New Roman"/>
            <w:sz w:val="24"/>
            <w:szCs w:val="24"/>
          </w:rPr>
          <w:t>Bengil</w:t>
        </w:r>
        <w:proofErr w:type="spellEnd"/>
        <w:r w:rsidRPr="00D87246">
          <w:rPr>
            <w:rFonts w:ascii="Times New Roman" w:hAnsi="Times New Roman" w:cs="Times New Roman"/>
            <w:sz w:val="24"/>
            <w:szCs w:val="24"/>
          </w:rPr>
          <w:t xml:space="preserve">, E. G. T., </w:t>
        </w:r>
        <w:proofErr w:type="spellStart"/>
        <w:r w:rsidRPr="00D87246">
          <w:rPr>
            <w:rFonts w:ascii="Times New Roman" w:hAnsi="Times New Roman" w:cs="Times New Roman"/>
            <w:sz w:val="24"/>
            <w:szCs w:val="24"/>
          </w:rPr>
          <w:t>Başusta</w:t>
        </w:r>
        <w:proofErr w:type="spellEnd"/>
        <w:r w:rsidRPr="00D87246">
          <w:rPr>
            <w:rFonts w:ascii="Times New Roman" w:hAnsi="Times New Roman" w:cs="Times New Roman"/>
            <w:sz w:val="24"/>
            <w:szCs w:val="24"/>
          </w:rPr>
          <w:t xml:space="preserve">, N. (2018). Chondrichthyan </w:t>
        </w:r>
        <w:r w:rsidR="00353967" w:rsidRPr="00D87246">
          <w:rPr>
            <w:rFonts w:ascii="Times New Roman" w:hAnsi="Times New Roman" w:cs="Times New Roman"/>
            <w:sz w:val="24"/>
            <w:szCs w:val="24"/>
          </w:rPr>
          <w:t>species as by-catch</w:t>
        </w:r>
        <w:r w:rsidRPr="00D87246">
          <w:rPr>
            <w:rFonts w:ascii="Times New Roman" w:hAnsi="Times New Roman" w:cs="Times New Roman"/>
            <w:sz w:val="24"/>
            <w:szCs w:val="24"/>
          </w:rPr>
          <w:t xml:space="preserve">: </w:t>
        </w:r>
        <w:r w:rsidR="00353967" w:rsidRPr="00D87246">
          <w:rPr>
            <w:rFonts w:ascii="Times New Roman" w:hAnsi="Times New Roman" w:cs="Times New Roman"/>
            <w:sz w:val="24"/>
            <w:szCs w:val="24"/>
          </w:rPr>
          <w:t xml:space="preserve">a review </w:t>
        </w:r>
        <w:r w:rsidRPr="00D87246">
          <w:rPr>
            <w:rFonts w:ascii="Times New Roman" w:hAnsi="Times New Roman" w:cs="Times New Roman"/>
            <w:sz w:val="24"/>
            <w:szCs w:val="24"/>
          </w:rPr>
          <w:t xml:space="preserve">on </w:t>
        </w:r>
        <w:r w:rsidR="00353967" w:rsidRPr="00D87246">
          <w:rPr>
            <w:rFonts w:ascii="Times New Roman" w:hAnsi="Times New Roman" w:cs="Times New Roman"/>
            <w:sz w:val="24"/>
            <w:szCs w:val="24"/>
          </w:rPr>
          <w:t xml:space="preserve">species inhabiting </w:t>
        </w:r>
        <w:r w:rsidRPr="00D87246">
          <w:rPr>
            <w:rFonts w:ascii="Times New Roman" w:hAnsi="Times New Roman" w:cs="Times New Roman"/>
            <w:sz w:val="24"/>
            <w:szCs w:val="24"/>
          </w:rPr>
          <w:t xml:space="preserve">Turkish </w:t>
        </w:r>
        <w:r w:rsidR="00353967" w:rsidRPr="00D87246">
          <w:rPr>
            <w:rFonts w:ascii="Times New Roman" w:hAnsi="Times New Roman" w:cs="Times New Roman"/>
            <w:sz w:val="24"/>
            <w:szCs w:val="24"/>
          </w:rPr>
          <w:t>waters</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Journal of the Black Sea/Mediterranean Environment</w:t>
        </w:r>
        <w:r w:rsidRPr="00D87246">
          <w:rPr>
            <w:rFonts w:ascii="Times New Roman" w:hAnsi="Times New Roman" w:cs="Times New Roman"/>
            <w:sz w:val="24"/>
            <w:szCs w:val="24"/>
          </w:rPr>
          <w:t>, 24(3), 288-305.</w:t>
        </w:r>
      </w:ins>
    </w:p>
    <w:p w14:paraId="6ABF5C44" w14:textId="4FD21EB5" w:rsidR="00016968" w:rsidRPr="00D87246" w:rsidRDefault="00016968" w:rsidP="00016968">
      <w:pPr>
        <w:spacing w:line="276" w:lineRule="auto"/>
        <w:ind w:left="567" w:hanging="567"/>
        <w:jc w:val="both"/>
        <w:rPr>
          <w:ins w:id="486" w:author="user" w:date="2024-08-18T17:33:00Z" w16du:dateUtc="2024-08-18T14:33:00Z"/>
          <w:rFonts w:ascii="Times New Roman" w:hAnsi="Times New Roman" w:cs="Times New Roman"/>
          <w:sz w:val="24"/>
          <w:szCs w:val="24"/>
        </w:rPr>
      </w:pPr>
      <w:proofErr w:type="spellStart"/>
      <w:ins w:id="487" w:author="user" w:date="2024-08-18T17:33:00Z" w16du:dateUtc="2024-08-18T14:33:00Z">
        <w:r w:rsidRPr="00D87246">
          <w:rPr>
            <w:rFonts w:ascii="Times New Roman" w:hAnsi="Times New Roman" w:cs="Times New Roman"/>
            <w:sz w:val="24"/>
            <w:szCs w:val="24"/>
          </w:rPr>
          <w:t>Bök</w:t>
        </w:r>
        <w:proofErr w:type="spellEnd"/>
        <w:r w:rsidRPr="00D87246">
          <w:rPr>
            <w:rFonts w:ascii="Times New Roman" w:hAnsi="Times New Roman" w:cs="Times New Roman"/>
            <w:sz w:val="24"/>
            <w:szCs w:val="24"/>
          </w:rPr>
          <w:t xml:space="preserve">, T. D., Göktürk, D., Kahraman, A. E., </w:t>
        </w:r>
        <w:proofErr w:type="spellStart"/>
        <w:r w:rsidRPr="00D87246">
          <w:rPr>
            <w:rFonts w:ascii="Times New Roman" w:hAnsi="Times New Roman" w:cs="Times New Roman"/>
            <w:sz w:val="24"/>
            <w:szCs w:val="24"/>
          </w:rPr>
          <w:t>Alıçlı</w:t>
        </w:r>
        <w:proofErr w:type="spellEnd"/>
        <w:r w:rsidRPr="00D87246">
          <w:rPr>
            <w:rFonts w:ascii="Times New Roman" w:hAnsi="Times New Roman" w:cs="Times New Roman"/>
            <w:sz w:val="24"/>
            <w:szCs w:val="24"/>
          </w:rPr>
          <w:t>, T. Z., Acun, T., Ateş, C. (2011). Length-</w:t>
        </w:r>
        <w:r w:rsidR="00353967" w:rsidRPr="00D87246">
          <w:rPr>
            <w:rFonts w:ascii="Times New Roman" w:hAnsi="Times New Roman" w:cs="Times New Roman"/>
            <w:sz w:val="24"/>
            <w:szCs w:val="24"/>
          </w:rPr>
          <w:t xml:space="preserve">weight relationships of 34 fish species from </w:t>
        </w:r>
        <w:r w:rsidRPr="00D87246">
          <w:rPr>
            <w:rFonts w:ascii="Times New Roman" w:hAnsi="Times New Roman" w:cs="Times New Roman"/>
            <w:sz w:val="24"/>
            <w:szCs w:val="24"/>
          </w:rPr>
          <w:t xml:space="preserve">the Sea of Marmara, Turkey. </w:t>
        </w:r>
        <w:r w:rsidRPr="00D87246">
          <w:rPr>
            <w:rFonts w:ascii="Times New Roman" w:hAnsi="Times New Roman" w:cs="Times New Roman"/>
            <w:i/>
            <w:iCs/>
            <w:sz w:val="24"/>
            <w:szCs w:val="24"/>
          </w:rPr>
          <w:t>Journal of Animal and Veterinary Advances</w:t>
        </w:r>
        <w:r w:rsidRPr="00D87246">
          <w:rPr>
            <w:rFonts w:ascii="Times New Roman" w:hAnsi="Times New Roman" w:cs="Times New Roman"/>
            <w:sz w:val="24"/>
            <w:szCs w:val="24"/>
          </w:rPr>
          <w:t>, 10(23), 3037-3042.</w:t>
        </w:r>
      </w:ins>
    </w:p>
    <w:p w14:paraId="4A438AB3" w14:textId="5CAB4B9F" w:rsidR="00016968" w:rsidRPr="00D87246" w:rsidRDefault="00016968" w:rsidP="00016968">
      <w:pPr>
        <w:spacing w:line="276" w:lineRule="auto"/>
        <w:ind w:left="567" w:hanging="567"/>
        <w:jc w:val="both"/>
        <w:rPr>
          <w:ins w:id="488" w:author="user" w:date="2024-08-18T17:33:00Z" w16du:dateUtc="2024-08-18T14:33:00Z"/>
          <w:rFonts w:ascii="Times New Roman" w:hAnsi="Times New Roman" w:cs="Times New Roman"/>
          <w:sz w:val="24"/>
          <w:szCs w:val="24"/>
        </w:rPr>
      </w:pPr>
      <w:ins w:id="489" w:author="user" w:date="2024-08-18T17:33:00Z" w16du:dateUtc="2024-08-18T14:33:00Z">
        <w:r w:rsidRPr="00D87246">
          <w:rPr>
            <w:rFonts w:ascii="Times New Roman" w:hAnsi="Times New Roman" w:cs="Times New Roman"/>
            <w:sz w:val="24"/>
            <w:szCs w:val="24"/>
          </w:rPr>
          <w:t xml:space="preserve">Cannizzaro, L., Rizzo, P., Levi, D., </w:t>
        </w:r>
        <w:proofErr w:type="spellStart"/>
        <w:r w:rsidRPr="00D87246">
          <w:rPr>
            <w:rFonts w:ascii="Times New Roman" w:hAnsi="Times New Roman" w:cs="Times New Roman"/>
            <w:sz w:val="24"/>
            <w:szCs w:val="24"/>
          </w:rPr>
          <w:t>Gancitano</w:t>
        </w:r>
        <w:proofErr w:type="spellEnd"/>
        <w:r w:rsidRPr="00D87246">
          <w:rPr>
            <w:rFonts w:ascii="Times New Roman" w:hAnsi="Times New Roman" w:cs="Times New Roman"/>
            <w:sz w:val="24"/>
            <w:szCs w:val="24"/>
          </w:rPr>
          <w:t xml:space="preserve">, S. (1995). Age </w:t>
        </w:r>
        <w:r w:rsidR="00353967" w:rsidRPr="00D87246">
          <w:rPr>
            <w:rFonts w:ascii="Times New Roman" w:hAnsi="Times New Roman" w:cs="Times New Roman"/>
            <w:sz w:val="24"/>
            <w:szCs w:val="24"/>
          </w:rPr>
          <w:t xml:space="preserve">determination and growth of </w:t>
        </w:r>
        <w:r w:rsidRPr="00D87246">
          <w:rPr>
            <w:rFonts w:ascii="Times New Roman" w:hAnsi="Times New Roman" w:cs="Times New Roman"/>
            <w:i/>
            <w:iCs/>
            <w:sz w:val="24"/>
            <w:szCs w:val="24"/>
          </w:rPr>
          <w:t xml:space="preserve">Squalus </w:t>
        </w:r>
        <w:proofErr w:type="spellStart"/>
        <w:r w:rsidRPr="00D87246">
          <w:rPr>
            <w:rFonts w:ascii="Times New Roman" w:hAnsi="Times New Roman" w:cs="Times New Roman"/>
            <w:i/>
            <w:iCs/>
            <w:sz w:val="24"/>
            <w:szCs w:val="24"/>
          </w:rPr>
          <w:t>blainvillei</w:t>
        </w:r>
        <w:proofErr w:type="spellEnd"/>
        <w:r w:rsidRPr="00D87246">
          <w:rPr>
            <w:rFonts w:ascii="Times New Roman" w:hAnsi="Times New Roman" w:cs="Times New Roman"/>
            <w:sz w:val="24"/>
            <w:szCs w:val="24"/>
          </w:rPr>
          <w:t xml:space="preserve"> (Risso, 1826). </w:t>
        </w:r>
        <w:r w:rsidRPr="00D87246">
          <w:rPr>
            <w:rFonts w:ascii="Times New Roman" w:hAnsi="Times New Roman" w:cs="Times New Roman"/>
            <w:i/>
            <w:iCs/>
            <w:sz w:val="24"/>
            <w:szCs w:val="24"/>
          </w:rPr>
          <w:t>Fisheries Research</w:t>
        </w:r>
        <w:r w:rsidRPr="00D87246">
          <w:rPr>
            <w:rFonts w:ascii="Times New Roman" w:hAnsi="Times New Roman" w:cs="Times New Roman"/>
            <w:sz w:val="24"/>
            <w:szCs w:val="24"/>
          </w:rPr>
          <w:t>, 23(1-2), 113-125.</w:t>
        </w:r>
      </w:ins>
    </w:p>
    <w:p w14:paraId="1C2CC162" w14:textId="084109A1" w:rsidR="00016968" w:rsidRPr="00D87246" w:rsidRDefault="00016968" w:rsidP="00016968">
      <w:pPr>
        <w:spacing w:line="276" w:lineRule="auto"/>
        <w:ind w:left="567" w:hanging="567"/>
        <w:jc w:val="both"/>
        <w:rPr>
          <w:ins w:id="490" w:author="user" w:date="2024-08-18T17:33:00Z" w16du:dateUtc="2024-08-18T14:33:00Z"/>
          <w:rFonts w:ascii="Times New Roman" w:hAnsi="Times New Roman" w:cs="Times New Roman"/>
          <w:sz w:val="24"/>
          <w:szCs w:val="24"/>
        </w:rPr>
      </w:pPr>
      <w:ins w:id="491" w:author="user" w:date="2024-08-18T17:33:00Z" w16du:dateUtc="2024-08-18T14:33:00Z">
        <w:r w:rsidRPr="00D87246">
          <w:rPr>
            <w:rFonts w:ascii="Times New Roman" w:hAnsi="Times New Roman" w:cs="Times New Roman"/>
            <w:sz w:val="24"/>
            <w:szCs w:val="24"/>
          </w:rPr>
          <w:lastRenderedPageBreak/>
          <w:t xml:space="preserve">Castro J. I. (1993). The </w:t>
        </w:r>
        <w:r w:rsidR="00353967" w:rsidRPr="00D87246">
          <w:rPr>
            <w:rFonts w:ascii="Times New Roman" w:hAnsi="Times New Roman" w:cs="Times New Roman"/>
            <w:sz w:val="24"/>
            <w:szCs w:val="24"/>
          </w:rPr>
          <w:t>shark nursery of</w:t>
        </w:r>
        <w:r w:rsidRPr="00D87246">
          <w:rPr>
            <w:rFonts w:ascii="Times New Roman" w:hAnsi="Times New Roman" w:cs="Times New Roman"/>
            <w:sz w:val="24"/>
            <w:szCs w:val="24"/>
          </w:rPr>
          <w:t xml:space="preserve"> Bulls Bay, South Carolina, with </w:t>
        </w:r>
        <w:r w:rsidR="00353967" w:rsidRPr="00D87246">
          <w:rPr>
            <w:rFonts w:ascii="Times New Roman" w:hAnsi="Times New Roman" w:cs="Times New Roman"/>
            <w:sz w:val="24"/>
            <w:szCs w:val="24"/>
          </w:rPr>
          <w:t xml:space="preserve">a review </w:t>
        </w:r>
        <w:r w:rsidRPr="00D87246">
          <w:rPr>
            <w:rFonts w:ascii="Times New Roman" w:hAnsi="Times New Roman" w:cs="Times New Roman"/>
            <w:sz w:val="24"/>
            <w:szCs w:val="24"/>
          </w:rPr>
          <w:t xml:space="preserve">of the </w:t>
        </w:r>
        <w:r w:rsidR="00353967" w:rsidRPr="00D87246">
          <w:rPr>
            <w:rFonts w:ascii="Times New Roman" w:hAnsi="Times New Roman" w:cs="Times New Roman"/>
            <w:sz w:val="24"/>
            <w:szCs w:val="24"/>
          </w:rPr>
          <w:t xml:space="preserve">shark nurseries of the </w:t>
        </w:r>
        <w:proofErr w:type="spellStart"/>
        <w:r w:rsidR="00353967" w:rsidRPr="00D87246">
          <w:rPr>
            <w:rFonts w:ascii="Times New Roman" w:hAnsi="Times New Roman" w:cs="Times New Roman"/>
            <w:sz w:val="24"/>
            <w:szCs w:val="24"/>
          </w:rPr>
          <w:t>the</w:t>
        </w:r>
        <w:proofErr w:type="spellEnd"/>
        <w:r w:rsidR="00353967" w:rsidRPr="00D87246">
          <w:rPr>
            <w:rFonts w:ascii="Times New Roman" w:hAnsi="Times New Roman" w:cs="Times New Roman"/>
            <w:sz w:val="24"/>
            <w:szCs w:val="24"/>
          </w:rPr>
          <w:t xml:space="preserve"> southeastern coast </w:t>
        </w:r>
        <w:r w:rsidRPr="00D87246">
          <w:rPr>
            <w:rFonts w:ascii="Times New Roman" w:hAnsi="Times New Roman" w:cs="Times New Roman"/>
            <w:sz w:val="24"/>
            <w:szCs w:val="24"/>
          </w:rPr>
          <w:t xml:space="preserve">of the United States. </w:t>
        </w:r>
        <w:r w:rsidRPr="00D87246">
          <w:rPr>
            <w:rFonts w:ascii="Times New Roman" w:hAnsi="Times New Roman" w:cs="Times New Roman"/>
            <w:i/>
            <w:iCs/>
            <w:sz w:val="24"/>
            <w:szCs w:val="24"/>
          </w:rPr>
          <w:t>Environmental Biology of</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Fishes</w:t>
        </w:r>
        <w:r w:rsidRPr="00D87246">
          <w:rPr>
            <w:rFonts w:ascii="Times New Roman" w:hAnsi="Times New Roman" w:cs="Times New Roman"/>
            <w:sz w:val="24"/>
            <w:szCs w:val="24"/>
          </w:rPr>
          <w:t>, 38, 37-48.</w:t>
        </w:r>
      </w:ins>
    </w:p>
    <w:p w14:paraId="7C038398" w14:textId="59923901" w:rsidR="00016968" w:rsidRPr="00D87246" w:rsidRDefault="00016968" w:rsidP="00016968">
      <w:pPr>
        <w:spacing w:line="276" w:lineRule="auto"/>
        <w:ind w:left="567" w:hanging="567"/>
        <w:jc w:val="both"/>
        <w:rPr>
          <w:ins w:id="492" w:author="user" w:date="2024-08-18T17:33:00Z" w16du:dateUtc="2024-08-18T14:33:00Z"/>
          <w:rFonts w:ascii="Times New Roman" w:hAnsi="Times New Roman" w:cs="Times New Roman"/>
          <w:sz w:val="24"/>
          <w:szCs w:val="24"/>
        </w:rPr>
      </w:pPr>
      <w:ins w:id="493" w:author="user" w:date="2024-08-18T17:33:00Z" w16du:dateUtc="2024-08-18T14:33:00Z">
        <w:r w:rsidRPr="00D87246">
          <w:rPr>
            <w:rFonts w:ascii="Times New Roman" w:hAnsi="Times New Roman" w:cs="Times New Roman"/>
            <w:sz w:val="24"/>
            <w:szCs w:val="24"/>
          </w:rPr>
          <w:t xml:space="preserve">Damalas, D., </w:t>
        </w:r>
        <w:proofErr w:type="spellStart"/>
        <w:r w:rsidRPr="00D87246">
          <w:rPr>
            <w:rFonts w:ascii="Times New Roman" w:hAnsi="Times New Roman" w:cs="Times New Roman"/>
            <w:sz w:val="24"/>
            <w:szCs w:val="24"/>
          </w:rPr>
          <w:t>Vassilopoulou</w:t>
        </w:r>
        <w:proofErr w:type="spellEnd"/>
        <w:r w:rsidRPr="00D87246">
          <w:rPr>
            <w:rFonts w:ascii="Times New Roman" w:hAnsi="Times New Roman" w:cs="Times New Roman"/>
            <w:sz w:val="24"/>
            <w:szCs w:val="24"/>
          </w:rPr>
          <w:t xml:space="preserve">, V. (2011). Chondrichthyan </w:t>
        </w:r>
        <w:r w:rsidR="00353967" w:rsidRPr="00D87246">
          <w:rPr>
            <w:rFonts w:ascii="Times New Roman" w:hAnsi="Times New Roman" w:cs="Times New Roman"/>
            <w:sz w:val="24"/>
            <w:szCs w:val="24"/>
          </w:rPr>
          <w:t xml:space="preserve">by-catch and discards in the demersal trawl fishery of </w:t>
        </w:r>
        <w:r w:rsidRPr="00D87246">
          <w:rPr>
            <w:rFonts w:ascii="Times New Roman" w:hAnsi="Times New Roman" w:cs="Times New Roman"/>
            <w:sz w:val="24"/>
            <w:szCs w:val="24"/>
          </w:rPr>
          <w:t xml:space="preserve">the Central Aegean Sea (Eastern Mediterranean). </w:t>
        </w:r>
        <w:r w:rsidRPr="00D87246">
          <w:rPr>
            <w:rFonts w:ascii="Times New Roman" w:hAnsi="Times New Roman" w:cs="Times New Roman"/>
            <w:i/>
            <w:iCs/>
            <w:sz w:val="24"/>
            <w:szCs w:val="24"/>
          </w:rPr>
          <w:t>Fisheries</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Research</w:t>
        </w:r>
        <w:r w:rsidRPr="00D87246">
          <w:rPr>
            <w:rFonts w:ascii="Times New Roman" w:hAnsi="Times New Roman" w:cs="Times New Roman"/>
            <w:sz w:val="24"/>
            <w:szCs w:val="24"/>
          </w:rPr>
          <w:t>, 108(1), 142-152.</w:t>
        </w:r>
      </w:ins>
    </w:p>
    <w:p w14:paraId="2DDC6ADC" w14:textId="0B6F0D99" w:rsidR="00016968" w:rsidRPr="00D87246" w:rsidRDefault="00016968" w:rsidP="00016968">
      <w:pPr>
        <w:spacing w:line="276" w:lineRule="auto"/>
        <w:ind w:left="567" w:hanging="567"/>
        <w:jc w:val="both"/>
        <w:rPr>
          <w:ins w:id="494" w:author="user" w:date="2024-08-18T17:33:00Z" w16du:dateUtc="2024-08-18T14:33:00Z"/>
          <w:rFonts w:ascii="Times New Roman" w:hAnsi="Times New Roman" w:cs="Times New Roman"/>
          <w:sz w:val="24"/>
          <w:szCs w:val="24"/>
        </w:rPr>
      </w:pPr>
      <w:proofErr w:type="spellStart"/>
      <w:ins w:id="495" w:author="user" w:date="2024-08-18T17:33:00Z" w16du:dateUtc="2024-08-18T14:33:00Z">
        <w:r w:rsidRPr="00D87246">
          <w:rPr>
            <w:rFonts w:ascii="Times New Roman" w:hAnsi="Times New Roman" w:cs="Times New Roman"/>
            <w:sz w:val="24"/>
            <w:szCs w:val="24"/>
          </w:rPr>
          <w:t>Doğdu</w:t>
        </w:r>
        <w:proofErr w:type="spellEnd"/>
        <w:r w:rsidRPr="00D87246">
          <w:rPr>
            <w:rFonts w:ascii="Times New Roman" w:hAnsi="Times New Roman" w:cs="Times New Roman"/>
            <w:sz w:val="24"/>
            <w:szCs w:val="24"/>
          </w:rPr>
          <w:t xml:space="preserve">, S. A., Turan, C. (2021). Genetic and </w:t>
        </w:r>
        <w:r w:rsidR="00353967" w:rsidRPr="00D87246">
          <w:rPr>
            <w:rFonts w:ascii="Times New Roman" w:hAnsi="Times New Roman" w:cs="Times New Roman"/>
            <w:sz w:val="24"/>
            <w:szCs w:val="24"/>
          </w:rPr>
          <w:t xml:space="preserve">morphological impact of the cultured gilthead sea bream </w:t>
        </w:r>
        <w:r w:rsidRPr="00D87246">
          <w:rPr>
            <w:rFonts w:ascii="Times New Roman" w:hAnsi="Times New Roman" w:cs="Times New Roman"/>
            <w:sz w:val="24"/>
            <w:szCs w:val="24"/>
          </w:rPr>
          <w:t>(</w:t>
        </w:r>
        <w:r w:rsidRPr="00D87246">
          <w:rPr>
            <w:rFonts w:ascii="Times New Roman" w:hAnsi="Times New Roman" w:cs="Times New Roman"/>
            <w:i/>
            <w:iCs/>
            <w:sz w:val="24"/>
            <w:szCs w:val="24"/>
          </w:rPr>
          <w:t xml:space="preserve">Sparus </w:t>
        </w:r>
        <w:proofErr w:type="spellStart"/>
        <w:r w:rsidRPr="00D87246">
          <w:rPr>
            <w:rFonts w:ascii="Times New Roman" w:hAnsi="Times New Roman" w:cs="Times New Roman"/>
            <w:i/>
            <w:iCs/>
            <w:sz w:val="24"/>
            <w:szCs w:val="24"/>
          </w:rPr>
          <w:t>aurata</w:t>
        </w:r>
        <w:proofErr w:type="spellEnd"/>
        <w:r w:rsidRPr="00D87246">
          <w:rPr>
            <w:rFonts w:ascii="Times New Roman" w:hAnsi="Times New Roman" w:cs="Times New Roman"/>
            <w:sz w:val="24"/>
            <w:szCs w:val="24"/>
          </w:rPr>
          <w:t xml:space="preserve"> Linnaeus, 1758) </w:t>
        </w:r>
        <w:r w:rsidR="00353967" w:rsidRPr="00D87246">
          <w:rPr>
            <w:rFonts w:ascii="Times New Roman" w:hAnsi="Times New Roman" w:cs="Times New Roman"/>
            <w:sz w:val="24"/>
            <w:szCs w:val="24"/>
          </w:rPr>
          <w:t>populations on wild stocks</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Egyptian Journal of Aquatic Biology and Fisheries</w:t>
        </w:r>
        <w:r w:rsidRPr="00D87246">
          <w:rPr>
            <w:rFonts w:ascii="Times New Roman" w:hAnsi="Times New Roman" w:cs="Times New Roman"/>
            <w:sz w:val="24"/>
            <w:szCs w:val="24"/>
          </w:rPr>
          <w:t>, 25(4), 499-511.</w:t>
        </w:r>
      </w:ins>
    </w:p>
    <w:p w14:paraId="7BFC5182" w14:textId="65E794A4" w:rsidR="00016968" w:rsidRPr="00D87246" w:rsidRDefault="00016968" w:rsidP="00016968">
      <w:pPr>
        <w:spacing w:line="276" w:lineRule="auto"/>
        <w:ind w:left="567" w:hanging="567"/>
        <w:jc w:val="both"/>
        <w:rPr>
          <w:ins w:id="496" w:author="user" w:date="2024-08-18T17:33:00Z" w16du:dateUtc="2024-08-18T14:33:00Z"/>
          <w:rFonts w:ascii="Times New Roman" w:hAnsi="Times New Roman" w:cs="Times New Roman"/>
          <w:sz w:val="24"/>
          <w:szCs w:val="24"/>
        </w:rPr>
      </w:pPr>
      <w:proofErr w:type="spellStart"/>
      <w:ins w:id="497" w:author="user" w:date="2024-08-18T17:33:00Z" w16du:dateUtc="2024-08-18T14:33:00Z">
        <w:r w:rsidRPr="00D87246">
          <w:rPr>
            <w:rFonts w:ascii="Times New Roman" w:hAnsi="Times New Roman" w:cs="Times New Roman"/>
            <w:sz w:val="24"/>
            <w:szCs w:val="24"/>
          </w:rPr>
          <w:t>Doğdu</w:t>
        </w:r>
        <w:proofErr w:type="spellEnd"/>
        <w:r w:rsidRPr="00D87246">
          <w:rPr>
            <w:rFonts w:ascii="Times New Roman" w:hAnsi="Times New Roman" w:cs="Times New Roman"/>
            <w:sz w:val="24"/>
            <w:szCs w:val="24"/>
          </w:rPr>
          <w:t xml:space="preserve">, S. A., Turan, C. (2024). Biological and </w:t>
        </w:r>
        <w:r w:rsidR="00353967" w:rsidRPr="00D87246">
          <w:rPr>
            <w:rFonts w:ascii="Times New Roman" w:hAnsi="Times New Roman" w:cs="Times New Roman"/>
            <w:sz w:val="24"/>
            <w:szCs w:val="24"/>
          </w:rPr>
          <w:t xml:space="preserve">growth parameters </w:t>
        </w:r>
        <w:r w:rsidRPr="00D87246">
          <w:rPr>
            <w:rFonts w:ascii="Times New Roman" w:hAnsi="Times New Roman" w:cs="Times New Roman"/>
            <w:sz w:val="24"/>
            <w:szCs w:val="24"/>
          </w:rPr>
          <w:t xml:space="preserve">of </w:t>
        </w:r>
        <w:proofErr w:type="spellStart"/>
        <w:r w:rsidRPr="00D87246">
          <w:rPr>
            <w:rFonts w:ascii="Times New Roman" w:hAnsi="Times New Roman" w:cs="Times New Roman"/>
            <w:i/>
            <w:iCs/>
            <w:sz w:val="24"/>
            <w:szCs w:val="24"/>
          </w:rPr>
          <w:t>Plotosus</w:t>
        </w:r>
        <w:proofErr w:type="spellEnd"/>
        <w:r w:rsidRPr="00D87246">
          <w:rPr>
            <w:rFonts w:ascii="Times New Roman" w:hAnsi="Times New Roman" w:cs="Times New Roman"/>
            <w:i/>
            <w:iCs/>
            <w:sz w:val="24"/>
            <w:szCs w:val="24"/>
          </w:rPr>
          <w:t xml:space="preserve"> lineatus</w:t>
        </w:r>
        <w:r w:rsidRPr="00D87246">
          <w:rPr>
            <w:rFonts w:ascii="Times New Roman" w:hAnsi="Times New Roman" w:cs="Times New Roman"/>
            <w:sz w:val="24"/>
            <w:szCs w:val="24"/>
          </w:rPr>
          <w:t xml:space="preserve"> in the Mediterranean Sea. </w:t>
        </w:r>
        <w:proofErr w:type="spellStart"/>
        <w:r w:rsidRPr="00D87246">
          <w:rPr>
            <w:rFonts w:ascii="Times New Roman" w:hAnsi="Times New Roman" w:cs="Times New Roman"/>
            <w:i/>
            <w:iCs/>
            <w:sz w:val="24"/>
            <w:szCs w:val="24"/>
          </w:rPr>
          <w:t>PeerJ</w:t>
        </w:r>
        <w:proofErr w:type="spellEnd"/>
        <w:r w:rsidRPr="00D87246">
          <w:rPr>
            <w:rFonts w:ascii="Times New Roman" w:hAnsi="Times New Roman" w:cs="Times New Roman"/>
            <w:sz w:val="24"/>
            <w:szCs w:val="24"/>
          </w:rPr>
          <w:t>, 12, e16945.</w:t>
        </w:r>
      </w:ins>
    </w:p>
    <w:p w14:paraId="19CFF565" w14:textId="2EAF4BE2" w:rsidR="00016968" w:rsidRPr="00D87246" w:rsidRDefault="00016968" w:rsidP="00016968">
      <w:pPr>
        <w:spacing w:line="276" w:lineRule="auto"/>
        <w:ind w:left="567" w:hanging="567"/>
        <w:jc w:val="both"/>
        <w:rPr>
          <w:ins w:id="498" w:author="user" w:date="2024-08-18T17:33:00Z" w16du:dateUtc="2024-08-18T14:33:00Z"/>
          <w:rFonts w:ascii="Times New Roman" w:hAnsi="Times New Roman" w:cs="Times New Roman"/>
          <w:sz w:val="24"/>
          <w:szCs w:val="24"/>
        </w:rPr>
      </w:pPr>
      <w:proofErr w:type="spellStart"/>
      <w:ins w:id="499" w:author="user" w:date="2024-08-18T17:33:00Z" w16du:dateUtc="2024-08-18T14:33:00Z">
        <w:r w:rsidRPr="00D87246">
          <w:rPr>
            <w:rFonts w:ascii="Times New Roman" w:hAnsi="Times New Roman" w:cs="Times New Roman"/>
            <w:sz w:val="24"/>
            <w:szCs w:val="24"/>
          </w:rPr>
          <w:t>Dulvy</w:t>
        </w:r>
        <w:proofErr w:type="spellEnd"/>
        <w:r w:rsidRPr="00D87246">
          <w:rPr>
            <w:rFonts w:ascii="Times New Roman" w:hAnsi="Times New Roman" w:cs="Times New Roman"/>
            <w:sz w:val="24"/>
            <w:szCs w:val="24"/>
          </w:rPr>
          <w:t xml:space="preserve">, N. K., Fowler, S. L., Musick, J. A., Cavanagh, R. D., Kyne, P. M., Harrison, L. R., Carlson, J. K., Davidson, L. N. K., Fordham, S. V., Francis, M. P., Pollock, C. M., </w:t>
        </w:r>
        <w:proofErr w:type="spellStart"/>
        <w:r w:rsidRPr="00D87246">
          <w:rPr>
            <w:rFonts w:ascii="Times New Roman" w:hAnsi="Times New Roman" w:cs="Times New Roman"/>
            <w:sz w:val="24"/>
            <w:szCs w:val="24"/>
          </w:rPr>
          <w:t>Simpfendorfer</w:t>
        </w:r>
        <w:proofErr w:type="spellEnd"/>
        <w:r w:rsidRPr="00D87246">
          <w:rPr>
            <w:rFonts w:ascii="Times New Roman" w:hAnsi="Times New Roman" w:cs="Times New Roman"/>
            <w:sz w:val="24"/>
            <w:szCs w:val="24"/>
          </w:rPr>
          <w:t xml:space="preserve">, C. A., Burgess, G. H., Carpenter, K. E., Compagno, L. J. V., Ebert, D. A., Gibson, C., Heupel, M. R., Livingstone, S. R., </w:t>
        </w:r>
        <w:proofErr w:type="spellStart"/>
        <w:r w:rsidRPr="00D87246">
          <w:rPr>
            <w:rFonts w:ascii="Times New Roman" w:hAnsi="Times New Roman" w:cs="Times New Roman"/>
            <w:sz w:val="24"/>
            <w:szCs w:val="24"/>
          </w:rPr>
          <w:t>Sanciangco</w:t>
        </w:r>
        <w:proofErr w:type="spellEnd"/>
        <w:r w:rsidRPr="00D87246">
          <w:rPr>
            <w:rFonts w:ascii="Times New Roman" w:hAnsi="Times New Roman" w:cs="Times New Roman"/>
            <w:sz w:val="24"/>
            <w:szCs w:val="24"/>
          </w:rPr>
          <w:t xml:space="preserve">, J. C., Stevens, J. D., Valenti, S., White, W. T. (2014). Extinction </w:t>
        </w:r>
        <w:r w:rsidR="00353967" w:rsidRPr="00D87246">
          <w:rPr>
            <w:rFonts w:ascii="Times New Roman" w:hAnsi="Times New Roman" w:cs="Times New Roman"/>
            <w:sz w:val="24"/>
            <w:szCs w:val="24"/>
          </w:rPr>
          <w:t>risk and conservation of the world’s sharks and rays</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Elife</w:t>
        </w:r>
        <w:r w:rsidRPr="00D87246">
          <w:rPr>
            <w:rFonts w:ascii="Times New Roman" w:hAnsi="Times New Roman" w:cs="Times New Roman"/>
            <w:sz w:val="24"/>
            <w:szCs w:val="24"/>
          </w:rPr>
          <w:t>, 3, e00590.</w:t>
        </w:r>
      </w:ins>
    </w:p>
    <w:p w14:paraId="5A05DF42" w14:textId="77777777" w:rsidR="00016968" w:rsidRPr="00D87246" w:rsidRDefault="00016968" w:rsidP="00016968">
      <w:pPr>
        <w:spacing w:line="276" w:lineRule="auto"/>
        <w:ind w:left="567" w:hanging="567"/>
        <w:jc w:val="both"/>
        <w:rPr>
          <w:ins w:id="500" w:author="user" w:date="2024-08-18T17:33:00Z" w16du:dateUtc="2024-08-18T14:33:00Z"/>
          <w:rFonts w:ascii="Times New Roman" w:hAnsi="Times New Roman" w:cs="Times New Roman"/>
          <w:sz w:val="24"/>
          <w:szCs w:val="24"/>
        </w:rPr>
      </w:pPr>
      <w:ins w:id="501" w:author="user" w:date="2024-08-18T17:33:00Z" w16du:dateUtc="2024-08-18T14:33:00Z">
        <w:r w:rsidRPr="00D87246">
          <w:rPr>
            <w:rFonts w:ascii="Times New Roman" w:hAnsi="Times New Roman" w:cs="Times New Roman"/>
            <w:sz w:val="24"/>
            <w:szCs w:val="24"/>
          </w:rPr>
          <w:t>Ebert, D. A., Dando, M. (2020). Field guide to sharks, rays and chimaeras of Europe and the Mediterranean</w:t>
        </w:r>
        <w:r w:rsidRPr="00D87246">
          <w:rPr>
            <w:rFonts w:ascii="Times New Roman" w:hAnsi="Times New Roman" w:cs="Times New Roman"/>
            <w:i/>
            <w:iCs/>
            <w:sz w:val="24"/>
            <w:szCs w:val="24"/>
          </w:rPr>
          <w:t xml:space="preserve"> </w:t>
        </w:r>
        <w:r w:rsidRPr="00D87246">
          <w:rPr>
            <w:rFonts w:ascii="Times New Roman" w:hAnsi="Times New Roman" w:cs="Times New Roman"/>
            <w:sz w:val="24"/>
            <w:szCs w:val="24"/>
          </w:rPr>
          <w:t>(Vol. 20). Princeton University Press.</w:t>
        </w:r>
      </w:ins>
    </w:p>
    <w:p w14:paraId="2E52D054" w14:textId="119DAB53" w:rsidR="00016968" w:rsidRPr="00D87246" w:rsidRDefault="00016968" w:rsidP="00016968">
      <w:pPr>
        <w:spacing w:line="276" w:lineRule="auto"/>
        <w:ind w:left="567" w:hanging="567"/>
        <w:jc w:val="both"/>
        <w:rPr>
          <w:ins w:id="502" w:author="user" w:date="2024-08-18T17:33:00Z" w16du:dateUtc="2024-08-18T14:33:00Z"/>
          <w:rFonts w:ascii="Times New Roman" w:hAnsi="Times New Roman" w:cs="Times New Roman"/>
          <w:sz w:val="24"/>
          <w:szCs w:val="24"/>
        </w:rPr>
      </w:pPr>
      <w:ins w:id="503" w:author="user" w:date="2024-08-18T17:33:00Z" w16du:dateUtc="2024-08-18T14:33:00Z">
        <w:r w:rsidRPr="00D87246">
          <w:rPr>
            <w:rFonts w:ascii="Times New Roman" w:hAnsi="Times New Roman" w:cs="Times New Roman"/>
            <w:sz w:val="24"/>
            <w:szCs w:val="24"/>
          </w:rPr>
          <w:t xml:space="preserve">Ebert, D. A., Fowler, S., Dando, M. (2021). A </w:t>
        </w:r>
        <w:r w:rsidR="00353967" w:rsidRPr="00D87246">
          <w:rPr>
            <w:rFonts w:ascii="Times New Roman" w:hAnsi="Times New Roman" w:cs="Times New Roman"/>
            <w:sz w:val="24"/>
            <w:szCs w:val="24"/>
          </w:rPr>
          <w:t xml:space="preserve">pocket guide to sharks of the world </w:t>
        </w:r>
        <w:r w:rsidRPr="00D87246">
          <w:rPr>
            <w:rFonts w:ascii="Times New Roman" w:hAnsi="Times New Roman" w:cs="Times New Roman"/>
            <w:sz w:val="24"/>
            <w:szCs w:val="24"/>
          </w:rPr>
          <w:t>(Vol. 23). Princeton University Press.</w:t>
        </w:r>
      </w:ins>
    </w:p>
    <w:p w14:paraId="3A0EE8D4" w14:textId="5D3B2B11" w:rsidR="00016968" w:rsidRPr="00D87246" w:rsidRDefault="00016968" w:rsidP="00016968">
      <w:pPr>
        <w:spacing w:line="276" w:lineRule="auto"/>
        <w:ind w:left="567" w:hanging="567"/>
        <w:jc w:val="both"/>
        <w:rPr>
          <w:ins w:id="504" w:author="user" w:date="2024-08-18T17:33:00Z" w16du:dateUtc="2024-08-18T14:33:00Z"/>
          <w:rFonts w:ascii="Times New Roman" w:hAnsi="Times New Roman" w:cs="Times New Roman"/>
          <w:sz w:val="24"/>
          <w:szCs w:val="24"/>
        </w:rPr>
      </w:pPr>
      <w:proofErr w:type="spellStart"/>
      <w:ins w:id="505" w:author="user" w:date="2024-08-18T17:33:00Z" w16du:dateUtc="2024-08-18T14:33:00Z">
        <w:r w:rsidRPr="00D87246">
          <w:rPr>
            <w:rFonts w:ascii="Times New Roman" w:hAnsi="Times New Roman" w:cs="Times New Roman"/>
            <w:sz w:val="24"/>
            <w:szCs w:val="24"/>
          </w:rPr>
          <w:t>Ergenler</w:t>
        </w:r>
        <w:proofErr w:type="spellEnd"/>
        <w:r w:rsidRPr="00D87246">
          <w:rPr>
            <w:rFonts w:ascii="Times New Roman" w:hAnsi="Times New Roman" w:cs="Times New Roman"/>
            <w:sz w:val="24"/>
            <w:szCs w:val="24"/>
          </w:rPr>
          <w:t xml:space="preserve">, A., Turan, F. (2024). Trace </w:t>
        </w:r>
        <w:r w:rsidR="00353967" w:rsidRPr="00D87246">
          <w:rPr>
            <w:rFonts w:ascii="Times New Roman" w:hAnsi="Times New Roman" w:cs="Times New Roman"/>
            <w:sz w:val="24"/>
            <w:szCs w:val="24"/>
          </w:rPr>
          <w:t xml:space="preserve">metal induced genotoxic damage in </w:t>
        </w:r>
        <w:proofErr w:type="spellStart"/>
        <w:r w:rsidR="00353967" w:rsidRPr="00D87246">
          <w:rPr>
            <w:rFonts w:ascii="Times New Roman" w:hAnsi="Times New Roman" w:cs="Times New Roman"/>
            <w:sz w:val="24"/>
            <w:szCs w:val="24"/>
          </w:rPr>
          <w:t>nursehound</w:t>
        </w:r>
        <w:proofErr w:type="spellEnd"/>
        <w:r w:rsidR="00353967" w:rsidRPr="00D87246">
          <w:rPr>
            <w:rFonts w:ascii="Times New Roman" w:hAnsi="Times New Roman" w:cs="Times New Roman"/>
            <w:sz w:val="24"/>
            <w:szCs w:val="24"/>
          </w:rPr>
          <w:t xml:space="preserve"> shark</w:t>
        </w:r>
        <w:r w:rsidRPr="00D87246">
          <w:rPr>
            <w:rFonts w:ascii="Times New Roman" w:hAnsi="Times New Roman" w:cs="Times New Roman"/>
            <w:sz w:val="24"/>
            <w:szCs w:val="24"/>
          </w:rPr>
          <w:t xml:space="preserve">, </w:t>
        </w:r>
        <w:proofErr w:type="spellStart"/>
        <w:r w:rsidRPr="00D87246">
          <w:rPr>
            <w:rFonts w:ascii="Times New Roman" w:hAnsi="Times New Roman" w:cs="Times New Roman"/>
            <w:i/>
            <w:iCs/>
            <w:sz w:val="24"/>
            <w:szCs w:val="24"/>
          </w:rPr>
          <w:t>Scyliorhinus</w:t>
        </w:r>
        <w:proofErr w:type="spellEnd"/>
        <w:r w:rsidRPr="00D87246">
          <w:rPr>
            <w:rFonts w:ascii="Times New Roman" w:hAnsi="Times New Roman" w:cs="Times New Roman"/>
            <w:i/>
            <w:iCs/>
            <w:sz w:val="24"/>
            <w:szCs w:val="24"/>
          </w:rPr>
          <w:t xml:space="preserve"> stellaris</w:t>
        </w:r>
        <w:r w:rsidRPr="00D87246">
          <w:rPr>
            <w:rFonts w:ascii="Times New Roman" w:hAnsi="Times New Roman" w:cs="Times New Roman"/>
            <w:sz w:val="24"/>
            <w:szCs w:val="24"/>
          </w:rPr>
          <w:t xml:space="preserve">, from the </w:t>
        </w:r>
        <w:r w:rsidR="00353967" w:rsidRPr="00D87246">
          <w:rPr>
            <w:rFonts w:ascii="Times New Roman" w:hAnsi="Times New Roman" w:cs="Times New Roman"/>
            <w:sz w:val="24"/>
            <w:szCs w:val="24"/>
          </w:rPr>
          <w:t xml:space="preserve">northeastern </w:t>
        </w:r>
        <w:r w:rsidRPr="00D87246">
          <w:rPr>
            <w:rFonts w:ascii="Times New Roman" w:hAnsi="Times New Roman" w:cs="Times New Roman"/>
            <w:sz w:val="24"/>
            <w:szCs w:val="24"/>
          </w:rPr>
          <w:t xml:space="preserve">Mediterranean. </w:t>
        </w:r>
        <w:r w:rsidRPr="00D87246">
          <w:rPr>
            <w:rFonts w:ascii="Times New Roman" w:hAnsi="Times New Roman" w:cs="Times New Roman"/>
            <w:i/>
            <w:iCs/>
            <w:sz w:val="24"/>
            <w:szCs w:val="24"/>
          </w:rPr>
          <w:t>Tethys Environmental Science</w:t>
        </w:r>
        <w:r w:rsidRPr="00D87246">
          <w:rPr>
            <w:rFonts w:ascii="Times New Roman" w:hAnsi="Times New Roman" w:cs="Times New Roman"/>
            <w:sz w:val="24"/>
            <w:szCs w:val="24"/>
          </w:rPr>
          <w:t>, 1(2), 105-116.</w:t>
        </w:r>
      </w:ins>
    </w:p>
    <w:p w14:paraId="6906DD56" w14:textId="25A1EAFC" w:rsidR="00016968" w:rsidRPr="00D87246" w:rsidRDefault="00016968" w:rsidP="00016968">
      <w:pPr>
        <w:spacing w:line="276" w:lineRule="auto"/>
        <w:ind w:left="567" w:hanging="567"/>
        <w:jc w:val="both"/>
        <w:rPr>
          <w:ins w:id="506" w:author="user" w:date="2024-08-18T17:33:00Z" w16du:dateUtc="2024-08-18T14:33:00Z"/>
          <w:rFonts w:ascii="Times New Roman" w:hAnsi="Times New Roman" w:cs="Times New Roman"/>
          <w:sz w:val="24"/>
          <w:szCs w:val="24"/>
        </w:rPr>
      </w:pPr>
      <w:proofErr w:type="spellStart"/>
      <w:ins w:id="507" w:author="user" w:date="2024-08-18T17:33:00Z" w16du:dateUtc="2024-08-18T14:33:00Z">
        <w:r w:rsidRPr="00D87246">
          <w:rPr>
            <w:rFonts w:ascii="Times New Roman" w:hAnsi="Times New Roman" w:cs="Times New Roman"/>
            <w:sz w:val="24"/>
            <w:szCs w:val="24"/>
            <w:rPrChange w:id="508" w:author="user" w:date="2024-08-18T17:33:00Z" w16du:dateUtc="2024-08-18T14:33:00Z">
              <w:rPr>
                <w:rFonts w:ascii="Times New Roman" w:hAnsi="Times New Roman" w:cs="Times New Roman"/>
                <w:sz w:val="24"/>
                <w:szCs w:val="24"/>
                <w:lang w:val="es-ES"/>
              </w:rPr>
            </w:rPrChange>
          </w:rPr>
          <w:t>Ergüden</w:t>
        </w:r>
        <w:proofErr w:type="spellEnd"/>
        <w:r w:rsidRPr="00D87246">
          <w:rPr>
            <w:rFonts w:ascii="Times New Roman" w:hAnsi="Times New Roman" w:cs="Times New Roman"/>
            <w:sz w:val="24"/>
            <w:szCs w:val="24"/>
            <w:rPrChange w:id="509" w:author="user" w:date="2024-08-18T17:33:00Z" w16du:dateUtc="2024-08-18T14:33:00Z">
              <w:rPr>
                <w:rFonts w:ascii="Times New Roman" w:hAnsi="Times New Roman" w:cs="Times New Roman"/>
                <w:sz w:val="24"/>
                <w:szCs w:val="24"/>
                <w:lang w:val="es-ES"/>
              </w:rPr>
            </w:rPrChange>
          </w:rPr>
          <w:t xml:space="preserve">, D., </w:t>
        </w:r>
        <w:proofErr w:type="spellStart"/>
        <w:r w:rsidRPr="00D87246">
          <w:rPr>
            <w:rFonts w:ascii="Times New Roman" w:hAnsi="Times New Roman" w:cs="Times New Roman"/>
            <w:sz w:val="24"/>
            <w:szCs w:val="24"/>
            <w:rPrChange w:id="510" w:author="user" w:date="2024-08-18T17:33:00Z" w16du:dateUtc="2024-08-18T14:33:00Z">
              <w:rPr>
                <w:rFonts w:ascii="Times New Roman" w:hAnsi="Times New Roman" w:cs="Times New Roman"/>
                <w:sz w:val="24"/>
                <w:szCs w:val="24"/>
                <w:lang w:val="es-ES"/>
              </w:rPr>
            </w:rPrChange>
          </w:rPr>
          <w:t>Doğdu</w:t>
        </w:r>
        <w:proofErr w:type="spellEnd"/>
        <w:r w:rsidRPr="00D87246">
          <w:rPr>
            <w:rFonts w:ascii="Times New Roman" w:hAnsi="Times New Roman" w:cs="Times New Roman"/>
            <w:sz w:val="24"/>
            <w:szCs w:val="24"/>
            <w:rPrChange w:id="511" w:author="user" w:date="2024-08-18T17:33:00Z" w16du:dateUtc="2024-08-18T14:33:00Z">
              <w:rPr>
                <w:rFonts w:ascii="Times New Roman" w:hAnsi="Times New Roman" w:cs="Times New Roman"/>
                <w:sz w:val="24"/>
                <w:szCs w:val="24"/>
                <w:lang w:val="es-ES"/>
              </w:rPr>
            </w:rPrChange>
          </w:rPr>
          <w:t xml:space="preserve">, S. A. (2020). </w:t>
        </w:r>
        <w:r w:rsidRPr="00D87246">
          <w:rPr>
            <w:rFonts w:ascii="Times New Roman" w:hAnsi="Times New Roman" w:cs="Times New Roman"/>
            <w:sz w:val="24"/>
            <w:szCs w:val="24"/>
          </w:rPr>
          <w:t xml:space="preserve">Age, </w:t>
        </w:r>
        <w:r w:rsidR="00353967" w:rsidRPr="00D87246">
          <w:rPr>
            <w:rFonts w:ascii="Times New Roman" w:hAnsi="Times New Roman" w:cs="Times New Roman"/>
            <w:sz w:val="24"/>
            <w:szCs w:val="24"/>
          </w:rPr>
          <w:t xml:space="preserve">growth and mortality estimates </w:t>
        </w:r>
        <w:r w:rsidRPr="00D87246">
          <w:rPr>
            <w:rFonts w:ascii="Times New Roman" w:hAnsi="Times New Roman" w:cs="Times New Roman"/>
            <w:sz w:val="24"/>
            <w:szCs w:val="24"/>
          </w:rPr>
          <w:t xml:space="preserve">of </w:t>
        </w:r>
        <w:proofErr w:type="spellStart"/>
        <w:r w:rsidRPr="00D87246">
          <w:rPr>
            <w:rFonts w:ascii="Times New Roman" w:hAnsi="Times New Roman" w:cs="Times New Roman"/>
            <w:i/>
            <w:iCs/>
            <w:sz w:val="24"/>
            <w:szCs w:val="24"/>
          </w:rPr>
          <w:t>Sillago</w:t>
        </w:r>
        <w:proofErr w:type="spellEnd"/>
        <w:r w:rsidRPr="00D87246">
          <w:rPr>
            <w:rFonts w:ascii="Times New Roman" w:hAnsi="Times New Roman" w:cs="Times New Roman"/>
            <w:i/>
            <w:iCs/>
            <w:sz w:val="24"/>
            <w:szCs w:val="24"/>
          </w:rPr>
          <w:t xml:space="preserve"> </w:t>
        </w:r>
        <w:proofErr w:type="spellStart"/>
        <w:r w:rsidRPr="00D87246">
          <w:rPr>
            <w:rFonts w:ascii="Times New Roman" w:hAnsi="Times New Roman" w:cs="Times New Roman"/>
            <w:i/>
            <w:iCs/>
            <w:sz w:val="24"/>
            <w:szCs w:val="24"/>
          </w:rPr>
          <w:t>suezensis</w:t>
        </w:r>
        <w:proofErr w:type="spellEnd"/>
        <w:r w:rsidRPr="00D87246">
          <w:rPr>
            <w:rFonts w:ascii="Times New Roman" w:hAnsi="Times New Roman" w:cs="Times New Roman"/>
            <w:sz w:val="24"/>
            <w:szCs w:val="24"/>
          </w:rPr>
          <w:t xml:space="preserve"> from Iskenderun Bay, </w:t>
        </w:r>
        <w:r w:rsidR="00353967" w:rsidRPr="00D87246">
          <w:rPr>
            <w:rFonts w:ascii="Times New Roman" w:hAnsi="Times New Roman" w:cs="Times New Roman"/>
            <w:sz w:val="24"/>
            <w:szCs w:val="24"/>
          </w:rPr>
          <w:t xml:space="preserve">northeastern </w:t>
        </w:r>
        <w:r w:rsidRPr="00D87246">
          <w:rPr>
            <w:rFonts w:ascii="Times New Roman" w:hAnsi="Times New Roman" w:cs="Times New Roman"/>
            <w:sz w:val="24"/>
            <w:szCs w:val="24"/>
          </w:rPr>
          <w:t xml:space="preserve">Mediterranean Sea. </w:t>
        </w:r>
        <w:r w:rsidRPr="00D87246">
          <w:rPr>
            <w:rFonts w:ascii="Times New Roman" w:hAnsi="Times New Roman" w:cs="Times New Roman"/>
            <w:i/>
            <w:iCs/>
            <w:sz w:val="24"/>
            <w:szCs w:val="24"/>
          </w:rPr>
          <w:t xml:space="preserve">Cahiers de </w:t>
        </w:r>
        <w:proofErr w:type="spellStart"/>
        <w:r w:rsidRPr="00D87246">
          <w:rPr>
            <w:rFonts w:ascii="Times New Roman" w:hAnsi="Times New Roman" w:cs="Times New Roman"/>
            <w:i/>
            <w:iCs/>
            <w:sz w:val="24"/>
            <w:szCs w:val="24"/>
          </w:rPr>
          <w:t>Biologie</w:t>
        </w:r>
        <w:proofErr w:type="spellEnd"/>
        <w:r w:rsidRPr="00D87246">
          <w:rPr>
            <w:rFonts w:ascii="Times New Roman" w:hAnsi="Times New Roman" w:cs="Times New Roman"/>
            <w:i/>
            <w:iCs/>
            <w:sz w:val="24"/>
            <w:szCs w:val="24"/>
          </w:rPr>
          <w:t xml:space="preserve"> Marine</w:t>
        </w:r>
        <w:r w:rsidRPr="00D87246">
          <w:rPr>
            <w:rFonts w:ascii="Times New Roman" w:hAnsi="Times New Roman" w:cs="Times New Roman"/>
            <w:sz w:val="24"/>
            <w:szCs w:val="24"/>
          </w:rPr>
          <w:t>, 61, 81-90.</w:t>
        </w:r>
      </w:ins>
    </w:p>
    <w:p w14:paraId="476621A8" w14:textId="3EABC5B7" w:rsidR="00016968" w:rsidRPr="00D87246" w:rsidRDefault="00016968" w:rsidP="00016968">
      <w:pPr>
        <w:spacing w:line="276" w:lineRule="auto"/>
        <w:ind w:left="567" w:hanging="567"/>
        <w:jc w:val="both"/>
        <w:rPr>
          <w:ins w:id="512" w:author="user" w:date="2024-08-18T17:33:00Z" w16du:dateUtc="2024-08-18T14:33:00Z"/>
          <w:rFonts w:ascii="Times New Roman" w:hAnsi="Times New Roman" w:cs="Times New Roman"/>
          <w:sz w:val="24"/>
          <w:szCs w:val="24"/>
        </w:rPr>
      </w:pPr>
      <w:ins w:id="513" w:author="user" w:date="2024-08-18T17:33:00Z" w16du:dateUtc="2024-08-18T14:33:00Z">
        <w:r w:rsidRPr="00D87246">
          <w:rPr>
            <w:rFonts w:ascii="Times New Roman" w:hAnsi="Times New Roman" w:cs="Times New Roman"/>
            <w:sz w:val="24"/>
            <w:szCs w:val="24"/>
            <w:rPrChange w:id="514" w:author="user" w:date="2024-08-18T17:33:00Z" w16du:dateUtc="2024-08-18T14:33:00Z">
              <w:rPr>
                <w:rFonts w:ascii="Times New Roman" w:hAnsi="Times New Roman" w:cs="Times New Roman"/>
                <w:sz w:val="24"/>
                <w:szCs w:val="24"/>
                <w:lang w:val="pt-BR"/>
              </w:rPr>
            </w:rPrChange>
          </w:rPr>
          <w:t xml:space="preserve">Eronat, E. G. T., </w:t>
        </w:r>
        <w:proofErr w:type="spellStart"/>
        <w:r w:rsidRPr="00D87246">
          <w:rPr>
            <w:rFonts w:ascii="Times New Roman" w:hAnsi="Times New Roman" w:cs="Times New Roman"/>
            <w:sz w:val="24"/>
            <w:szCs w:val="24"/>
            <w:rPrChange w:id="515" w:author="user" w:date="2024-08-18T17:33:00Z" w16du:dateUtc="2024-08-18T14:33:00Z">
              <w:rPr>
                <w:rFonts w:ascii="Times New Roman" w:hAnsi="Times New Roman" w:cs="Times New Roman"/>
                <w:sz w:val="24"/>
                <w:szCs w:val="24"/>
                <w:lang w:val="pt-BR"/>
              </w:rPr>
            </w:rPrChange>
          </w:rPr>
          <w:t>Özaydın</w:t>
        </w:r>
        <w:proofErr w:type="spellEnd"/>
        <w:r w:rsidRPr="00D87246">
          <w:rPr>
            <w:rFonts w:ascii="Times New Roman" w:hAnsi="Times New Roman" w:cs="Times New Roman"/>
            <w:sz w:val="24"/>
            <w:szCs w:val="24"/>
            <w:rPrChange w:id="516" w:author="user" w:date="2024-08-18T17:33:00Z" w16du:dateUtc="2024-08-18T14:33:00Z">
              <w:rPr>
                <w:rFonts w:ascii="Times New Roman" w:hAnsi="Times New Roman" w:cs="Times New Roman"/>
                <w:sz w:val="24"/>
                <w:szCs w:val="24"/>
                <w:lang w:val="pt-BR"/>
              </w:rPr>
            </w:rPrChange>
          </w:rPr>
          <w:t xml:space="preserve">, O. (2014). </w:t>
        </w:r>
        <w:r w:rsidRPr="00D87246">
          <w:rPr>
            <w:rFonts w:ascii="Times New Roman" w:hAnsi="Times New Roman" w:cs="Times New Roman"/>
            <w:sz w:val="24"/>
            <w:szCs w:val="24"/>
          </w:rPr>
          <w:t>Length-</w:t>
        </w:r>
        <w:r w:rsidR="00353967" w:rsidRPr="00D87246">
          <w:rPr>
            <w:rFonts w:ascii="Times New Roman" w:hAnsi="Times New Roman" w:cs="Times New Roman"/>
            <w:sz w:val="24"/>
            <w:szCs w:val="24"/>
          </w:rPr>
          <w:t xml:space="preserve">weight relationship of cartilaginous fish species </w:t>
        </w:r>
        <w:r w:rsidRPr="00D87246">
          <w:rPr>
            <w:rFonts w:ascii="Times New Roman" w:hAnsi="Times New Roman" w:cs="Times New Roman"/>
            <w:sz w:val="24"/>
            <w:szCs w:val="24"/>
          </w:rPr>
          <w:t xml:space="preserve">from </w:t>
        </w:r>
        <w:r w:rsidR="00353967" w:rsidRPr="00D87246">
          <w:rPr>
            <w:rFonts w:ascii="Times New Roman" w:hAnsi="Times New Roman" w:cs="Times New Roman"/>
            <w:sz w:val="24"/>
            <w:szCs w:val="24"/>
          </w:rPr>
          <w:t xml:space="preserve">central </w:t>
        </w:r>
        <w:r w:rsidRPr="00D87246">
          <w:rPr>
            <w:rFonts w:ascii="Times New Roman" w:hAnsi="Times New Roman" w:cs="Times New Roman"/>
            <w:sz w:val="24"/>
            <w:szCs w:val="24"/>
          </w:rPr>
          <w:t xml:space="preserve">Aegean Sea (Izmir Bay and </w:t>
        </w:r>
        <w:proofErr w:type="spellStart"/>
        <w:r w:rsidRPr="00D87246">
          <w:rPr>
            <w:rFonts w:ascii="Times New Roman" w:hAnsi="Times New Roman" w:cs="Times New Roman"/>
            <w:sz w:val="24"/>
            <w:szCs w:val="24"/>
          </w:rPr>
          <w:t>Sığacık</w:t>
        </w:r>
        <w:proofErr w:type="spellEnd"/>
        <w:r w:rsidRPr="00D87246">
          <w:rPr>
            <w:rFonts w:ascii="Times New Roman" w:hAnsi="Times New Roman" w:cs="Times New Roman"/>
            <w:sz w:val="24"/>
            <w:szCs w:val="24"/>
          </w:rPr>
          <w:t xml:space="preserve"> Bay). </w:t>
        </w:r>
        <w:proofErr w:type="spellStart"/>
        <w:r w:rsidRPr="00D87246">
          <w:rPr>
            <w:rFonts w:ascii="Times New Roman" w:hAnsi="Times New Roman" w:cs="Times New Roman"/>
            <w:i/>
            <w:iCs/>
            <w:sz w:val="24"/>
            <w:szCs w:val="24"/>
          </w:rPr>
          <w:t>Ege</w:t>
        </w:r>
        <w:proofErr w:type="spellEnd"/>
        <w:r w:rsidRPr="00D87246">
          <w:rPr>
            <w:rFonts w:ascii="Times New Roman" w:hAnsi="Times New Roman" w:cs="Times New Roman"/>
            <w:i/>
            <w:iCs/>
            <w:sz w:val="24"/>
            <w:szCs w:val="24"/>
          </w:rPr>
          <w:t xml:space="preserve"> Journal of Fisheries and Aquatic Sciences</w:t>
        </w:r>
        <w:r w:rsidRPr="00D87246">
          <w:rPr>
            <w:rFonts w:ascii="Times New Roman" w:hAnsi="Times New Roman" w:cs="Times New Roman"/>
            <w:sz w:val="24"/>
            <w:szCs w:val="24"/>
          </w:rPr>
          <w:t>, 31(3), 119-125.</w:t>
        </w:r>
      </w:ins>
    </w:p>
    <w:p w14:paraId="3425F5B6" w14:textId="5B946DFE" w:rsidR="00016968" w:rsidRPr="00D87246" w:rsidRDefault="00016968" w:rsidP="00016968">
      <w:pPr>
        <w:spacing w:line="276" w:lineRule="auto"/>
        <w:ind w:left="567" w:hanging="567"/>
        <w:jc w:val="both"/>
        <w:rPr>
          <w:ins w:id="517" w:author="user" w:date="2024-08-18T17:33:00Z" w16du:dateUtc="2024-08-18T14:33:00Z"/>
          <w:rFonts w:ascii="Times New Roman" w:hAnsi="Times New Roman" w:cs="Times New Roman"/>
          <w:sz w:val="24"/>
          <w:szCs w:val="24"/>
        </w:rPr>
      </w:pPr>
      <w:ins w:id="518" w:author="user" w:date="2024-08-18T17:33:00Z" w16du:dateUtc="2024-08-18T14:33:00Z">
        <w:r w:rsidRPr="00D87246">
          <w:rPr>
            <w:rFonts w:ascii="Times New Roman" w:hAnsi="Times New Roman" w:cs="Times New Roman"/>
            <w:sz w:val="24"/>
            <w:szCs w:val="24"/>
          </w:rPr>
          <w:t xml:space="preserve">Finucci, B., Derrick, D. </w:t>
        </w:r>
        <w:proofErr w:type="spellStart"/>
        <w:r w:rsidRPr="00D87246">
          <w:rPr>
            <w:rFonts w:ascii="Times New Roman" w:hAnsi="Times New Roman" w:cs="Times New Roman"/>
            <w:sz w:val="24"/>
            <w:szCs w:val="24"/>
          </w:rPr>
          <w:t>Pacoureau</w:t>
        </w:r>
        <w:proofErr w:type="spellEnd"/>
        <w:r w:rsidRPr="00D87246">
          <w:rPr>
            <w:rFonts w:ascii="Times New Roman" w:hAnsi="Times New Roman" w:cs="Times New Roman"/>
            <w:sz w:val="24"/>
            <w:szCs w:val="24"/>
          </w:rPr>
          <w:t xml:space="preserve">, N. 2021. </w:t>
        </w:r>
        <w:r w:rsidRPr="00D87246">
          <w:rPr>
            <w:rFonts w:ascii="Times New Roman" w:hAnsi="Times New Roman" w:cs="Times New Roman"/>
            <w:i/>
            <w:iCs/>
            <w:sz w:val="24"/>
            <w:szCs w:val="24"/>
          </w:rPr>
          <w:t xml:space="preserve">Squalus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The IUCN Red List of Threatened Species 2021: e.T169229923A179510767.</w:t>
        </w:r>
      </w:ins>
    </w:p>
    <w:p w14:paraId="2F500C21" w14:textId="529ED9D2" w:rsidR="00016968" w:rsidRPr="00D87246" w:rsidRDefault="00016968" w:rsidP="00016968">
      <w:pPr>
        <w:spacing w:line="276" w:lineRule="auto"/>
        <w:ind w:left="567" w:hanging="567"/>
        <w:jc w:val="both"/>
        <w:rPr>
          <w:ins w:id="519" w:author="user" w:date="2024-08-18T17:33:00Z" w16du:dateUtc="2024-08-18T14:33:00Z"/>
          <w:rFonts w:ascii="Times New Roman" w:hAnsi="Times New Roman" w:cs="Times New Roman"/>
          <w:sz w:val="24"/>
          <w:szCs w:val="24"/>
        </w:rPr>
      </w:pPr>
      <w:ins w:id="520" w:author="user" w:date="2024-08-18T17:33:00Z" w16du:dateUtc="2024-08-18T14:33:00Z">
        <w:r w:rsidRPr="00D87246">
          <w:rPr>
            <w:rFonts w:ascii="Times New Roman" w:hAnsi="Times New Roman" w:cs="Times New Roman"/>
            <w:sz w:val="24"/>
            <w:szCs w:val="24"/>
          </w:rPr>
          <w:t xml:space="preserve">Gül, G., </w:t>
        </w:r>
        <w:proofErr w:type="spellStart"/>
        <w:r w:rsidRPr="00D87246">
          <w:rPr>
            <w:rFonts w:ascii="Times New Roman" w:hAnsi="Times New Roman" w:cs="Times New Roman"/>
            <w:sz w:val="24"/>
            <w:szCs w:val="24"/>
          </w:rPr>
          <w:t>Yokeş</w:t>
        </w:r>
        <w:proofErr w:type="spellEnd"/>
        <w:r w:rsidRPr="00D87246">
          <w:rPr>
            <w:rFonts w:ascii="Times New Roman" w:hAnsi="Times New Roman" w:cs="Times New Roman"/>
            <w:sz w:val="24"/>
            <w:szCs w:val="24"/>
          </w:rPr>
          <w:t xml:space="preserve">, M. B., Demirel, N. (2022). The Occurrence and </w:t>
        </w:r>
        <w:r w:rsidR="00353967" w:rsidRPr="00D87246">
          <w:rPr>
            <w:rFonts w:ascii="Times New Roman" w:hAnsi="Times New Roman" w:cs="Times New Roman"/>
            <w:sz w:val="24"/>
            <w:szCs w:val="24"/>
          </w:rPr>
          <w:t>feeding of a critically endangered shark species</w:t>
        </w:r>
        <w:r w:rsidRPr="00D87246">
          <w:rPr>
            <w:rFonts w:ascii="Times New Roman" w:hAnsi="Times New Roman" w:cs="Times New Roman"/>
            <w:sz w:val="24"/>
            <w:szCs w:val="24"/>
          </w:rPr>
          <w:t xml:space="preserve">, </w:t>
        </w:r>
        <w:proofErr w:type="spellStart"/>
        <w:r w:rsidRPr="00D87246">
          <w:rPr>
            <w:rFonts w:ascii="Times New Roman" w:hAnsi="Times New Roman" w:cs="Times New Roman"/>
            <w:i/>
            <w:iCs/>
            <w:sz w:val="24"/>
            <w:szCs w:val="24"/>
          </w:rPr>
          <w:t>Oxynotus</w:t>
        </w:r>
        <w:proofErr w:type="spellEnd"/>
        <w:r w:rsidRPr="00D87246">
          <w:rPr>
            <w:rFonts w:ascii="Times New Roman" w:hAnsi="Times New Roman" w:cs="Times New Roman"/>
            <w:i/>
            <w:iCs/>
            <w:sz w:val="24"/>
            <w:szCs w:val="24"/>
          </w:rPr>
          <w:t xml:space="preserve"> </w:t>
        </w:r>
        <w:proofErr w:type="spellStart"/>
        <w:r w:rsidRPr="00D87246">
          <w:rPr>
            <w:rFonts w:ascii="Times New Roman" w:hAnsi="Times New Roman" w:cs="Times New Roman"/>
            <w:i/>
            <w:iCs/>
            <w:sz w:val="24"/>
            <w:szCs w:val="24"/>
          </w:rPr>
          <w:t>centrina</w:t>
        </w:r>
        <w:proofErr w:type="spellEnd"/>
        <w:r w:rsidRPr="00D87246">
          <w:rPr>
            <w:rFonts w:ascii="Times New Roman" w:hAnsi="Times New Roman" w:cs="Times New Roman"/>
            <w:sz w:val="24"/>
            <w:szCs w:val="24"/>
          </w:rPr>
          <w:t xml:space="preserve"> in the Sea of Marmara. </w:t>
        </w:r>
        <w:r w:rsidRPr="00D87246">
          <w:rPr>
            <w:rFonts w:ascii="Times New Roman" w:hAnsi="Times New Roman" w:cs="Times New Roman"/>
            <w:i/>
            <w:iCs/>
            <w:sz w:val="24"/>
            <w:szCs w:val="24"/>
          </w:rPr>
          <w:t>Journal of Fish Biology</w:t>
        </w:r>
        <w:r w:rsidRPr="00D87246">
          <w:rPr>
            <w:rFonts w:ascii="Times New Roman" w:hAnsi="Times New Roman" w:cs="Times New Roman"/>
            <w:sz w:val="24"/>
            <w:szCs w:val="24"/>
          </w:rPr>
          <w:t>, 101(3), 728-735.</w:t>
        </w:r>
      </w:ins>
    </w:p>
    <w:p w14:paraId="2CEE0CA1" w14:textId="02D42B9B" w:rsidR="00016968" w:rsidRPr="00D87246" w:rsidRDefault="00016968" w:rsidP="00016968">
      <w:pPr>
        <w:spacing w:line="276" w:lineRule="auto"/>
        <w:ind w:left="567" w:hanging="567"/>
        <w:jc w:val="both"/>
        <w:rPr>
          <w:ins w:id="521" w:author="user" w:date="2024-08-18T17:33:00Z" w16du:dateUtc="2024-08-18T14:33:00Z"/>
          <w:rFonts w:ascii="Times New Roman" w:hAnsi="Times New Roman" w:cs="Times New Roman"/>
          <w:sz w:val="24"/>
          <w:szCs w:val="24"/>
        </w:rPr>
      </w:pPr>
      <w:ins w:id="522" w:author="user" w:date="2024-08-18T17:33:00Z" w16du:dateUtc="2024-08-18T14:33:00Z">
        <w:r w:rsidRPr="00D87246">
          <w:rPr>
            <w:rFonts w:ascii="Times New Roman" w:hAnsi="Times New Roman" w:cs="Times New Roman"/>
            <w:sz w:val="24"/>
            <w:szCs w:val="24"/>
            <w:rPrChange w:id="523" w:author="user" w:date="2024-08-18T17:33:00Z" w16du:dateUtc="2024-08-18T14:33:00Z">
              <w:rPr>
                <w:rFonts w:ascii="Times New Roman" w:hAnsi="Times New Roman" w:cs="Times New Roman"/>
                <w:sz w:val="24"/>
                <w:szCs w:val="24"/>
                <w:lang w:val="es-ES"/>
              </w:rPr>
            </w:rPrChange>
          </w:rPr>
          <w:t xml:space="preserve">Güven, O., </w:t>
        </w:r>
        <w:proofErr w:type="spellStart"/>
        <w:r w:rsidRPr="00D87246">
          <w:rPr>
            <w:rFonts w:ascii="Times New Roman" w:hAnsi="Times New Roman" w:cs="Times New Roman"/>
            <w:sz w:val="24"/>
            <w:szCs w:val="24"/>
            <w:rPrChange w:id="524" w:author="user" w:date="2024-08-18T17:33:00Z" w16du:dateUtc="2024-08-18T14:33:00Z">
              <w:rPr>
                <w:rFonts w:ascii="Times New Roman" w:hAnsi="Times New Roman" w:cs="Times New Roman"/>
                <w:sz w:val="24"/>
                <w:szCs w:val="24"/>
                <w:lang w:val="es-ES"/>
              </w:rPr>
            </w:rPrChange>
          </w:rPr>
          <w:t>Kebapçıoğlu</w:t>
        </w:r>
        <w:proofErr w:type="spellEnd"/>
        <w:r w:rsidRPr="00D87246">
          <w:rPr>
            <w:rFonts w:ascii="Times New Roman" w:hAnsi="Times New Roman" w:cs="Times New Roman"/>
            <w:sz w:val="24"/>
            <w:szCs w:val="24"/>
            <w:rPrChange w:id="525" w:author="user" w:date="2024-08-18T17:33:00Z" w16du:dateUtc="2024-08-18T14:33:00Z">
              <w:rPr>
                <w:rFonts w:ascii="Times New Roman" w:hAnsi="Times New Roman" w:cs="Times New Roman"/>
                <w:sz w:val="24"/>
                <w:szCs w:val="24"/>
                <w:lang w:val="es-ES"/>
              </w:rPr>
            </w:rPrChange>
          </w:rPr>
          <w:t xml:space="preserve">, T., Deval, M. C. (2012). </w:t>
        </w:r>
        <w:r w:rsidRPr="00D87246">
          <w:rPr>
            <w:rFonts w:ascii="Times New Roman" w:hAnsi="Times New Roman" w:cs="Times New Roman"/>
            <w:sz w:val="24"/>
            <w:szCs w:val="24"/>
          </w:rPr>
          <w:t>Length–</w:t>
        </w:r>
        <w:r w:rsidR="00353967" w:rsidRPr="00D87246">
          <w:rPr>
            <w:rFonts w:ascii="Times New Roman" w:hAnsi="Times New Roman" w:cs="Times New Roman"/>
            <w:sz w:val="24"/>
            <w:szCs w:val="24"/>
          </w:rPr>
          <w:t>weight relationships of sharks in</w:t>
        </w:r>
        <w:r w:rsidRPr="00D87246">
          <w:rPr>
            <w:rFonts w:ascii="Times New Roman" w:hAnsi="Times New Roman" w:cs="Times New Roman"/>
            <w:sz w:val="24"/>
            <w:szCs w:val="24"/>
          </w:rPr>
          <w:t xml:space="preserve"> Antalya Bay, </w:t>
        </w:r>
        <w:r w:rsidR="00353967"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 xml:space="preserve">Mediterranean. </w:t>
        </w:r>
        <w:r w:rsidRPr="00D87246">
          <w:rPr>
            <w:rFonts w:ascii="Times New Roman" w:hAnsi="Times New Roman" w:cs="Times New Roman"/>
            <w:i/>
            <w:iCs/>
            <w:sz w:val="24"/>
            <w:szCs w:val="24"/>
          </w:rPr>
          <w:t>Journal of Applied Ichthyology</w:t>
        </w:r>
        <w:r w:rsidRPr="00D87246">
          <w:rPr>
            <w:rFonts w:ascii="Times New Roman" w:hAnsi="Times New Roman" w:cs="Times New Roman"/>
            <w:sz w:val="24"/>
            <w:szCs w:val="24"/>
          </w:rPr>
          <w:t>, 28(2), 278-279.</w:t>
        </w:r>
      </w:ins>
    </w:p>
    <w:p w14:paraId="436750A2" w14:textId="0ECC2F6C" w:rsidR="00016968" w:rsidRPr="00D87246" w:rsidRDefault="00016968" w:rsidP="00016968">
      <w:pPr>
        <w:spacing w:line="276" w:lineRule="auto"/>
        <w:ind w:left="567" w:hanging="567"/>
        <w:jc w:val="both"/>
        <w:rPr>
          <w:ins w:id="526" w:author="user" w:date="2024-08-18T17:33:00Z" w16du:dateUtc="2024-08-18T14:33:00Z"/>
          <w:rFonts w:ascii="Times New Roman" w:hAnsi="Times New Roman" w:cs="Times New Roman"/>
          <w:sz w:val="24"/>
          <w:szCs w:val="24"/>
        </w:rPr>
      </w:pPr>
      <w:ins w:id="527" w:author="user" w:date="2024-08-18T17:33:00Z" w16du:dateUtc="2024-08-18T14:33:00Z">
        <w:r w:rsidRPr="00D87246">
          <w:rPr>
            <w:rFonts w:ascii="Times New Roman" w:hAnsi="Times New Roman" w:cs="Times New Roman"/>
            <w:sz w:val="24"/>
            <w:szCs w:val="24"/>
          </w:rPr>
          <w:lastRenderedPageBreak/>
          <w:t xml:space="preserve">Heupel, M. R., Carlson, J. K., </w:t>
        </w:r>
        <w:proofErr w:type="spellStart"/>
        <w:r w:rsidRPr="00D87246">
          <w:rPr>
            <w:rFonts w:ascii="Times New Roman" w:hAnsi="Times New Roman" w:cs="Times New Roman"/>
            <w:sz w:val="24"/>
            <w:szCs w:val="24"/>
          </w:rPr>
          <w:t>Simpfendorfer</w:t>
        </w:r>
        <w:proofErr w:type="spellEnd"/>
        <w:r w:rsidRPr="00D87246">
          <w:rPr>
            <w:rFonts w:ascii="Times New Roman" w:hAnsi="Times New Roman" w:cs="Times New Roman"/>
            <w:sz w:val="24"/>
            <w:szCs w:val="24"/>
          </w:rPr>
          <w:t xml:space="preserve">, C. A. (2007). Shark </w:t>
        </w:r>
        <w:r w:rsidR="00353967" w:rsidRPr="00D87246">
          <w:rPr>
            <w:rFonts w:ascii="Times New Roman" w:hAnsi="Times New Roman" w:cs="Times New Roman"/>
            <w:sz w:val="24"/>
            <w:szCs w:val="24"/>
          </w:rPr>
          <w:t>nursery areas: concepts, definition, characterization and assumptions</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Marine Ecology Progress Series</w:t>
        </w:r>
        <w:r w:rsidRPr="00D87246">
          <w:rPr>
            <w:rFonts w:ascii="Times New Roman" w:hAnsi="Times New Roman" w:cs="Times New Roman"/>
            <w:sz w:val="24"/>
            <w:szCs w:val="24"/>
          </w:rPr>
          <w:t>, 337, 287-297.</w:t>
        </w:r>
      </w:ins>
    </w:p>
    <w:p w14:paraId="6D8D3004" w14:textId="7393BA9D" w:rsidR="00016968" w:rsidRPr="00D87246" w:rsidRDefault="00016968" w:rsidP="00016968">
      <w:pPr>
        <w:spacing w:line="276" w:lineRule="auto"/>
        <w:ind w:left="567" w:hanging="567"/>
        <w:jc w:val="both"/>
        <w:rPr>
          <w:ins w:id="528" w:author="user" w:date="2024-08-18T17:33:00Z" w16du:dateUtc="2024-08-18T14:33:00Z"/>
          <w:rFonts w:ascii="Times New Roman" w:hAnsi="Times New Roman" w:cs="Times New Roman"/>
          <w:sz w:val="24"/>
          <w:szCs w:val="24"/>
        </w:rPr>
      </w:pPr>
      <w:proofErr w:type="spellStart"/>
      <w:ins w:id="529" w:author="user" w:date="2024-08-18T17:33:00Z" w16du:dateUtc="2024-08-18T14:33:00Z">
        <w:r w:rsidRPr="00D87246">
          <w:rPr>
            <w:rFonts w:ascii="Times New Roman" w:hAnsi="Times New Roman" w:cs="Times New Roman"/>
            <w:sz w:val="24"/>
            <w:szCs w:val="24"/>
          </w:rPr>
          <w:t>Kabasakal</w:t>
        </w:r>
        <w:proofErr w:type="spellEnd"/>
        <w:r w:rsidRPr="00D87246">
          <w:rPr>
            <w:rFonts w:ascii="Times New Roman" w:hAnsi="Times New Roman" w:cs="Times New Roman"/>
            <w:sz w:val="24"/>
            <w:szCs w:val="24"/>
          </w:rPr>
          <w:t xml:space="preserve">, H. (2020). A </w:t>
        </w:r>
        <w:r w:rsidR="00353967" w:rsidRPr="00D87246">
          <w:rPr>
            <w:rFonts w:ascii="Times New Roman" w:hAnsi="Times New Roman" w:cs="Times New Roman"/>
            <w:sz w:val="24"/>
            <w:szCs w:val="24"/>
          </w:rPr>
          <w:t xml:space="preserve">field guide to the sharks </w:t>
        </w:r>
        <w:r w:rsidRPr="00D87246">
          <w:rPr>
            <w:rFonts w:ascii="Times New Roman" w:hAnsi="Times New Roman" w:cs="Times New Roman"/>
            <w:sz w:val="24"/>
            <w:szCs w:val="24"/>
          </w:rPr>
          <w:t xml:space="preserve">of Turkish </w:t>
        </w:r>
        <w:r w:rsidR="00353967" w:rsidRPr="00D87246">
          <w:rPr>
            <w:rFonts w:ascii="Times New Roman" w:hAnsi="Times New Roman" w:cs="Times New Roman"/>
            <w:sz w:val="24"/>
            <w:szCs w:val="24"/>
          </w:rPr>
          <w:t>waters</w:t>
        </w:r>
        <w:r w:rsidRPr="00D87246">
          <w:rPr>
            <w:rFonts w:ascii="Times New Roman" w:hAnsi="Times New Roman" w:cs="Times New Roman"/>
            <w:sz w:val="24"/>
            <w:szCs w:val="24"/>
          </w:rPr>
          <w:t>. Turkish Marine Research Foundation (TUDAV).</w:t>
        </w:r>
      </w:ins>
    </w:p>
    <w:p w14:paraId="5C77E923" w14:textId="4485534E" w:rsidR="00016968" w:rsidRPr="00D87246" w:rsidRDefault="00016968" w:rsidP="00016968">
      <w:pPr>
        <w:spacing w:line="276" w:lineRule="auto"/>
        <w:ind w:left="567" w:hanging="567"/>
        <w:jc w:val="both"/>
        <w:rPr>
          <w:ins w:id="530" w:author="user" w:date="2024-08-18T17:33:00Z" w16du:dateUtc="2024-08-18T14:33:00Z"/>
          <w:rFonts w:ascii="Times New Roman" w:hAnsi="Times New Roman" w:cs="Times New Roman"/>
          <w:sz w:val="24"/>
          <w:szCs w:val="24"/>
        </w:rPr>
      </w:pPr>
      <w:proofErr w:type="spellStart"/>
      <w:ins w:id="531" w:author="user" w:date="2024-08-18T17:33:00Z" w16du:dateUtc="2024-08-18T14:33:00Z">
        <w:r w:rsidRPr="00D87246">
          <w:rPr>
            <w:rFonts w:ascii="Times New Roman" w:hAnsi="Times New Roman" w:cs="Times New Roman"/>
            <w:sz w:val="24"/>
            <w:szCs w:val="24"/>
          </w:rPr>
          <w:t>Kabasakal</w:t>
        </w:r>
        <w:proofErr w:type="spellEnd"/>
        <w:r w:rsidRPr="00D87246">
          <w:rPr>
            <w:rFonts w:ascii="Times New Roman" w:hAnsi="Times New Roman" w:cs="Times New Roman"/>
            <w:sz w:val="24"/>
            <w:szCs w:val="24"/>
          </w:rPr>
          <w:t xml:space="preserve">, H. (2021a). A </w:t>
        </w:r>
        <w:r w:rsidR="00353967" w:rsidRPr="00D87246">
          <w:rPr>
            <w:rFonts w:ascii="Times New Roman" w:hAnsi="Times New Roman" w:cs="Times New Roman"/>
            <w:sz w:val="24"/>
            <w:szCs w:val="24"/>
          </w:rPr>
          <w:t xml:space="preserve">review of shark biodiversity </w:t>
        </w:r>
        <w:r w:rsidRPr="00D87246">
          <w:rPr>
            <w:rFonts w:ascii="Times New Roman" w:hAnsi="Times New Roman" w:cs="Times New Roman"/>
            <w:sz w:val="24"/>
            <w:szCs w:val="24"/>
          </w:rPr>
          <w:t xml:space="preserve">in Turkish Waters: </w:t>
        </w:r>
        <w:r w:rsidR="00353967" w:rsidRPr="00D87246">
          <w:rPr>
            <w:rFonts w:ascii="Times New Roman" w:hAnsi="Times New Roman" w:cs="Times New Roman"/>
            <w:sz w:val="24"/>
            <w:szCs w:val="24"/>
          </w:rPr>
          <w:t>updated inventory</w:t>
        </w:r>
        <w:r w:rsidRPr="00D87246">
          <w:rPr>
            <w:rFonts w:ascii="Times New Roman" w:hAnsi="Times New Roman" w:cs="Times New Roman"/>
            <w:sz w:val="24"/>
            <w:szCs w:val="24"/>
          </w:rPr>
          <w:t xml:space="preserve">, </w:t>
        </w:r>
        <w:r w:rsidR="00353967" w:rsidRPr="00D87246">
          <w:rPr>
            <w:rFonts w:ascii="Times New Roman" w:hAnsi="Times New Roman" w:cs="Times New Roman"/>
            <w:sz w:val="24"/>
            <w:szCs w:val="24"/>
          </w:rPr>
          <w:t>new arrivals, questionable species, and conservation issues</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Annales Series Historia Naturalis</w:t>
        </w:r>
        <w:r w:rsidRPr="00D87246">
          <w:rPr>
            <w:rFonts w:ascii="Times New Roman" w:hAnsi="Times New Roman" w:cs="Times New Roman"/>
            <w:sz w:val="24"/>
            <w:szCs w:val="24"/>
          </w:rPr>
          <w:t>, 31(2), 181-194</w:t>
        </w:r>
      </w:ins>
    </w:p>
    <w:p w14:paraId="7F37BBE7" w14:textId="79CC66B3" w:rsidR="00016968" w:rsidRPr="00D87246" w:rsidRDefault="00016968" w:rsidP="00016968">
      <w:pPr>
        <w:spacing w:line="276" w:lineRule="auto"/>
        <w:ind w:left="567" w:hanging="567"/>
        <w:jc w:val="both"/>
        <w:rPr>
          <w:ins w:id="532" w:author="user" w:date="2024-08-18T17:33:00Z" w16du:dateUtc="2024-08-18T14:33:00Z"/>
          <w:rFonts w:ascii="Times New Roman" w:hAnsi="Times New Roman" w:cs="Times New Roman"/>
          <w:sz w:val="24"/>
          <w:szCs w:val="24"/>
        </w:rPr>
      </w:pPr>
      <w:proofErr w:type="spellStart"/>
      <w:ins w:id="533" w:author="user" w:date="2024-08-18T17:33:00Z" w16du:dateUtc="2024-08-18T14:33:00Z">
        <w:r w:rsidRPr="00D87246">
          <w:rPr>
            <w:rFonts w:ascii="Times New Roman" w:hAnsi="Times New Roman" w:cs="Times New Roman"/>
            <w:sz w:val="24"/>
            <w:szCs w:val="24"/>
          </w:rPr>
          <w:t>Kabasakal</w:t>
        </w:r>
        <w:proofErr w:type="spellEnd"/>
        <w:r w:rsidRPr="00D87246">
          <w:rPr>
            <w:rFonts w:ascii="Times New Roman" w:hAnsi="Times New Roman" w:cs="Times New Roman"/>
            <w:sz w:val="24"/>
            <w:szCs w:val="24"/>
          </w:rPr>
          <w:t xml:space="preserve">, H. (2021b). Chapters from the </w:t>
        </w:r>
        <w:r w:rsidR="00353967" w:rsidRPr="00D87246">
          <w:rPr>
            <w:rFonts w:ascii="Times New Roman" w:hAnsi="Times New Roman" w:cs="Times New Roman"/>
            <w:sz w:val="24"/>
            <w:szCs w:val="24"/>
          </w:rPr>
          <w:t>life story of common angel shark</w:t>
        </w:r>
        <w:r w:rsidRPr="00D87246">
          <w:rPr>
            <w:rFonts w:ascii="Times New Roman" w:hAnsi="Times New Roman" w:cs="Times New Roman"/>
            <w:sz w:val="24"/>
            <w:szCs w:val="24"/>
          </w:rPr>
          <w:t xml:space="preserve">, </w:t>
        </w:r>
        <w:r w:rsidRPr="00353967">
          <w:rPr>
            <w:rFonts w:ascii="Times New Roman" w:hAnsi="Times New Roman" w:cs="Times New Roman"/>
            <w:i/>
            <w:iCs/>
            <w:sz w:val="24"/>
            <w:szCs w:val="24"/>
            <w:rPrChange w:id="534" w:author="user" w:date="2024-08-20T20:06:00Z" w16du:dateUtc="2024-08-20T17:06:00Z">
              <w:rPr>
                <w:rFonts w:ascii="Times New Roman" w:hAnsi="Times New Roman" w:cs="Times New Roman"/>
                <w:sz w:val="24"/>
                <w:szCs w:val="24"/>
              </w:rPr>
            </w:rPrChange>
          </w:rPr>
          <w:t xml:space="preserve">Squatina </w:t>
        </w:r>
        <w:proofErr w:type="spellStart"/>
        <w:r w:rsidRPr="00353967">
          <w:rPr>
            <w:rFonts w:ascii="Times New Roman" w:hAnsi="Times New Roman" w:cs="Times New Roman"/>
            <w:i/>
            <w:iCs/>
            <w:sz w:val="24"/>
            <w:szCs w:val="24"/>
            <w:rPrChange w:id="535" w:author="user" w:date="2024-08-20T20:06:00Z" w16du:dateUtc="2024-08-20T17:06:00Z">
              <w:rPr>
                <w:rFonts w:ascii="Times New Roman" w:hAnsi="Times New Roman" w:cs="Times New Roman"/>
                <w:sz w:val="24"/>
                <w:szCs w:val="24"/>
              </w:rPr>
            </w:rPrChange>
          </w:rPr>
          <w:t>squatina</w:t>
        </w:r>
        <w:proofErr w:type="spellEnd"/>
        <w:r w:rsidRPr="00D87246">
          <w:rPr>
            <w:rFonts w:ascii="Times New Roman" w:hAnsi="Times New Roman" w:cs="Times New Roman"/>
            <w:sz w:val="24"/>
            <w:szCs w:val="24"/>
          </w:rPr>
          <w:t xml:space="preserve">, from Turkish </w:t>
        </w:r>
      </w:ins>
      <w:ins w:id="536" w:author="user" w:date="2024-08-20T20:06:00Z" w16du:dateUtc="2024-08-20T17:06:00Z">
        <w:r w:rsidR="00353967">
          <w:rPr>
            <w:rFonts w:ascii="Times New Roman" w:hAnsi="Times New Roman" w:cs="Times New Roman"/>
            <w:sz w:val="24"/>
            <w:szCs w:val="24"/>
          </w:rPr>
          <w:t>w</w:t>
        </w:r>
      </w:ins>
      <w:ins w:id="537" w:author="user" w:date="2024-08-18T17:33:00Z" w16du:dateUtc="2024-08-18T14:33:00Z">
        <w:r w:rsidRPr="00D87246">
          <w:rPr>
            <w:rFonts w:ascii="Times New Roman" w:hAnsi="Times New Roman" w:cs="Times New Roman"/>
            <w:sz w:val="24"/>
            <w:szCs w:val="24"/>
          </w:rPr>
          <w:t xml:space="preserve">aters: </w:t>
        </w:r>
      </w:ins>
      <w:ins w:id="538" w:author="user" w:date="2024-08-20T20:06:00Z" w16du:dateUtc="2024-08-20T17:06:00Z">
        <w:r w:rsidR="00353967">
          <w:rPr>
            <w:rFonts w:ascii="Times New Roman" w:hAnsi="Times New Roman" w:cs="Times New Roman"/>
            <w:sz w:val="24"/>
            <w:szCs w:val="24"/>
          </w:rPr>
          <w:t>a</w:t>
        </w:r>
      </w:ins>
      <w:ins w:id="539" w:author="user" w:date="2024-08-18T17:33:00Z" w16du:dateUtc="2024-08-18T14:33:00Z">
        <w:r w:rsidRPr="00D87246">
          <w:rPr>
            <w:rFonts w:ascii="Times New Roman" w:hAnsi="Times New Roman" w:cs="Times New Roman"/>
            <w:sz w:val="24"/>
            <w:szCs w:val="24"/>
          </w:rPr>
          <w:t xml:space="preserve"> </w:t>
        </w:r>
        <w:r w:rsidR="00353967" w:rsidRPr="00D87246">
          <w:rPr>
            <w:rFonts w:ascii="Times New Roman" w:hAnsi="Times New Roman" w:cs="Times New Roman"/>
            <w:sz w:val="24"/>
            <w:szCs w:val="24"/>
          </w:rPr>
          <w:t>historical, ethnoichthyological and contemporary approach to a little-known shark specie</w:t>
        </w:r>
        <w:r w:rsidRPr="00D87246">
          <w:rPr>
            <w:rFonts w:ascii="Times New Roman" w:hAnsi="Times New Roman" w:cs="Times New Roman"/>
            <w:sz w:val="24"/>
            <w:szCs w:val="24"/>
          </w:rPr>
          <w:t xml:space="preserve">s. </w:t>
        </w:r>
        <w:r w:rsidRPr="00D87246">
          <w:rPr>
            <w:rFonts w:ascii="Times New Roman" w:hAnsi="Times New Roman" w:cs="Times New Roman"/>
            <w:i/>
            <w:iCs/>
            <w:sz w:val="24"/>
            <w:szCs w:val="24"/>
          </w:rPr>
          <w:t>Journal of the Black Sea/Mediterranean Environment</w:t>
        </w:r>
        <w:r w:rsidRPr="00D87246">
          <w:rPr>
            <w:rFonts w:ascii="Times New Roman" w:hAnsi="Times New Roman" w:cs="Times New Roman"/>
            <w:sz w:val="24"/>
            <w:szCs w:val="24"/>
          </w:rPr>
          <w:t>, 27(3), 317-341.</w:t>
        </w:r>
      </w:ins>
    </w:p>
    <w:p w14:paraId="1830851B" w14:textId="5D51608E" w:rsidR="00016968" w:rsidRPr="00D87246" w:rsidRDefault="00016968" w:rsidP="00016968">
      <w:pPr>
        <w:spacing w:line="276" w:lineRule="auto"/>
        <w:ind w:left="567" w:hanging="567"/>
        <w:jc w:val="both"/>
        <w:rPr>
          <w:ins w:id="540" w:author="user" w:date="2024-08-18T17:33:00Z" w16du:dateUtc="2024-08-18T14:33:00Z"/>
          <w:rFonts w:ascii="Times New Roman" w:hAnsi="Times New Roman" w:cs="Times New Roman"/>
          <w:sz w:val="24"/>
          <w:szCs w:val="24"/>
        </w:rPr>
      </w:pPr>
      <w:proofErr w:type="spellStart"/>
      <w:ins w:id="541" w:author="user" w:date="2024-08-18T17:33:00Z" w16du:dateUtc="2024-08-18T14:33:00Z">
        <w:r w:rsidRPr="00D87246">
          <w:rPr>
            <w:rFonts w:ascii="Times New Roman" w:hAnsi="Times New Roman" w:cs="Times New Roman"/>
            <w:sz w:val="24"/>
            <w:szCs w:val="24"/>
          </w:rPr>
          <w:t>Kabasakal</w:t>
        </w:r>
        <w:proofErr w:type="spellEnd"/>
        <w:r w:rsidRPr="00D87246">
          <w:rPr>
            <w:rFonts w:ascii="Times New Roman" w:hAnsi="Times New Roman" w:cs="Times New Roman"/>
            <w:sz w:val="24"/>
            <w:szCs w:val="24"/>
          </w:rPr>
          <w:t xml:space="preserve">, H., </w:t>
        </w:r>
        <w:proofErr w:type="spellStart"/>
        <w:r w:rsidRPr="00D87246">
          <w:rPr>
            <w:rFonts w:ascii="Times New Roman" w:hAnsi="Times New Roman" w:cs="Times New Roman"/>
            <w:sz w:val="24"/>
            <w:szCs w:val="24"/>
          </w:rPr>
          <w:t>Uzer</w:t>
        </w:r>
        <w:proofErr w:type="spellEnd"/>
        <w:r w:rsidRPr="00D87246">
          <w:rPr>
            <w:rFonts w:ascii="Times New Roman" w:hAnsi="Times New Roman" w:cs="Times New Roman"/>
            <w:sz w:val="24"/>
            <w:szCs w:val="24"/>
          </w:rPr>
          <w:t xml:space="preserve">, U., </w:t>
        </w:r>
        <w:proofErr w:type="spellStart"/>
        <w:r w:rsidRPr="00D87246">
          <w:rPr>
            <w:rFonts w:ascii="Times New Roman" w:hAnsi="Times New Roman" w:cs="Times New Roman"/>
            <w:sz w:val="24"/>
            <w:szCs w:val="24"/>
          </w:rPr>
          <w:t>Gönülal</w:t>
        </w:r>
        <w:proofErr w:type="spellEnd"/>
        <w:r w:rsidRPr="00D87246">
          <w:rPr>
            <w:rFonts w:ascii="Times New Roman" w:hAnsi="Times New Roman" w:cs="Times New Roman"/>
            <w:sz w:val="24"/>
            <w:szCs w:val="24"/>
          </w:rPr>
          <w:t xml:space="preserve">, O., Akyüz, O., </w:t>
        </w:r>
        <w:proofErr w:type="spellStart"/>
        <w:r w:rsidRPr="00D87246">
          <w:rPr>
            <w:rFonts w:ascii="Times New Roman" w:hAnsi="Times New Roman" w:cs="Times New Roman"/>
            <w:sz w:val="24"/>
            <w:szCs w:val="24"/>
          </w:rPr>
          <w:t>Karakulak</w:t>
        </w:r>
        <w:proofErr w:type="spellEnd"/>
        <w:r w:rsidRPr="00D87246">
          <w:rPr>
            <w:rFonts w:ascii="Times New Roman" w:hAnsi="Times New Roman" w:cs="Times New Roman"/>
            <w:sz w:val="24"/>
            <w:szCs w:val="24"/>
          </w:rPr>
          <w:t xml:space="preserve">, F. S. (2023). Morphometric </w:t>
        </w:r>
        <w:r w:rsidR="00353967" w:rsidRPr="00D87246">
          <w:rPr>
            <w:rFonts w:ascii="Times New Roman" w:hAnsi="Times New Roman" w:cs="Times New Roman"/>
            <w:sz w:val="24"/>
            <w:szCs w:val="24"/>
          </w:rPr>
          <w:t xml:space="preserve">analyses of the angular </w:t>
        </w:r>
        <w:proofErr w:type="spellStart"/>
        <w:r w:rsidR="00353967" w:rsidRPr="00D87246">
          <w:rPr>
            <w:rFonts w:ascii="Times New Roman" w:hAnsi="Times New Roman" w:cs="Times New Roman"/>
            <w:sz w:val="24"/>
            <w:szCs w:val="24"/>
          </w:rPr>
          <w:t>roughshark</w:t>
        </w:r>
        <w:proofErr w:type="spellEnd"/>
        <w:r w:rsidRPr="00D87246">
          <w:rPr>
            <w:rFonts w:ascii="Times New Roman" w:hAnsi="Times New Roman" w:cs="Times New Roman"/>
            <w:sz w:val="24"/>
            <w:szCs w:val="24"/>
          </w:rPr>
          <w:t xml:space="preserve">, </w:t>
        </w:r>
        <w:proofErr w:type="spellStart"/>
        <w:r w:rsidRPr="00D87246">
          <w:rPr>
            <w:rFonts w:ascii="Times New Roman" w:hAnsi="Times New Roman" w:cs="Times New Roman"/>
            <w:i/>
            <w:iCs/>
            <w:sz w:val="24"/>
            <w:szCs w:val="24"/>
          </w:rPr>
          <w:t>Oxynotus</w:t>
        </w:r>
        <w:proofErr w:type="spellEnd"/>
        <w:r w:rsidRPr="00D87246">
          <w:rPr>
            <w:rFonts w:ascii="Times New Roman" w:hAnsi="Times New Roman" w:cs="Times New Roman"/>
            <w:i/>
            <w:iCs/>
            <w:sz w:val="24"/>
            <w:szCs w:val="24"/>
          </w:rPr>
          <w:t xml:space="preserve"> </w:t>
        </w:r>
        <w:proofErr w:type="spellStart"/>
        <w:r w:rsidRPr="00D87246">
          <w:rPr>
            <w:rFonts w:ascii="Times New Roman" w:hAnsi="Times New Roman" w:cs="Times New Roman"/>
            <w:i/>
            <w:iCs/>
            <w:sz w:val="24"/>
            <w:szCs w:val="24"/>
          </w:rPr>
          <w:t>centrina</w:t>
        </w:r>
        <w:proofErr w:type="spellEnd"/>
        <w:r w:rsidRPr="00D87246">
          <w:rPr>
            <w:rFonts w:ascii="Times New Roman" w:hAnsi="Times New Roman" w:cs="Times New Roman"/>
            <w:sz w:val="24"/>
            <w:szCs w:val="24"/>
          </w:rPr>
          <w:t xml:space="preserve"> (Oxynotidae), with </w:t>
        </w:r>
        <w:r w:rsidR="00353967" w:rsidRPr="00D87246">
          <w:rPr>
            <w:rFonts w:ascii="Times New Roman" w:hAnsi="Times New Roman" w:cs="Times New Roman"/>
            <w:sz w:val="24"/>
            <w:szCs w:val="24"/>
          </w:rPr>
          <w:t>biological notes on specimens from t</w:t>
        </w:r>
        <w:r w:rsidRPr="00D87246">
          <w:rPr>
            <w:rFonts w:ascii="Times New Roman" w:hAnsi="Times New Roman" w:cs="Times New Roman"/>
            <w:sz w:val="24"/>
            <w:szCs w:val="24"/>
          </w:rPr>
          <w:t xml:space="preserve">he Sea of Marmara. </w:t>
        </w:r>
        <w:r w:rsidRPr="00D87246">
          <w:rPr>
            <w:rFonts w:ascii="Times New Roman" w:hAnsi="Times New Roman" w:cs="Times New Roman"/>
            <w:i/>
            <w:iCs/>
            <w:sz w:val="24"/>
            <w:szCs w:val="24"/>
          </w:rPr>
          <w:t>Journal of Ichthyology</w:t>
        </w:r>
        <w:r w:rsidRPr="00D87246">
          <w:rPr>
            <w:rFonts w:ascii="Times New Roman" w:hAnsi="Times New Roman" w:cs="Times New Roman"/>
            <w:sz w:val="24"/>
            <w:szCs w:val="24"/>
          </w:rPr>
          <w:t>, 63(6), 1025-1036.</w:t>
        </w:r>
      </w:ins>
    </w:p>
    <w:p w14:paraId="186F1DC6" w14:textId="72CC600B" w:rsidR="00016968" w:rsidRPr="00D87246" w:rsidRDefault="00016968" w:rsidP="00016968">
      <w:pPr>
        <w:spacing w:line="276" w:lineRule="auto"/>
        <w:ind w:left="567" w:hanging="567"/>
        <w:jc w:val="both"/>
        <w:rPr>
          <w:ins w:id="542" w:author="user" w:date="2024-08-18T17:33:00Z" w16du:dateUtc="2024-08-18T14:33:00Z"/>
          <w:rFonts w:ascii="Times New Roman" w:hAnsi="Times New Roman" w:cs="Times New Roman"/>
          <w:sz w:val="24"/>
          <w:szCs w:val="24"/>
        </w:rPr>
      </w:pPr>
      <w:proofErr w:type="spellStart"/>
      <w:ins w:id="543" w:author="user" w:date="2024-08-18T17:33:00Z" w16du:dateUtc="2024-08-18T14:33:00Z">
        <w:r w:rsidRPr="00D87246">
          <w:rPr>
            <w:rFonts w:ascii="Times New Roman" w:hAnsi="Times New Roman" w:cs="Times New Roman"/>
            <w:sz w:val="24"/>
            <w:szCs w:val="24"/>
          </w:rPr>
          <w:t>Kabasakal</w:t>
        </w:r>
        <w:proofErr w:type="spellEnd"/>
        <w:r w:rsidRPr="00D87246">
          <w:rPr>
            <w:rFonts w:ascii="Times New Roman" w:hAnsi="Times New Roman" w:cs="Times New Roman"/>
            <w:sz w:val="24"/>
            <w:szCs w:val="24"/>
          </w:rPr>
          <w:t xml:space="preserve">, H., </w:t>
        </w:r>
        <w:proofErr w:type="spellStart"/>
        <w:r w:rsidRPr="00D87246">
          <w:rPr>
            <w:rFonts w:ascii="Times New Roman" w:hAnsi="Times New Roman" w:cs="Times New Roman"/>
            <w:sz w:val="24"/>
            <w:szCs w:val="24"/>
          </w:rPr>
          <w:t>Uzer</w:t>
        </w:r>
        <w:proofErr w:type="spellEnd"/>
        <w:r w:rsidRPr="00D87246">
          <w:rPr>
            <w:rFonts w:ascii="Times New Roman" w:hAnsi="Times New Roman" w:cs="Times New Roman"/>
            <w:sz w:val="24"/>
            <w:szCs w:val="24"/>
          </w:rPr>
          <w:t xml:space="preserve">, U., </w:t>
        </w:r>
        <w:proofErr w:type="spellStart"/>
        <w:r w:rsidRPr="00D87246">
          <w:rPr>
            <w:rFonts w:ascii="Times New Roman" w:hAnsi="Times New Roman" w:cs="Times New Roman"/>
            <w:sz w:val="24"/>
            <w:szCs w:val="24"/>
          </w:rPr>
          <w:t>Gönülal</w:t>
        </w:r>
        <w:proofErr w:type="spellEnd"/>
        <w:r w:rsidRPr="00D87246">
          <w:rPr>
            <w:rFonts w:ascii="Times New Roman" w:hAnsi="Times New Roman" w:cs="Times New Roman"/>
            <w:sz w:val="24"/>
            <w:szCs w:val="24"/>
          </w:rPr>
          <w:t xml:space="preserve">, O., </w:t>
        </w:r>
        <w:proofErr w:type="spellStart"/>
        <w:r w:rsidRPr="00D87246">
          <w:rPr>
            <w:rFonts w:ascii="Times New Roman" w:hAnsi="Times New Roman" w:cs="Times New Roman"/>
            <w:sz w:val="24"/>
            <w:szCs w:val="24"/>
          </w:rPr>
          <w:t>Karakulak</w:t>
        </w:r>
        <w:proofErr w:type="spellEnd"/>
        <w:r w:rsidRPr="00D87246">
          <w:rPr>
            <w:rFonts w:ascii="Times New Roman" w:hAnsi="Times New Roman" w:cs="Times New Roman"/>
            <w:sz w:val="24"/>
            <w:szCs w:val="24"/>
          </w:rPr>
          <w:t xml:space="preserve">, F. S. (2024).  Bioecological </w:t>
        </w:r>
        <w:r w:rsidR="00353967" w:rsidRPr="00D87246">
          <w:rPr>
            <w:rFonts w:ascii="Times New Roman" w:hAnsi="Times New Roman" w:cs="Times New Roman"/>
            <w:sz w:val="24"/>
            <w:szCs w:val="24"/>
          </w:rPr>
          <w:t xml:space="preserve">lessons learned from the neonate longnose </w:t>
        </w:r>
        <w:proofErr w:type="spellStart"/>
        <w:r w:rsidR="00353967" w:rsidRPr="00D87246">
          <w:rPr>
            <w:rFonts w:ascii="Times New Roman" w:hAnsi="Times New Roman" w:cs="Times New Roman"/>
            <w:sz w:val="24"/>
            <w:szCs w:val="24"/>
          </w:rPr>
          <w:t>spurdogs</w:t>
        </w:r>
        <w:proofErr w:type="spellEnd"/>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 xml:space="preserve">Squalus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w:t>
        </w:r>
        <w:proofErr w:type="spellStart"/>
        <w:r w:rsidRPr="00D87246">
          <w:rPr>
            <w:rFonts w:ascii="Times New Roman" w:hAnsi="Times New Roman" w:cs="Times New Roman"/>
            <w:sz w:val="24"/>
            <w:szCs w:val="24"/>
          </w:rPr>
          <w:t>Squaliformes</w:t>
        </w:r>
        <w:proofErr w:type="spellEnd"/>
        <w:r w:rsidRPr="00D87246">
          <w:rPr>
            <w:rFonts w:ascii="Times New Roman" w:hAnsi="Times New Roman" w:cs="Times New Roman"/>
            <w:sz w:val="24"/>
            <w:szCs w:val="24"/>
          </w:rPr>
          <w:t xml:space="preserve">: </w:t>
        </w:r>
        <w:proofErr w:type="spellStart"/>
        <w:r w:rsidRPr="00D87246">
          <w:rPr>
            <w:rFonts w:ascii="Times New Roman" w:hAnsi="Times New Roman" w:cs="Times New Roman"/>
            <w:sz w:val="24"/>
            <w:szCs w:val="24"/>
          </w:rPr>
          <w:t>Squalidae</w:t>
        </w:r>
        <w:proofErr w:type="spellEnd"/>
        <w:r w:rsidRPr="00D87246">
          <w:rPr>
            <w:rFonts w:ascii="Times New Roman" w:hAnsi="Times New Roman" w:cs="Times New Roman"/>
            <w:sz w:val="24"/>
            <w:szCs w:val="24"/>
          </w:rPr>
          <w:t xml:space="preserve">) </w:t>
        </w:r>
        <w:r w:rsidR="00353967" w:rsidRPr="00D87246">
          <w:rPr>
            <w:rFonts w:ascii="Times New Roman" w:hAnsi="Times New Roman" w:cs="Times New Roman"/>
            <w:sz w:val="24"/>
            <w:szCs w:val="24"/>
          </w:rPr>
          <w:t xml:space="preserve">suggest a potential nursery ground </w:t>
        </w:r>
        <w:r w:rsidRPr="00D87246">
          <w:rPr>
            <w:rFonts w:ascii="Times New Roman" w:hAnsi="Times New Roman" w:cs="Times New Roman"/>
            <w:sz w:val="24"/>
            <w:szCs w:val="24"/>
          </w:rPr>
          <w:t xml:space="preserve">in the Marmara Sea. </w:t>
        </w:r>
        <w:r w:rsidRPr="00D87246">
          <w:rPr>
            <w:rFonts w:ascii="Times New Roman" w:hAnsi="Times New Roman" w:cs="Times New Roman"/>
            <w:i/>
            <w:iCs/>
            <w:sz w:val="24"/>
            <w:szCs w:val="24"/>
          </w:rPr>
          <w:t xml:space="preserve">Acta </w:t>
        </w:r>
        <w:proofErr w:type="spellStart"/>
        <w:r w:rsidRPr="00D87246">
          <w:rPr>
            <w:rFonts w:ascii="Times New Roman" w:hAnsi="Times New Roman" w:cs="Times New Roman"/>
            <w:i/>
            <w:iCs/>
            <w:sz w:val="24"/>
            <w:szCs w:val="24"/>
          </w:rPr>
          <w:t>Adriatica</w:t>
        </w:r>
        <w:proofErr w:type="spellEnd"/>
        <w:r w:rsidRPr="00D87246">
          <w:rPr>
            <w:rFonts w:ascii="Times New Roman" w:hAnsi="Times New Roman" w:cs="Times New Roman"/>
            <w:sz w:val="24"/>
            <w:szCs w:val="24"/>
          </w:rPr>
          <w:t>, 65, 1-14.</w:t>
        </w:r>
      </w:ins>
    </w:p>
    <w:p w14:paraId="79D5FAE9" w14:textId="67993002" w:rsidR="00016968" w:rsidRPr="00D87246" w:rsidRDefault="00016968" w:rsidP="00016968">
      <w:pPr>
        <w:spacing w:line="276" w:lineRule="auto"/>
        <w:ind w:left="567" w:hanging="567"/>
        <w:jc w:val="both"/>
        <w:rPr>
          <w:ins w:id="544" w:author="user" w:date="2024-08-18T17:33:00Z" w16du:dateUtc="2024-08-18T14:33:00Z"/>
          <w:rFonts w:ascii="Times New Roman" w:hAnsi="Times New Roman" w:cs="Times New Roman"/>
          <w:sz w:val="24"/>
          <w:szCs w:val="24"/>
        </w:rPr>
      </w:pPr>
      <w:proofErr w:type="spellStart"/>
      <w:ins w:id="545" w:author="user" w:date="2024-08-18T17:33:00Z" w16du:dateUtc="2024-08-18T14:33:00Z">
        <w:r w:rsidRPr="00D87246">
          <w:rPr>
            <w:rFonts w:ascii="Times New Roman" w:hAnsi="Times New Roman" w:cs="Times New Roman"/>
            <w:sz w:val="24"/>
            <w:szCs w:val="24"/>
          </w:rPr>
          <w:t>Kousteni</w:t>
        </w:r>
        <w:proofErr w:type="spellEnd"/>
        <w:r w:rsidRPr="00D87246">
          <w:rPr>
            <w:rFonts w:ascii="Times New Roman" w:hAnsi="Times New Roman" w:cs="Times New Roman"/>
            <w:sz w:val="24"/>
            <w:szCs w:val="24"/>
          </w:rPr>
          <w:t xml:space="preserve">, V., </w:t>
        </w:r>
        <w:proofErr w:type="spellStart"/>
        <w:r w:rsidRPr="00D87246">
          <w:rPr>
            <w:rFonts w:ascii="Times New Roman" w:hAnsi="Times New Roman" w:cs="Times New Roman"/>
            <w:sz w:val="24"/>
            <w:szCs w:val="24"/>
          </w:rPr>
          <w:t>Megalofonou</w:t>
        </w:r>
        <w:proofErr w:type="spellEnd"/>
        <w:r w:rsidRPr="00D87246">
          <w:rPr>
            <w:rFonts w:ascii="Times New Roman" w:hAnsi="Times New Roman" w:cs="Times New Roman"/>
            <w:sz w:val="24"/>
            <w:szCs w:val="24"/>
          </w:rPr>
          <w:t xml:space="preserve">, P. (2011). Reproductive </w:t>
        </w:r>
        <w:r w:rsidR="00353967" w:rsidRPr="00D87246">
          <w:rPr>
            <w:rFonts w:ascii="Times New Roman" w:hAnsi="Times New Roman" w:cs="Times New Roman"/>
            <w:sz w:val="24"/>
            <w:szCs w:val="24"/>
          </w:rPr>
          <w:t xml:space="preserve">biology and embryonic development of </w:t>
        </w:r>
        <w:r w:rsidRPr="00D87246">
          <w:rPr>
            <w:rFonts w:ascii="Times New Roman" w:hAnsi="Times New Roman" w:cs="Times New Roman"/>
            <w:i/>
            <w:iCs/>
            <w:sz w:val="24"/>
            <w:szCs w:val="24"/>
          </w:rPr>
          <w:t xml:space="preserve">Squalus </w:t>
        </w:r>
        <w:proofErr w:type="spellStart"/>
        <w:r w:rsidRPr="00D87246">
          <w:rPr>
            <w:rFonts w:ascii="Times New Roman" w:hAnsi="Times New Roman" w:cs="Times New Roman"/>
            <w:i/>
            <w:iCs/>
            <w:sz w:val="24"/>
            <w:szCs w:val="24"/>
          </w:rPr>
          <w:t>blainvillei</w:t>
        </w:r>
        <w:proofErr w:type="spellEnd"/>
        <w:r w:rsidRPr="00D87246">
          <w:rPr>
            <w:rFonts w:ascii="Times New Roman" w:hAnsi="Times New Roman" w:cs="Times New Roman"/>
            <w:sz w:val="24"/>
            <w:szCs w:val="24"/>
          </w:rPr>
          <w:t xml:space="preserve"> in the </w:t>
        </w:r>
        <w:r w:rsidR="00353967"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 xml:space="preserve">Mediterranean Sea. </w:t>
        </w:r>
        <w:r w:rsidRPr="00D87246">
          <w:rPr>
            <w:rFonts w:ascii="Times New Roman" w:hAnsi="Times New Roman" w:cs="Times New Roman"/>
            <w:i/>
            <w:iCs/>
            <w:sz w:val="24"/>
            <w:szCs w:val="24"/>
          </w:rPr>
          <w:t>Scientia Marina</w:t>
        </w:r>
        <w:r w:rsidRPr="00D87246">
          <w:rPr>
            <w:rFonts w:ascii="Times New Roman" w:hAnsi="Times New Roman" w:cs="Times New Roman"/>
            <w:sz w:val="24"/>
            <w:szCs w:val="24"/>
          </w:rPr>
          <w:t>, 75(2), 237-249.</w:t>
        </w:r>
      </w:ins>
    </w:p>
    <w:p w14:paraId="2107AF83" w14:textId="1BE89D3D" w:rsidR="00016968" w:rsidRPr="00D87246" w:rsidRDefault="00016968" w:rsidP="00016968">
      <w:pPr>
        <w:spacing w:line="276" w:lineRule="auto"/>
        <w:ind w:left="567" w:hanging="567"/>
        <w:jc w:val="both"/>
        <w:rPr>
          <w:ins w:id="546" w:author="user" w:date="2024-08-18T17:33:00Z" w16du:dateUtc="2024-08-18T14:33:00Z"/>
          <w:rFonts w:ascii="Times New Roman" w:hAnsi="Times New Roman" w:cs="Times New Roman"/>
          <w:sz w:val="24"/>
          <w:szCs w:val="24"/>
        </w:rPr>
      </w:pPr>
      <w:proofErr w:type="spellStart"/>
      <w:ins w:id="547" w:author="user" w:date="2024-08-18T17:33:00Z" w16du:dateUtc="2024-08-18T14:33:00Z">
        <w:r w:rsidRPr="00D87246">
          <w:rPr>
            <w:rFonts w:ascii="Times New Roman" w:hAnsi="Times New Roman" w:cs="Times New Roman"/>
            <w:sz w:val="24"/>
            <w:szCs w:val="24"/>
          </w:rPr>
          <w:t>Kousteni</w:t>
        </w:r>
        <w:proofErr w:type="spellEnd"/>
        <w:r w:rsidRPr="00D87246">
          <w:rPr>
            <w:rFonts w:ascii="Times New Roman" w:hAnsi="Times New Roman" w:cs="Times New Roman"/>
            <w:sz w:val="24"/>
            <w:szCs w:val="24"/>
          </w:rPr>
          <w:t xml:space="preserve">, V., </w:t>
        </w:r>
        <w:proofErr w:type="spellStart"/>
        <w:r w:rsidRPr="00D87246">
          <w:rPr>
            <w:rFonts w:ascii="Times New Roman" w:hAnsi="Times New Roman" w:cs="Times New Roman"/>
            <w:sz w:val="24"/>
            <w:szCs w:val="24"/>
          </w:rPr>
          <w:t>Megalofonou</w:t>
        </w:r>
        <w:proofErr w:type="spellEnd"/>
        <w:r w:rsidRPr="00D87246">
          <w:rPr>
            <w:rFonts w:ascii="Times New Roman" w:hAnsi="Times New Roman" w:cs="Times New Roman"/>
            <w:sz w:val="24"/>
            <w:szCs w:val="24"/>
          </w:rPr>
          <w:t xml:space="preserve">, P. (2015). Aging and </w:t>
        </w:r>
        <w:r w:rsidR="00353967" w:rsidRPr="00D87246">
          <w:rPr>
            <w:rFonts w:ascii="Times New Roman" w:hAnsi="Times New Roman" w:cs="Times New Roman"/>
            <w:sz w:val="24"/>
            <w:szCs w:val="24"/>
          </w:rPr>
          <w:t>life history traits of the longnose spiny dogfish in the mediterranean sea: new insights into conservation and management need</w:t>
        </w:r>
        <w:r w:rsidRPr="00D87246">
          <w:rPr>
            <w:rFonts w:ascii="Times New Roman" w:hAnsi="Times New Roman" w:cs="Times New Roman"/>
            <w:sz w:val="24"/>
            <w:szCs w:val="24"/>
          </w:rPr>
          <w:t xml:space="preserve">s. </w:t>
        </w:r>
        <w:r w:rsidRPr="00D87246">
          <w:rPr>
            <w:rFonts w:ascii="Times New Roman" w:hAnsi="Times New Roman" w:cs="Times New Roman"/>
            <w:i/>
            <w:iCs/>
            <w:sz w:val="24"/>
            <w:szCs w:val="24"/>
          </w:rPr>
          <w:t>Fisheries Research</w:t>
        </w:r>
        <w:r w:rsidRPr="00D87246">
          <w:rPr>
            <w:rFonts w:ascii="Times New Roman" w:hAnsi="Times New Roman" w:cs="Times New Roman"/>
            <w:sz w:val="24"/>
            <w:szCs w:val="24"/>
          </w:rPr>
          <w:t>, 168, 6-19.</w:t>
        </w:r>
      </w:ins>
    </w:p>
    <w:p w14:paraId="3EE4F999" w14:textId="1E6F6245" w:rsidR="00016968" w:rsidRPr="00D87246" w:rsidRDefault="00016968" w:rsidP="00016968">
      <w:pPr>
        <w:spacing w:line="276" w:lineRule="auto"/>
        <w:ind w:left="567" w:hanging="567"/>
        <w:jc w:val="both"/>
        <w:rPr>
          <w:ins w:id="548" w:author="user" w:date="2024-08-18T17:33:00Z" w16du:dateUtc="2024-08-18T14:33:00Z"/>
          <w:rFonts w:ascii="Times New Roman" w:hAnsi="Times New Roman" w:cs="Times New Roman"/>
          <w:sz w:val="24"/>
          <w:szCs w:val="24"/>
        </w:rPr>
      </w:pPr>
      <w:proofErr w:type="spellStart"/>
      <w:ins w:id="549" w:author="user" w:date="2024-08-18T17:33:00Z" w16du:dateUtc="2024-08-18T14:33:00Z">
        <w:r w:rsidRPr="00D87246">
          <w:rPr>
            <w:rFonts w:ascii="Times New Roman" w:hAnsi="Times New Roman" w:cs="Times New Roman"/>
            <w:sz w:val="24"/>
            <w:szCs w:val="24"/>
          </w:rPr>
          <w:t>Lteif</w:t>
        </w:r>
        <w:proofErr w:type="spellEnd"/>
        <w:r w:rsidRPr="00D87246">
          <w:rPr>
            <w:rFonts w:ascii="Times New Roman" w:hAnsi="Times New Roman" w:cs="Times New Roman"/>
            <w:sz w:val="24"/>
            <w:szCs w:val="24"/>
          </w:rPr>
          <w:t xml:space="preserve">, M., Mouawad, R., </w:t>
        </w:r>
        <w:proofErr w:type="spellStart"/>
        <w:r w:rsidRPr="00D87246">
          <w:rPr>
            <w:rFonts w:ascii="Times New Roman" w:hAnsi="Times New Roman" w:cs="Times New Roman"/>
            <w:sz w:val="24"/>
            <w:szCs w:val="24"/>
          </w:rPr>
          <w:t>Jemaa</w:t>
        </w:r>
        <w:proofErr w:type="spellEnd"/>
        <w:r w:rsidRPr="00D87246">
          <w:rPr>
            <w:rFonts w:ascii="Times New Roman" w:hAnsi="Times New Roman" w:cs="Times New Roman"/>
            <w:sz w:val="24"/>
            <w:szCs w:val="24"/>
          </w:rPr>
          <w:t xml:space="preserve">, S., Khalaf, G., </w:t>
        </w:r>
        <w:proofErr w:type="spellStart"/>
        <w:r w:rsidRPr="00D87246">
          <w:rPr>
            <w:rFonts w:ascii="Times New Roman" w:hAnsi="Times New Roman" w:cs="Times New Roman"/>
            <w:sz w:val="24"/>
            <w:szCs w:val="24"/>
          </w:rPr>
          <w:t>Lenfant</w:t>
        </w:r>
        <w:proofErr w:type="spellEnd"/>
        <w:r w:rsidRPr="00D87246">
          <w:rPr>
            <w:rFonts w:ascii="Times New Roman" w:hAnsi="Times New Roman" w:cs="Times New Roman"/>
            <w:sz w:val="24"/>
            <w:szCs w:val="24"/>
          </w:rPr>
          <w:t xml:space="preserve">, P., </w:t>
        </w:r>
        <w:proofErr w:type="spellStart"/>
        <w:r w:rsidRPr="00D87246">
          <w:rPr>
            <w:rFonts w:ascii="Times New Roman" w:hAnsi="Times New Roman" w:cs="Times New Roman"/>
            <w:sz w:val="24"/>
            <w:szCs w:val="24"/>
          </w:rPr>
          <w:t>Verdoit-Jarraya</w:t>
        </w:r>
        <w:proofErr w:type="spellEnd"/>
        <w:r w:rsidRPr="00D87246">
          <w:rPr>
            <w:rFonts w:ascii="Times New Roman" w:hAnsi="Times New Roman" w:cs="Times New Roman"/>
            <w:sz w:val="24"/>
            <w:szCs w:val="24"/>
          </w:rPr>
          <w:t xml:space="preserve">, M. (2016). The </w:t>
        </w:r>
        <w:r w:rsidR="00353967" w:rsidRPr="00D87246">
          <w:rPr>
            <w:rFonts w:ascii="Times New Roman" w:hAnsi="Times New Roman" w:cs="Times New Roman"/>
            <w:sz w:val="24"/>
            <w:szCs w:val="24"/>
          </w:rPr>
          <w:t xml:space="preserve">length-weight relationships of three sharks and five batoids in the </w:t>
        </w:r>
        <w:proofErr w:type="spellStart"/>
        <w:r w:rsidR="00353967" w:rsidRPr="00D87246">
          <w:rPr>
            <w:rFonts w:ascii="Times New Roman" w:hAnsi="Times New Roman" w:cs="Times New Roman"/>
            <w:sz w:val="24"/>
            <w:szCs w:val="24"/>
          </w:rPr>
          <w:t>lebanese</w:t>
        </w:r>
        <w:proofErr w:type="spellEnd"/>
        <w:r w:rsidR="00353967" w:rsidRPr="00D87246">
          <w:rPr>
            <w:rFonts w:ascii="Times New Roman" w:hAnsi="Times New Roman" w:cs="Times New Roman"/>
            <w:sz w:val="24"/>
            <w:szCs w:val="24"/>
          </w:rPr>
          <w:t xml:space="preserve"> marine waters, eastern mediterranean</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The Egyptian Journal of Aquatic Research</w:t>
        </w:r>
        <w:r w:rsidRPr="00D87246">
          <w:rPr>
            <w:rFonts w:ascii="Times New Roman" w:hAnsi="Times New Roman" w:cs="Times New Roman"/>
            <w:sz w:val="24"/>
            <w:szCs w:val="24"/>
          </w:rPr>
          <w:t>, 42(4), 475-477.</w:t>
        </w:r>
      </w:ins>
    </w:p>
    <w:p w14:paraId="71484795" w14:textId="70F1B12F" w:rsidR="00016968" w:rsidRPr="00520F4B" w:rsidRDefault="00016968" w:rsidP="00016968">
      <w:pPr>
        <w:spacing w:line="276" w:lineRule="auto"/>
        <w:ind w:left="567" w:hanging="567"/>
        <w:jc w:val="both"/>
        <w:rPr>
          <w:ins w:id="550" w:author="user" w:date="2024-08-18T17:33:00Z" w16du:dateUtc="2024-08-18T14:33:00Z"/>
          <w:rFonts w:ascii="Times New Roman" w:hAnsi="Times New Roman" w:cs="Times New Roman"/>
          <w:sz w:val="24"/>
          <w:szCs w:val="24"/>
          <w:lang w:val="pt-BR"/>
        </w:rPr>
      </w:pPr>
      <w:proofErr w:type="spellStart"/>
      <w:ins w:id="551" w:author="user" w:date="2024-08-18T17:33:00Z" w16du:dateUtc="2024-08-18T14:33:00Z">
        <w:r w:rsidRPr="00D87246">
          <w:rPr>
            <w:rFonts w:ascii="Times New Roman" w:hAnsi="Times New Roman" w:cs="Times New Roman"/>
            <w:sz w:val="24"/>
            <w:szCs w:val="24"/>
          </w:rPr>
          <w:t>Marouani</w:t>
        </w:r>
        <w:proofErr w:type="spellEnd"/>
        <w:r w:rsidRPr="00D87246">
          <w:rPr>
            <w:rFonts w:ascii="Times New Roman" w:hAnsi="Times New Roman" w:cs="Times New Roman"/>
            <w:sz w:val="24"/>
            <w:szCs w:val="24"/>
          </w:rPr>
          <w:t xml:space="preserve">, S., Kadri, H., Saidi, B., </w:t>
        </w:r>
        <w:proofErr w:type="spellStart"/>
        <w:r w:rsidRPr="00D87246">
          <w:rPr>
            <w:rFonts w:ascii="Times New Roman" w:hAnsi="Times New Roman" w:cs="Times New Roman"/>
            <w:sz w:val="24"/>
            <w:szCs w:val="24"/>
          </w:rPr>
          <w:t>Morize</w:t>
        </w:r>
        <w:proofErr w:type="spellEnd"/>
        <w:r w:rsidRPr="00D87246">
          <w:rPr>
            <w:rFonts w:ascii="Times New Roman" w:hAnsi="Times New Roman" w:cs="Times New Roman"/>
            <w:sz w:val="24"/>
            <w:szCs w:val="24"/>
          </w:rPr>
          <w:t xml:space="preserve">, E., </w:t>
        </w:r>
        <w:proofErr w:type="spellStart"/>
        <w:r w:rsidRPr="00D87246">
          <w:rPr>
            <w:rFonts w:ascii="Times New Roman" w:hAnsi="Times New Roman" w:cs="Times New Roman"/>
            <w:sz w:val="24"/>
            <w:szCs w:val="24"/>
          </w:rPr>
          <w:t>Bouain</w:t>
        </w:r>
        <w:proofErr w:type="spellEnd"/>
        <w:r w:rsidRPr="00D87246">
          <w:rPr>
            <w:rFonts w:ascii="Times New Roman" w:hAnsi="Times New Roman" w:cs="Times New Roman"/>
            <w:sz w:val="24"/>
            <w:szCs w:val="24"/>
          </w:rPr>
          <w:t xml:space="preserve">, A., </w:t>
        </w:r>
        <w:proofErr w:type="spellStart"/>
        <w:r w:rsidRPr="00D87246">
          <w:rPr>
            <w:rFonts w:ascii="Times New Roman" w:hAnsi="Times New Roman" w:cs="Times New Roman"/>
            <w:sz w:val="24"/>
            <w:szCs w:val="24"/>
          </w:rPr>
          <w:t>Bradai</w:t>
        </w:r>
        <w:proofErr w:type="spellEnd"/>
        <w:r w:rsidRPr="00D87246">
          <w:rPr>
            <w:rFonts w:ascii="Times New Roman" w:hAnsi="Times New Roman" w:cs="Times New Roman"/>
            <w:sz w:val="24"/>
            <w:szCs w:val="24"/>
          </w:rPr>
          <w:t xml:space="preserve">, M. N. (2012). Age, </w:t>
        </w:r>
        <w:r w:rsidR="00353967" w:rsidRPr="00D87246">
          <w:rPr>
            <w:rFonts w:ascii="Times New Roman" w:hAnsi="Times New Roman" w:cs="Times New Roman"/>
            <w:sz w:val="24"/>
            <w:szCs w:val="24"/>
          </w:rPr>
          <w:t xml:space="preserve">growth, longevity, natural mortality and maturity of the longnose </w:t>
        </w:r>
        <w:proofErr w:type="spellStart"/>
        <w:r w:rsidR="00353967" w:rsidRPr="00D87246">
          <w:rPr>
            <w:rFonts w:ascii="Times New Roman" w:hAnsi="Times New Roman" w:cs="Times New Roman"/>
            <w:sz w:val="24"/>
            <w:szCs w:val="24"/>
          </w:rPr>
          <w:t>spurdog</w:t>
        </w:r>
        <w:proofErr w:type="spellEnd"/>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 xml:space="preserve">Squalus </w:t>
        </w:r>
        <w:proofErr w:type="spellStart"/>
        <w:r w:rsidRPr="00D87246">
          <w:rPr>
            <w:rFonts w:ascii="Times New Roman" w:hAnsi="Times New Roman" w:cs="Times New Roman"/>
            <w:i/>
            <w:iCs/>
            <w:sz w:val="24"/>
            <w:szCs w:val="24"/>
          </w:rPr>
          <w:t>blainvillei</w:t>
        </w:r>
        <w:proofErr w:type="spellEnd"/>
        <w:r w:rsidRPr="00D87246">
          <w:rPr>
            <w:rFonts w:ascii="Times New Roman" w:hAnsi="Times New Roman" w:cs="Times New Roman"/>
            <w:sz w:val="24"/>
            <w:szCs w:val="24"/>
          </w:rPr>
          <w:t xml:space="preserve"> (Chondrichthyes: </w:t>
        </w:r>
        <w:proofErr w:type="spellStart"/>
        <w:r w:rsidRPr="00D87246">
          <w:rPr>
            <w:rFonts w:ascii="Times New Roman" w:hAnsi="Times New Roman" w:cs="Times New Roman"/>
            <w:sz w:val="24"/>
            <w:szCs w:val="24"/>
          </w:rPr>
          <w:t>Squalidae</w:t>
        </w:r>
        <w:proofErr w:type="spellEnd"/>
        <w:r w:rsidRPr="00D87246">
          <w:rPr>
            <w:rFonts w:ascii="Times New Roman" w:hAnsi="Times New Roman" w:cs="Times New Roman"/>
            <w:sz w:val="24"/>
            <w:szCs w:val="24"/>
          </w:rPr>
          <w:t xml:space="preserve">), in the Gulf of Gabès (Central Mediterranean Sea). </w:t>
        </w:r>
        <w:r w:rsidRPr="00520F4B">
          <w:rPr>
            <w:rFonts w:ascii="Times New Roman" w:hAnsi="Times New Roman" w:cs="Times New Roman"/>
            <w:i/>
            <w:iCs/>
            <w:sz w:val="24"/>
            <w:szCs w:val="24"/>
            <w:lang w:val="pt-BR"/>
          </w:rPr>
          <w:t xml:space="preserve">Cahiers de </w:t>
        </w:r>
        <w:proofErr w:type="spellStart"/>
        <w:r w:rsidRPr="00520F4B">
          <w:rPr>
            <w:rFonts w:ascii="Times New Roman" w:hAnsi="Times New Roman" w:cs="Times New Roman"/>
            <w:i/>
            <w:iCs/>
            <w:sz w:val="24"/>
            <w:szCs w:val="24"/>
            <w:lang w:val="pt-BR"/>
          </w:rPr>
          <w:t>Biologie</w:t>
        </w:r>
        <w:proofErr w:type="spellEnd"/>
        <w:r w:rsidRPr="00520F4B">
          <w:rPr>
            <w:rFonts w:ascii="Times New Roman" w:hAnsi="Times New Roman" w:cs="Times New Roman"/>
            <w:i/>
            <w:iCs/>
            <w:sz w:val="24"/>
            <w:szCs w:val="24"/>
            <w:lang w:val="pt-BR"/>
          </w:rPr>
          <w:t xml:space="preserve"> Marine</w:t>
        </w:r>
        <w:r w:rsidRPr="00520F4B">
          <w:rPr>
            <w:rFonts w:ascii="Times New Roman" w:hAnsi="Times New Roman" w:cs="Times New Roman"/>
            <w:sz w:val="24"/>
            <w:szCs w:val="24"/>
            <w:lang w:val="pt-BR"/>
          </w:rPr>
          <w:t>, 53(2), 197-204.</w:t>
        </w:r>
      </w:ins>
    </w:p>
    <w:p w14:paraId="7CEF19A2" w14:textId="22F2FD59" w:rsidR="00016968" w:rsidRPr="00D87246" w:rsidRDefault="00016968" w:rsidP="00016968">
      <w:pPr>
        <w:spacing w:line="276" w:lineRule="auto"/>
        <w:ind w:left="567" w:hanging="567"/>
        <w:jc w:val="both"/>
        <w:rPr>
          <w:ins w:id="552" w:author="user" w:date="2024-08-18T17:33:00Z" w16du:dateUtc="2024-08-18T14:33:00Z"/>
          <w:rFonts w:ascii="Times New Roman" w:hAnsi="Times New Roman" w:cs="Times New Roman"/>
          <w:sz w:val="24"/>
          <w:szCs w:val="24"/>
        </w:rPr>
      </w:pPr>
      <w:ins w:id="553" w:author="user" w:date="2024-08-18T17:33:00Z" w16du:dateUtc="2024-08-18T14:33:00Z">
        <w:r w:rsidRPr="00520F4B">
          <w:rPr>
            <w:rFonts w:ascii="Times New Roman" w:hAnsi="Times New Roman" w:cs="Times New Roman"/>
            <w:sz w:val="24"/>
            <w:szCs w:val="24"/>
            <w:lang w:val="pt-BR"/>
          </w:rPr>
          <w:t xml:space="preserve">Martinho, F., Sá, C., Falcão, J., Cabral, H. N., </w:t>
        </w:r>
        <w:proofErr w:type="spellStart"/>
        <w:r w:rsidRPr="00520F4B">
          <w:rPr>
            <w:rFonts w:ascii="Times New Roman" w:hAnsi="Times New Roman" w:cs="Times New Roman"/>
            <w:sz w:val="24"/>
            <w:szCs w:val="24"/>
            <w:lang w:val="pt-BR"/>
          </w:rPr>
          <w:t>and</w:t>
        </w:r>
        <w:proofErr w:type="spellEnd"/>
        <w:r w:rsidRPr="00520F4B">
          <w:rPr>
            <w:rFonts w:ascii="Times New Roman" w:hAnsi="Times New Roman" w:cs="Times New Roman"/>
            <w:sz w:val="24"/>
            <w:szCs w:val="24"/>
            <w:lang w:val="pt-BR"/>
          </w:rPr>
          <w:t xml:space="preserve"> Pardal, M. Â. (2012). </w:t>
        </w:r>
        <w:r w:rsidRPr="00D87246">
          <w:rPr>
            <w:rFonts w:ascii="Times New Roman" w:hAnsi="Times New Roman" w:cs="Times New Roman"/>
            <w:sz w:val="24"/>
            <w:szCs w:val="24"/>
          </w:rPr>
          <w:t xml:space="preserve">Comparative </w:t>
        </w:r>
        <w:r w:rsidR="00353967" w:rsidRPr="00D87246">
          <w:rPr>
            <w:rFonts w:ascii="Times New Roman" w:hAnsi="Times New Roman" w:cs="Times New Roman"/>
            <w:sz w:val="24"/>
            <w:szCs w:val="24"/>
          </w:rPr>
          <w:t xml:space="preserve">feeding ecology of two elasmobranch species, </w:t>
        </w:r>
        <w:r w:rsidRPr="00D87246">
          <w:rPr>
            <w:rFonts w:ascii="Times New Roman" w:hAnsi="Times New Roman" w:cs="Times New Roman"/>
            <w:i/>
            <w:iCs/>
            <w:sz w:val="24"/>
            <w:szCs w:val="24"/>
          </w:rPr>
          <w:t xml:space="preserve">Squalus </w:t>
        </w:r>
        <w:proofErr w:type="spellStart"/>
        <w:r w:rsidRPr="00D87246">
          <w:rPr>
            <w:rFonts w:ascii="Times New Roman" w:hAnsi="Times New Roman" w:cs="Times New Roman"/>
            <w:i/>
            <w:iCs/>
            <w:sz w:val="24"/>
            <w:szCs w:val="24"/>
          </w:rPr>
          <w:t>blainville</w:t>
        </w:r>
        <w:proofErr w:type="spellEnd"/>
        <w:r w:rsidRPr="00D87246">
          <w:rPr>
            <w:rFonts w:ascii="Times New Roman" w:hAnsi="Times New Roman" w:cs="Times New Roman"/>
            <w:sz w:val="24"/>
            <w:szCs w:val="24"/>
          </w:rPr>
          <w:t xml:space="preserve"> and </w:t>
        </w:r>
        <w:proofErr w:type="spellStart"/>
        <w:r w:rsidRPr="00D87246">
          <w:rPr>
            <w:rFonts w:ascii="Times New Roman" w:hAnsi="Times New Roman" w:cs="Times New Roman"/>
            <w:i/>
            <w:iCs/>
            <w:sz w:val="24"/>
            <w:szCs w:val="24"/>
          </w:rPr>
          <w:t>Scyliorhinus</w:t>
        </w:r>
        <w:proofErr w:type="spellEnd"/>
        <w:r w:rsidRPr="00D87246">
          <w:rPr>
            <w:rFonts w:ascii="Times New Roman" w:hAnsi="Times New Roman" w:cs="Times New Roman"/>
            <w:i/>
            <w:iCs/>
            <w:sz w:val="24"/>
            <w:szCs w:val="24"/>
          </w:rPr>
          <w:t xml:space="preserve"> </w:t>
        </w:r>
        <w:proofErr w:type="spellStart"/>
        <w:r w:rsidRPr="00D87246">
          <w:rPr>
            <w:rFonts w:ascii="Times New Roman" w:hAnsi="Times New Roman" w:cs="Times New Roman"/>
            <w:i/>
            <w:iCs/>
            <w:sz w:val="24"/>
            <w:szCs w:val="24"/>
          </w:rPr>
          <w:t>canicula</w:t>
        </w:r>
        <w:proofErr w:type="spellEnd"/>
        <w:r w:rsidRPr="00D87246">
          <w:rPr>
            <w:rFonts w:ascii="Times New Roman" w:hAnsi="Times New Roman" w:cs="Times New Roman"/>
            <w:sz w:val="24"/>
            <w:szCs w:val="24"/>
          </w:rPr>
          <w:t xml:space="preserve">, off the </w:t>
        </w:r>
        <w:r w:rsidR="00353967" w:rsidRPr="00D87246">
          <w:rPr>
            <w:rFonts w:ascii="Times New Roman" w:hAnsi="Times New Roman" w:cs="Times New Roman"/>
            <w:sz w:val="24"/>
            <w:szCs w:val="24"/>
          </w:rPr>
          <w:t xml:space="preserve">coast </w:t>
        </w:r>
        <w:r w:rsidRPr="00D87246">
          <w:rPr>
            <w:rFonts w:ascii="Times New Roman" w:hAnsi="Times New Roman" w:cs="Times New Roman"/>
            <w:sz w:val="24"/>
            <w:szCs w:val="24"/>
          </w:rPr>
          <w:t xml:space="preserve">of Portugal. </w:t>
        </w:r>
        <w:r w:rsidRPr="00D87246">
          <w:rPr>
            <w:rFonts w:ascii="Times New Roman" w:hAnsi="Times New Roman" w:cs="Times New Roman"/>
            <w:i/>
            <w:iCs/>
            <w:sz w:val="24"/>
            <w:szCs w:val="24"/>
          </w:rPr>
          <w:t xml:space="preserve">Fishery Bulletin, </w:t>
        </w:r>
        <w:r w:rsidRPr="00D87246">
          <w:rPr>
            <w:rFonts w:ascii="Times New Roman" w:hAnsi="Times New Roman" w:cs="Times New Roman"/>
            <w:sz w:val="24"/>
            <w:szCs w:val="24"/>
          </w:rPr>
          <w:t>110, 71-84.</w:t>
        </w:r>
      </w:ins>
    </w:p>
    <w:p w14:paraId="7BB75B73" w14:textId="6D011BCE" w:rsidR="00016968" w:rsidRPr="00D87246" w:rsidRDefault="00016968" w:rsidP="00016968">
      <w:pPr>
        <w:spacing w:line="276" w:lineRule="auto"/>
        <w:ind w:left="567" w:hanging="567"/>
        <w:jc w:val="both"/>
        <w:rPr>
          <w:ins w:id="554" w:author="user" w:date="2024-08-18T17:33:00Z" w16du:dateUtc="2024-08-18T14:33:00Z"/>
          <w:rFonts w:ascii="Times New Roman" w:hAnsi="Times New Roman" w:cs="Times New Roman"/>
          <w:sz w:val="24"/>
          <w:szCs w:val="24"/>
        </w:rPr>
      </w:pPr>
      <w:proofErr w:type="spellStart"/>
      <w:ins w:id="555" w:author="user" w:date="2024-08-18T17:33:00Z" w16du:dateUtc="2024-08-18T14:33:00Z">
        <w:r w:rsidRPr="00D87246">
          <w:rPr>
            <w:rFonts w:ascii="Times New Roman" w:hAnsi="Times New Roman" w:cs="Times New Roman"/>
            <w:sz w:val="24"/>
            <w:szCs w:val="24"/>
            <w:rPrChange w:id="556" w:author="user" w:date="2024-08-18T17:33:00Z" w16du:dateUtc="2024-08-18T14:33:00Z">
              <w:rPr>
                <w:rFonts w:ascii="Times New Roman" w:hAnsi="Times New Roman" w:cs="Times New Roman"/>
                <w:sz w:val="24"/>
                <w:szCs w:val="24"/>
                <w:lang w:val="es-ES"/>
              </w:rPr>
            </w:rPrChange>
          </w:rPr>
          <w:t>Merella</w:t>
        </w:r>
        <w:proofErr w:type="spellEnd"/>
        <w:r w:rsidRPr="00D87246">
          <w:rPr>
            <w:rFonts w:ascii="Times New Roman" w:hAnsi="Times New Roman" w:cs="Times New Roman"/>
            <w:sz w:val="24"/>
            <w:szCs w:val="24"/>
            <w:rPrChange w:id="557" w:author="user" w:date="2024-08-18T17:33:00Z" w16du:dateUtc="2024-08-18T14:33:00Z">
              <w:rPr>
                <w:rFonts w:ascii="Times New Roman" w:hAnsi="Times New Roman" w:cs="Times New Roman"/>
                <w:sz w:val="24"/>
                <w:szCs w:val="24"/>
                <w:lang w:val="es-ES"/>
              </w:rPr>
            </w:rPrChange>
          </w:rPr>
          <w:t xml:space="preserve">, P., </w:t>
        </w:r>
        <w:proofErr w:type="spellStart"/>
        <w:r w:rsidRPr="00D87246">
          <w:rPr>
            <w:rFonts w:ascii="Times New Roman" w:hAnsi="Times New Roman" w:cs="Times New Roman"/>
            <w:sz w:val="24"/>
            <w:szCs w:val="24"/>
            <w:rPrChange w:id="558" w:author="user" w:date="2024-08-18T17:33:00Z" w16du:dateUtc="2024-08-18T14:33:00Z">
              <w:rPr>
                <w:rFonts w:ascii="Times New Roman" w:hAnsi="Times New Roman" w:cs="Times New Roman"/>
                <w:sz w:val="24"/>
                <w:szCs w:val="24"/>
                <w:lang w:val="es-ES"/>
              </w:rPr>
            </w:rPrChange>
          </w:rPr>
          <w:t>Quetglas</w:t>
        </w:r>
        <w:proofErr w:type="spellEnd"/>
        <w:r w:rsidRPr="00D87246">
          <w:rPr>
            <w:rFonts w:ascii="Times New Roman" w:hAnsi="Times New Roman" w:cs="Times New Roman"/>
            <w:sz w:val="24"/>
            <w:szCs w:val="24"/>
            <w:rPrChange w:id="559" w:author="user" w:date="2024-08-18T17:33:00Z" w16du:dateUtc="2024-08-18T14:33:00Z">
              <w:rPr>
                <w:rFonts w:ascii="Times New Roman" w:hAnsi="Times New Roman" w:cs="Times New Roman"/>
                <w:sz w:val="24"/>
                <w:szCs w:val="24"/>
                <w:lang w:val="es-ES"/>
              </w:rPr>
            </w:rPrChange>
          </w:rPr>
          <w:t xml:space="preserve">, A., Alemany, F., Carbonell, A. (1997). </w:t>
        </w:r>
        <w:r w:rsidRPr="00D87246">
          <w:rPr>
            <w:rFonts w:ascii="Times New Roman" w:hAnsi="Times New Roman" w:cs="Times New Roman"/>
            <w:sz w:val="24"/>
            <w:szCs w:val="24"/>
          </w:rPr>
          <w:t>Length-</w:t>
        </w:r>
        <w:r w:rsidR="00353967" w:rsidRPr="00D87246">
          <w:rPr>
            <w:rFonts w:ascii="Times New Roman" w:hAnsi="Times New Roman" w:cs="Times New Roman"/>
            <w:sz w:val="24"/>
            <w:szCs w:val="24"/>
          </w:rPr>
          <w:t xml:space="preserve">weight relationship of fishes and cephalopods from the </w:t>
        </w:r>
        <w:r w:rsidRPr="00D87246">
          <w:rPr>
            <w:rFonts w:ascii="Times New Roman" w:hAnsi="Times New Roman" w:cs="Times New Roman"/>
            <w:sz w:val="24"/>
            <w:szCs w:val="24"/>
          </w:rPr>
          <w:t xml:space="preserve">Balearic Islands (Western Mediterranean). </w:t>
        </w:r>
        <w:r w:rsidRPr="00D87246">
          <w:rPr>
            <w:rFonts w:ascii="Times New Roman" w:hAnsi="Times New Roman" w:cs="Times New Roman"/>
            <w:i/>
            <w:iCs/>
            <w:sz w:val="24"/>
            <w:szCs w:val="24"/>
          </w:rPr>
          <w:t>Naga</w:t>
        </w:r>
        <w:r w:rsidRPr="00D87246">
          <w:rPr>
            <w:rFonts w:ascii="Times New Roman" w:hAnsi="Times New Roman" w:cs="Times New Roman"/>
            <w:sz w:val="24"/>
            <w:szCs w:val="24"/>
          </w:rPr>
          <w:t>, 20, 66-68.</w:t>
        </w:r>
      </w:ins>
    </w:p>
    <w:p w14:paraId="443C57DE" w14:textId="77777777" w:rsidR="00016968" w:rsidRPr="00D87246" w:rsidRDefault="00016968" w:rsidP="00016968">
      <w:pPr>
        <w:spacing w:line="276" w:lineRule="auto"/>
        <w:ind w:left="567" w:hanging="567"/>
        <w:jc w:val="both"/>
        <w:rPr>
          <w:ins w:id="560" w:author="user" w:date="2024-08-18T17:33:00Z" w16du:dateUtc="2024-08-18T14:33:00Z"/>
          <w:rFonts w:ascii="Times New Roman" w:hAnsi="Times New Roman" w:cs="Times New Roman"/>
          <w:sz w:val="24"/>
          <w:szCs w:val="24"/>
        </w:rPr>
      </w:pPr>
      <w:ins w:id="561" w:author="user" w:date="2024-08-18T17:33:00Z" w16du:dateUtc="2024-08-18T14:33:00Z">
        <w:r w:rsidRPr="00D87246">
          <w:rPr>
            <w:rFonts w:ascii="Times New Roman" w:hAnsi="Times New Roman" w:cs="Times New Roman"/>
            <w:sz w:val="24"/>
            <w:szCs w:val="24"/>
          </w:rPr>
          <w:t xml:space="preserve">Nieto, A., Ralph, G. M., </w:t>
        </w:r>
        <w:proofErr w:type="spellStart"/>
        <w:r w:rsidRPr="00D87246">
          <w:rPr>
            <w:rFonts w:ascii="Times New Roman" w:hAnsi="Times New Roman" w:cs="Times New Roman"/>
            <w:sz w:val="24"/>
            <w:szCs w:val="24"/>
          </w:rPr>
          <w:t>Comeros</w:t>
        </w:r>
        <w:proofErr w:type="spellEnd"/>
        <w:r w:rsidRPr="00D87246">
          <w:rPr>
            <w:rFonts w:ascii="Times New Roman" w:hAnsi="Times New Roman" w:cs="Times New Roman"/>
            <w:sz w:val="24"/>
            <w:szCs w:val="24"/>
          </w:rPr>
          <w:t xml:space="preserve">-Raynal, M. T., Kemp, J., García Criado, M., Allen, D. J., </w:t>
        </w:r>
        <w:proofErr w:type="spellStart"/>
        <w:r w:rsidRPr="00D87246">
          <w:rPr>
            <w:rFonts w:ascii="Times New Roman" w:hAnsi="Times New Roman" w:cs="Times New Roman"/>
            <w:sz w:val="24"/>
            <w:szCs w:val="24"/>
          </w:rPr>
          <w:t>Dulvy</w:t>
        </w:r>
        <w:proofErr w:type="spellEnd"/>
        <w:r w:rsidRPr="00D87246">
          <w:rPr>
            <w:rFonts w:ascii="Times New Roman" w:hAnsi="Times New Roman" w:cs="Times New Roman"/>
            <w:sz w:val="24"/>
            <w:szCs w:val="24"/>
          </w:rPr>
          <w:t xml:space="preserve">, N. K., Walls, R. H. L., Russell, B., Pollard, D., García, S., Craig, M., Collette, B. </w:t>
        </w:r>
        <w:r w:rsidRPr="00D87246">
          <w:rPr>
            <w:rFonts w:ascii="Times New Roman" w:hAnsi="Times New Roman" w:cs="Times New Roman"/>
            <w:sz w:val="24"/>
            <w:szCs w:val="24"/>
          </w:rPr>
          <w:lastRenderedPageBreak/>
          <w:t xml:space="preserve">B., Pollom, R., Biscoito, M., </w:t>
        </w:r>
        <w:proofErr w:type="spellStart"/>
        <w:r w:rsidRPr="00D87246">
          <w:rPr>
            <w:rFonts w:ascii="Times New Roman" w:hAnsi="Times New Roman" w:cs="Times New Roman"/>
            <w:sz w:val="24"/>
            <w:szCs w:val="24"/>
          </w:rPr>
          <w:t>Labbish</w:t>
        </w:r>
        <w:proofErr w:type="spellEnd"/>
        <w:r w:rsidRPr="00D87246">
          <w:rPr>
            <w:rFonts w:ascii="Times New Roman" w:hAnsi="Times New Roman" w:cs="Times New Roman"/>
            <w:sz w:val="24"/>
            <w:szCs w:val="24"/>
          </w:rPr>
          <w:t xml:space="preserve"> Chao, N., Abella, A., Afonso, P., Álvarez, H., Carpenter, K. E., </w:t>
        </w:r>
        <w:proofErr w:type="spellStart"/>
        <w:r w:rsidRPr="00D87246">
          <w:rPr>
            <w:rFonts w:ascii="Times New Roman" w:hAnsi="Times New Roman" w:cs="Times New Roman"/>
            <w:sz w:val="24"/>
            <w:szCs w:val="24"/>
          </w:rPr>
          <w:t>Clò</w:t>
        </w:r>
        <w:proofErr w:type="spellEnd"/>
        <w:r w:rsidRPr="00D87246">
          <w:rPr>
            <w:rFonts w:ascii="Times New Roman" w:hAnsi="Times New Roman" w:cs="Times New Roman"/>
            <w:sz w:val="24"/>
            <w:szCs w:val="24"/>
          </w:rPr>
          <w:t xml:space="preserve">, S., Cook, R., Costa, M. J., Delgado, J., </w:t>
        </w:r>
        <w:proofErr w:type="spellStart"/>
        <w:r w:rsidRPr="00D87246">
          <w:rPr>
            <w:rFonts w:ascii="Times New Roman" w:hAnsi="Times New Roman" w:cs="Times New Roman"/>
            <w:sz w:val="24"/>
            <w:szCs w:val="24"/>
          </w:rPr>
          <w:t>Dureuil</w:t>
        </w:r>
        <w:proofErr w:type="spellEnd"/>
        <w:r w:rsidRPr="00D87246">
          <w:rPr>
            <w:rFonts w:ascii="Times New Roman" w:hAnsi="Times New Roman" w:cs="Times New Roman"/>
            <w:sz w:val="24"/>
            <w:szCs w:val="24"/>
          </w:rPr>
          <w:t xml:space="preserve">, M., Ellis, J. R., Farrell, E. D., Fernandes, P., Florin, A-B., Fordham, S., Fowler, S., Gil de Sola, L., Gil Herrera, J., Goodpaster, A., Harvey, M., </w:t>
        </w:r>
        <w:proofErr w:type="spellStart"/>
        <w:r w:rsidRPr="00D87246">
          <w:rPr>
            <w:rFonts w:ascii="Times New Roman" w:hAnsi="Times New Roman" w:cs="Times New Roman"/>
            <w:sz w:val="24"/>
            <w:szCs w:val="24"/>
          </w:rPr>
          <w:t>Heessen</w:t>
        </w:r>
        <w:proofErr w:type="spellEnd"/>
        <w:r w:rsidRPr="00D87246">
          <w:rPr>
            <w:rFonts w:ascii="Times New Roman" w:hAnsi="Times New Roman" w:cs="Times New Roman"/>
            <w:sz w:val="24"/>
            <w:szCs w:val="24"/>
          </w:rPr>
          <w:t xml:space="preserve">, H., Herler, J., Jung, A., </w:t>
        </w:r>
        <w:proofErr w:type="spellStart"/>
        <w:r w:rsidRPr="00D87246">
          <w:rPr>
            <w:rFonts w:ascii="Times New Roman" w:hAnsi="Times New Roman" w:cs="Times New Roman"/>
            <w:sz w:val="24"/>
            <w:szCs w:val="24"/>
          </w:rPr>
          <w:t>Karmovskaya</w:t>
        </w:r>
        <w:proofErr w:type="spellEnd"/>
        <w:r w:rsidRPr="00D87246">
          <w:rPr>
            <w:rFonts w:ascii="Times New Roman" w:hAnsi="Times New Roman" w:cs="Times New Roman"/>
            <w:sz w:val="24"/>
            <w:szCs w:val="24"/>
          </w:rPr>
          <w:t xml:space="preserve">, E., Keskin, Ç., Knudsen, S.W., </w:t>
        </w:r>
        <w:proofErr w:type="spellStart"/>
        <w:r w:rsidRPr="00D87246">
          <w:rPr>
            <w:rFonts w:ascii="Times New Roman" w:hAnsi="Times New Roman" w:cs="Times New Roman"/>
            <w:sz w:val="24"/>
            <w:szCs w:val="24"/>
          </w:rPr>
          <w:t>Kobyliansky</w:t>
        </w:r>
        <w:proofErr w:type="spellEnd"/>
        <w:r w:rsidRPr="00D87246">
          <w:rPr>
            <w:rFonts w:ascii="Times New Roman" w:hAnsi="Times New Roman" w:cs="Times New Roman"/>
            <w:sz w:val="24"/>
            <w:szCs w:val="24"/>
          </w:rPr>
          <w:t xml:space="preserve">, S., Kovačić, M., Lawson, J. M., Lorance, P., McCully Phillips, S., Munroe, T., </w:t>
        </w:r>
        <w:proofErr w:type="spellStart"/>
        <w:r w:rsidRPr="00D87246">
          <w:rPr>
            <w:rFonts w:ascii="Times New Roman" w:hAnsi="Times New Roman" w:cs="Times New Roman"/>
            <w:sz w:val="24"/>
            <w:szCs w:val="24"/>
          </w:rPr>
          <w:t>Nedreaas</w:t>
        </w:r>
        <w:proofErr w:type="spellEnd"/>
        <w:r w:rsidRPr="00D87246">
          <w:rPr>
            <w:rFonts w:ascii="Times New Roman" w:hAnsi="Times New Roman" w:cs="Times New Roman"/>
            <w:sz w:val="24"/>
            <w:szCs w:val="24"/>
          </w:rPr>
          <w:t xml:space="preserve">, K., Nielsen, J., </w:t>
        </w:r>
        <w:proofErr w:type="spellStart"/>
        <w:r w:rsidRPr="00D87246">
          <w:rPr>
            <w:rFonts w:ascii="Times New Roman" w:hAnsi="Times New Roman" w:cs="Times New Roman"/>
            <w:sz w:val="24"/>
            <w:szCs w:val="24"/>
          </w:rPr>
          <w:t>Papaconstantinou</w:t>
        </w:r>
        <w:proofErr w:type="spellEnd"/>
        <w:r w:rsidRPr="00D87246">
          <w:rPr>
            <w:rFonts w:ascii="Times New Roman" w:hAnsi="Times New Roman" w:cs="Times New Roman"/>
            <w:sz w:val="24"/>
            <w:szCs w:val="24"/>
          </w:rPr>
          <w:t xml:space="preserve">, C., Polidoro, B., Pollock, C. M., </w:t>
        </w:r>
        <w:proofErr w:type="spellStart"/>
        <w:r w:rsidRPr="00D87246">
          <w:rPr>
            <w:rFonts w:ascii="Times New Roman" w:hAnsi="Times New Roman" w:cs="Times New Roman"/>
            <w:sz w:val="24"/>
            <w:szCs w:val="24"/>
          </w:rPr>
          <w:t>Rijnsdorp</w:t>
        </w:r>
        <w:proofErr w:type="spellEnd"/>
        <w:r w:rsidRPr="00D87246">
          <w:rPr>
            <w:rFonts w:ascii="Times New Roman" w:hAnsi="Times New Roman" w:cs="Times New Roman"/>
            <w:sz w:val="24"/>
            <w:szCs w:val="24"/>
          </w:rPr>
          <w:t>, A. D., Sayer, C., Scott, J., Serena, F., Smith-</w:t>
        </w:r>
        <w:proofErr w:type="spellStart"/>
        <w:r w:rsidRPr="00D87246">
          <w:rPr>
            <w:rFonts w:ascii="Times New Roman" w:hAnsi="Times New Roman" w:cs="Times New Roman"/>
            <w:sz w:val="24"/>
            <w:szCs w:val="24"/>
          </w:rPr>
          <w:t>Vaniz</w:t>
        </w:r>
        <w:proofErr w:type="spellEnd"/>
        <w:r w:rsidRPr="00D87246">
          <w:rPr>
            <w:rFonts w:ascii="Times New Roman" w:hAnsi="Times New Roman" w:cs="Times New Roman"/>
            <w:sz w:val="24"/>
            <w:szCs w:val="24"/>
          </w:rPr>
          <w:t xml:space="preserve">, W. F., Soldo, A., Stump, E., Williams, J. T. (2015). European Red List of marine fishes. Publications Office of the European Union. </w:t>
        </w:r>
      </w:ins>
    </w:p>
    <w:p w14:paraId="5A03BAAF" w14:textId="7100B819" w:rsidR="00016968" w:rsidRPr="00D87246" w:rsidRDefault="00016968" w:rsidP="00016968">
      <w:pPr>
        <w:spacing w:line="276" w:lineRule="auto"/>
        <w:ind w:left="567" w:hanging="567"/>
        <w:jc w:val="both"/>
        <w:rPr>
          <w:ins w:id="562" w:author="user" w:date="2024-08-18T17:33:00Z" w16du:dateUtc="2024-08-18T14:33:00Z"/>
          <w:rFonts w:ascii="Times New Roman" w:hAnsi="Times New Roman" w:cs="Times New Roman"/>
          <w:sz w:val="24"/>
          <w:szCs w:val="24"/>
        </w:rPr>
      </w:pPr>
      <w:ins w:id="563" w:author="user" w:date="2024-08-18T17:33:00Z" w16du:dateUtc="2024-08-18T14:33:00Z">
        <w:r w:rsidRPr="00D87246">
          <w:rPr>
            <w:rFonts w:ascii="Times New Roman" w:hAnsi="Times New Roman" w:cs="Times New Roman"/>
            <w:sz w:val="24"/>
            <w:szCs w:val="24"/>
          </w:rPr>
          <w:t xml:space="preserve">Öztekin, A., </w:t>
        </w:r>
        <w:proofErr w:type="spellStart"/>
        <w:r w:rsidRPr="00D87246">
          <w:rPr>
            <w:rFonts w:ascii="Times New Roman" w:hAnsi="Times New Roman" w:cs="Times New Roman"/>
            <w:sz w:val="24"/>
            <w:szCs w:val="24"/>
          </w:rPr>
          <w:t>Özekinci</w:t>
        </w:r>
        <w:proofErr w:type="spellEnd"/>
        <w:r w:rsidRPr="00D87246">
          <w:rPr>
            <w:rFonts w:ascii="Times New Roman" w:hAnsi="Times New Roman" w:cs="Times New Roman"/>
            <w:sz w:val="24"/>
            <w:szCs w:val="24"/>
          </w:rPr>
          <w:t>, U., Daban, İ. B. (2016). Length-</w:t>
        </w:r>
        <w:r w:rsidR="00353967" w:rsidRPr="00D87246">
          <w:rPr>
            <w:rFonts w:ascii="Times New Roman" w:hAnsi="Times New Roman" w:cs="Times New Roman"/>
            <w:sz w:val="24"/>
            <w:szCs w:val="24"/>
          </w:rPr>
          <w:t>weight relationships of 26 fish species caught by longline from th</w:t>
        </w:r>
        <w:r w:rsidRPr="00D87246">
          <w:rPr>
            <w:rFonts w:ascii="Times New Roman" w:hAnsi="Times New Roman" w:cs="Times New Roman"/>
            <w:sz w:val="24"/>
            <w:szCs w:val="24"/>
          </w:rPr>
          <w:t xml:space="preserve">e Gallipoli Peninsula, Turkey (Northern Aegean Sea). </w:t>
        </w:r>
        <w:r w:rsidRPr="00D87246">
          <w:rPr>
            <w:rFonts w:ascii="Times New Roman" w:hAnsi="Times New Roman" w:cs="Times New Roman"/>
            <w:i/>
            <w:iCs/>
            <w:sz w:val="24"/>
            <w:szCs w:val="24"/>
          </w:rPr>
          <w:t xml:space="preserve">Cahiers de </w:t>
        </w:r>
        <w:proofErr w:type="spellStart"/>
        <w:r w:rsidRPr="00D87246">
          <w:rPr>
            <w:rFonts w:ascii="Times New Roman" w:hAnsi="Times New Roman" w:cs="Times New Roman"/>
            <w:i/>
            <w:iCs/>
            <w:sz w:val="24"/>
            <w:szCs w:val="24"/>
          </w:rPr>
          <w:t>Biologie</w:t>
        </w:r>
        <w:proofErr w:type="spellEnd"/>
        <w:r w:rsidRPr="00D87246">
          <w:rPr>
            <w:rFonts w:ascii="Times New Roman" w:hAnsi="Times New Roman" w:cs="Times New Roman"/>
            <w:i/>
            <w:iCs/>
            <w:sz w:val="24"/>
            <w:szCs w:val="24"/>
          </w:rPr>
          <w:t xml:space="preserve"> Marine</w:t>
        </w:r>
        <w:r w:rsidRPr="00D87246">
          <w:rPr>
            <w:rFonts w:ascii="Times New Roman" w:hAnsi="Times New Roman" w:cs="Times New Roman"/>
            <w:sz w:val="24"/>
            <w:szCs w:val="24"/>
          </w:rPr>
          <w:t>, 57(4), 335-342.</w:t>
        </w:r>
      </w:ins>
    </w:p>
    <w:p w14:paraId="5C1DC003" w14:textId="0EDE40AC" w:rsidR="00016968" w:rsidRPr="00D87246" w:rsidRDefault="00016968" w:rsidP="00016968">
      <w:pPr>
        <w:spacing w:line="276" w:lineRule="auto"/>
        <w:ind w:left="567" w:hanging="567"/>
        <w:jc w:val="both"/>
        <w:rPr>
          <w:ins w:id="564" w:author="user" w:date="2024-08-18T17:33:00Z" w16du:dateUtc="2024-08-18T14:33:00Z"/>
          <w:rFonts w:ascii="Times New Roman" w:hAnsi="Times New Roman" w:cs="Times New Roman"/>
          <w:sz w:val="24"/>
          <w:szCs w:val="24"/>
        </w:rPr>
      </w:pPr>
      <w:proofErr w:type="spellStart"/>
      <w:ins w:id="565" w:author="user" w:date="2024-08-18T17:33:00Z" w16du:dateUtc="2024-08-18T14:33:00Z">
        <w:r w:rsidRPr="00D87246">
          <w:rPr>
            <w:rFonts w:ascii="Times New Roman" w:hAnsi="Times New Roman" w:cs="Times New Roman"/>
            <w:sz w:val="24"/>
            <w:szCs w:val="24"/>
          </w:rPr>
          <w:t>Pallaoro</w:t>
        </w:r>
        <w:proofErr w:type="spellEnd"/>
        <w:r w:rsidRPr="00D87246">
          <w:rPr>
            <w:rFonts w:ascii="Times New Roman" w:hAnsi="Times New Roman" w:cs="Times New Roman"/>
            <w:sz w:val="24"/>
            <w:szCs w:val="24"/>
          </w:rPr>
          <w:t xml:space="preserve">, A., </w:t>
        </w:r>
        <w:proofErr w:type="spellStart"/>
        <w:r w:rsidRPr="00D87246">
          <w:rPr>
            <w:rFonts w:ascii="Times New Roman" w:hAnsi="Times New Roman" w:cs="Times New Roman"/>
            <w:sz w:val="24"/>
            <w:szCs w:val="24"/>
          </w:rPr>
          <w:t>Jardas</w:t>
        </w:r>
        <w:proofErr w:type="spellEnd"/>
        <w:r w:rsidRPr="00D87246">
          <w:rPr>
            <w:rFonts w:ascii="Times New Roman" w:hAnsi="Times New Roman" w:cs="Times New Roman"/>
            <w:sz w:val="24"/>
            <w:szCs w:val="24"/>
          </w:rPr>
          <w:t xml:space="preserve">, I., </w:t>
        </w:r>
        <w:proofErr w:type="spellStart"/>
        <w:r w:rsidRPr="00D87246">
          <w:rPr>
            <w:rFonts w:ascii="Times New Roman" w:hAnsi="Times New Roman" w:cs="Times New Roman"/>
            <w:sz w:val="24"/>
            <w:szCs w:val="24"/>
          </w:rPr>
          <w:t>Santic</w:t>
        </w:r>
        <w:proofErr w:type="spellEnd"/>
        <w:r w:rsidRPr="00D87246">
          <w:rPr>
            <w:rFonts w:ascii="Times New Roman" w:hAnsi="Times New Roman" w:cs="Times New Roman"/>
            <w:sz w:val="24"/>
            <w:szCs w:val="24"/>
          </w:rPr>
          <w:t>, M. (2005). Weight-</w:t>
        </w:r>
        <w:r w:rsidR="00353967" w:rsidRPr="00D87246">
          <w:rPr>
            <w:rFonts w:ascii="Times New Roman" w:hAnsi="Times New Roman" w:cs="Times New Roman"/>
            <w:sz w:val="24"/>
            <w:szCs w:val="24"/>
          </w:rPr>
          <w:t>length relationships for 11 chondrichthyan species in th</w:t>
        </w:r>
        <w:r w:rsidRPr="00D87246">
          <w:rPr>
            <w:rFonts w:ascii="Times New Roman" w:hAnsi="Times New Roman" w:cs="Times New Roman"/>
            <w:sz w:val="24"/>
            <w:szCs w:val="24"/>
          </w:rPr>
          <w:t xml:space="preserve">e </w:t>
        </w:r>
        <w:r w:rsidR="00353967"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 xml:space="preserve">Adriatic Sea. </w:t>
        </w:r>
        <w:proofErr w:type="spellStart"/>
        <w:r w:rsidRPr="00D87246">
          <w:rPr>
            <w:rFonts w:ascii="Times New Roman" w:hAnsi="Times New Roman" w:cs="Times New Roman"/>
            <w:i/>
            <w:iCs/>
            <w:sz w:val="24"/>
            <w:szCs w:val="24"/>
          </w:rPr>
          <w:t>Cybium</w:t>
        </w:r>
        <w:proofErr w:type="spellEnd"/>
        <w:r w:rsidRPr="00D87246">
          <w:rPr>
            <w:rFonts w:ascii="Times New Roman" w:hAnsi="Times New Roman" w:cs="Times New Roman"/>
            <w:sz w:val="24"/>
            <w:szCs w:val="24"/>
          </w:rPr>
          <w:t>, 29(1), 93-96.</w:t>
        </w:r>
      </w:ins>
    </w:p>
    <w:p w14:paraId="7C5C1744" w14:textId="3E9D1348" w:rsidR="00016968" w:rsidRPr="00D87246" w:rsidRDefault="00016968" w:rsidP="00016968">
      <w:pPr>
        <w:spacing w:line="276" w:lineRule="auto"/>
        <w:ind w:left="567" w:hanging="567"/>
        <w:jc w:val="both"/>
        <w:rPr>
          <w:ins w:id="566" w:author="user" w:date="2024-08-18T17:33:00Z" w16du:dateUtc="2024-08-18T14:33:00Z"/>
          <w:rFonts w:ascii="Times New Roman" w:hAnsi="Times New Roman" w:cs="Times New Roman"/>
          <w:sz w:val="24"/>
          <w:szCs w:val="24"/>
        </w:rPr>
      </w:pPr>
      <w:ins w:id="567" w:author="user" w:date="2024-08-18T17:33:00Z" w16du:dateUtc="2024-08-18T14:33:00Z">
        <w:r w:rsidRPr="00D87246">
          <w:rPr>
            <w:rFonts w:ascii="Times New Roman" w:hAnsi="Times New Roman" w:cs="Times New Roman"/>
            <w:sz w:val="24"/>
            <w:szCs w:val="24"/>
          </w:rPr>
          <w:t xml:space="preserve">Ricker, W. E. (1975). Computation and </w:t>
        </w:r>
        <w:r w:rsidR="00353967" w:rsidRPr="00D87246">
          <w:rPr>
            <w:rFonts w:ascii="Times New Roman" w:hAnsi="Times New Roman" w:cs="Times New Roman"/>
            <w:sz w:val="24"/>
            <w:szCs w:val="24"/>
          </w:rPr>
          <w:t>interpretation of biological statistics of fish populations</w:t>
        </w:r>
        <w:r w:rsidRPr="00D87246">
          <w:rPr>
            <w:rFonts w:ascii="Times New Roman" w:hAnsi="Times New Roman" w:cs="Times New Roman"/>
            <w:sz w:val="24"/>
            <w:szCs w:val="24"/>
          </w:rPr>
          <w:t xml:space="preserve">. </w:t>
        </w:r>
        <w:r w:rsidRPr="00D87246">
          <w:rPr>
            <w:rFonts w:ascii="Times New Roman" w:hAnsi="Times New Roman" w:cs="Times New Roman"/>
            <w:sz w:val="24"/>
            <w:szCs w:val="24"/>
            <w:rPrChange w:id="568" w:author="user" w:date="2024-08-18T17:33:00Z" w16du:dateUtc="2024-08-18T14:33:00Z">
              <w:rPr>
                <w:rFonts w:ascii="Times New Roman" w:hAnsi="Times New Roman" w:cs="Times New Roman"/>
                <w:sz w:val="24"/>
                <w:szCs w:val="24"/>
                <w:lang w:val="es-ES"/>
              </w:rPr>
            </w:rPrChange>
          </w:rPr>
          <w:t>The Blackburn Press</w:t>
        </w:r>
        <w:r w:rsidRPr="00D87246">
          <w:rPr>
            <w:rFonts w:ascii="Times New Roman" w:hAnsi="Times New Roman" w:cs="Times New Roman"/>
            <w:sz w:val="28"/>
            <w:szCs w:val="28"/>
          </w:rPr>
          <w:t>.</w:t>
        </w:r>
      </w:ins>
    </w:p>
    <w:p w14:paraId="73F58648" w14:textId="324D6534" w:rsidR="00016968" w:rsidRPr="00D87246" w:rsidRDefault="00016968" w:rsidP="00016968">
      <w:pPr>
        <w:spacing w:line="276" w:lineRule="auto"/>
        <w:ind w:left="567" w:hanging="567"/>
        <w:jc w:val="both"/>
        <w:rPr>
          <w:ins w:id="569" w:author="user" w:date="2024-08-18T17:33:00Z" w16du:dateUtc="2024-08-18T14:33:00Z"/>
          <w:rFonts w:ascii="Times New Roman" w:hAnsi="Times New Roman" w:cs="Times New Roman"/>
          <w:sz w:val="24"/>
          <w:szCs w:val="24"/>
        </w:rPr>
      </w:pPr>
      <w:proofErr w:type="spellStart"/>
      <w:ins w:id="570" w:author="user" w:date="2024-08-18T17:33:00Z" w16du:dateUtc="2024-08-18T14:33:00Z">
        <w:r w:rsidRPr="00D87246">
          <w:rPr>
            <w:rFonts w:ascii="Times New Roman" w:hAnsi="Times New Roman" w:cs="Times New Roman"/>
            <w:sz w:val="24"/>
            <w:szCs w:val="24"/>
          </w:rPr>
          <w:t>Simpfendorfer</w:t>
        </w:r>
        <w:proofErr w:type="spellEnd"/>
        <w:r w:rsidRPr="00D87246">
          <w:rPr>
            <w:rFonts w:ascii="Times New Roman" w:hAnsi="Times New Roman" w:cs="Times New Roman"/>
            <w:sz w:val="24"/>
            <w:szCs w:val="24"/>
          </w:rPr>
          <w:t xml:space="preserve">, C. A., Kyne, P. M. (2009). Limited </w:t>
        </w:r>
        <w:r w:rsidR="00353967" w:rsidRPr="00D87246">
          <w:rPr>
            <w:rFonts w:ascii="Times New Roman" w:hAnsi="Times New Roman" w:cs="Times New Roman"/>
            <w:sz w:val="24"/>
            <w:szCs w:val="24"/>
          </w:rPr>
          <w:t>potential to recover from overfishing raises concerns for deep-sea sharks, rays and chimaeras</w:t>
        </w:r>
        <w:r w:rsidRPr="00D87246">
          <w:rPr>
            <w:rFonts w:ascii="Times New Roman" w:hAnsi="Times New Roman" w:cs="Times New Roman"/>
            <w:sz w:val="24"/>
            <w:szCs w:val="24"/>
          </w:rPr>
          <w:t xml:space="preserve">. </w:t>
        </w:r>
        <w:r w:rsidRPr="00D87246">
          <w:rPr>
            <w:rFonts w:ascii="Times New Roman" w:hAnsi="Times New Roman" w:cs="Times New Roman"/>
            <w:i/>
            <w:iCs/>
            <w:sz w:val="24"/>
            <w:szCs w:val="24"/>
          </w:rPr>
          <w:t>Environmental Conservation</w:t>
        </w:r>
        <w:r w:rsidRPr="00D87246">
          <w:rPr>
            <w:rFonts w:ascii="Times New Roman" w:hAnsi="Times New Roman" w:cs="Times New Roman"/>
            <w:sz w:val="24"/>
            <w:szCs w:val="24"/>
          </w:rPr>
          <w:t>, 36(2), 97-103.</w:t>
        </w:r>
      </w:ins>
    </w:p>
    <w:p w14:paraId="2D2D7EA7" w14:textId="04904259" w:rsidR="00016968" w:rsidRDefault="00016968" w:rsidP="00016968">
      <w:pPr>
        <w:spacing w:line="276" w:lineRule="auto"/>
        <w:ind w:left="567" w:hanging="567"/>
        <w:jc w:val="both"/>
        <w:rPr>
          <w:ins w:id="571" w:author="user" w:date="2024-08-20T19:57:00Z" w16du:dateUtc="2024-08-20T16:57:00Z"/>
          <w:rFonts w:ascii="Times New Roman" w:hAnsi="Times New Roman" w:cs="Times New Roman"/>
          <w:sz w:val="24"/>
          <w:szCs w:val="24"/>
        </w:rPr>
      </w:pPr>
      <w:ins w:id="572" w:author="user" w:date="2024-08-18T17:33:00Z" w16du:dateUtc="2024-08-18T14:33:00Z">
        <w:r w:rsidRPr="00D87246">
          <w:rPr>
            <w:rFonts w:ascii="Times New Roman" w:hAnsi="Times New Roman" w:cs="Times New Roman"/>
            <w:sz w:val="24"/>
            <w:szCs w:val="24"/>
          </w:rPr>
          <w:t xml:space="preserve">Sion, L., D </w:t>
        </w:r>
        <w:proofErr w:type="spellStart"/>
        <w:r w:rsidRPr="00D87246">
          <w:rPr>
            <w:rFonts w:ascii="Times New Roman" w:hAnsi="Times New Roman" w:cs="Times New Roman"/>
            <w:sz w:val="24"/>
            <w:szCs w:val="24"/>
          </w:rPr>
          <w:t>Onghia</w:t>
        </w:r>
        <w:proofErr w:type="spellEnd"/>
        <w:r w:rsidRPr="00D87246">
          <w:rPr>
            <w:rFonts w:ascii="Times New Roman" w:hAnsi="Times New Roman" w:cs="Times New Roman"/>
            <w:sz w:val="24"/>
            <w:szCs w:val="24"/>
          </w:rPr>
          <w:t xml:space="preserve">, G., Tursi, A., </w:t>
        </w:r>
        <w:proofErr w:type="spellStart"/>
        <w:r w:rsidRPr="00D87246">
          <w:rPr>
            <w:rFonts w:ascii="Times New Roman" w:hAnsi="Times New Roman" w:cs="Times New Roman"/>
            <w:sz w:val="24"/>
            <w:szCs w:val="24"/>
          </w:rPr>
          <w:t>Mytilineou</w:t>
        </w:r>
        <w:proofErr w:type="spellEnd"/>
        <w:r w:rsidRPr="00D87246">
          <w:rPr>
            <w:rFonts w:ascii="Times New Roman" w:hAnsi="Times New Roman" w:cs="Times New Roman"/>
            <w:sz w:val="24"/>
            <w:szCs w:val="24"/>
          </w:rPr>
          <w:t xml:space="preserve">, C. (2003). First </w:t>
        </w:r>
        <w:r w:rsidR="00353967" w:rsidRPr="00D87246">
          <w:rPr>
            <w:rFonts w:ascii="Times New Roman" w:hAnsi="Times New Roman" w:cs="Times New Roman"/>
            <w:sz w:val="24"/>
            <w:szCs w:val="24"/>
          </w:rPr>
          <w:t xml:space="preserve">data on distribution and biology </w:t>
        </w:r>
        <w:r w:rsidRPr="00D87246">
          <w:rPr>
            <w:rFonts w:ascii="Times New Roman" w:hAnsi="Times New Roman" w:cs="Times New Roman"/>
            <w:sz w:val="24"/>
            <w:szCs w:val="24"/>
          </w:rPr>
          <w:t xml:space="preserve">of </w:t>
        </w:r>
        <w:r w:rsidRPr="00D87246">
          <w:rPr>
            <w:rFonts w:ascii="Times New Roman" w:hAnsi="Times New Roman" w:cs="Times New Roman"/>
            <w:i/>
            <w:iCs/>
            <w:sz w:val="24"/>
            <w:szCs w:val="24"/>
          </w:rPr>
          <w:t xml:space="preserve">Squalus </w:t>
        </w:r>
        <w:proofErr w:type="spellStart"/>
        <w:r w:rsidRPr="00D87246">
          <w:rPr>
            <w:rFonts w:ascii="Times New Roman" w:hAnsi="Times New Roman" w:cs="Times New Roman"/>
            <w:i/>
            <w:iCs/>
            <w:sz w:val="24"/>
            <w:szCs w:val="24"/>
          </w:rPr>
          <w:t>bainvillei</w:t>
        </w:r>
        <w:proofErr w:type="spellEnd"/>
        <w:r w:rsidRPr="00D87246">
          <w:rPr>
            <w:rFonts w:ascii="Times New Roman" w:hAnsi="Times New Roman" w:cs="Times New Roman"/>
            <w:sz w:val="24"/>
            <w:szCs w:val="24"/>
          </w:rPr>
          <w:t xml:space="preserve"> (Risso, 1826) from the </w:t>
        </w:r>
        <w:r w:rsidR="00353967" w:rsidRPr="00D87246">
          <w:rPr>
            <w:rFonts w:ascii="Times New Roman" w:hAnsi="Times New Roman" w:cs="Times New Roman"/>
            <w:sz w:val="24"/>
            <w:szCs w:val="24"/>
          </w:rPr>
          <w:t xml:space="preserve">eastern </w:t>
        </w:r>
        <w:r w:rsidRPr="00D87246">
          <w:rPr>
            <w:rFonts w:ascii="Times New Roman" w:hAnsi="Times New Roman" w:cs="Times New Roman"/>
            <w:sz w:val="24"/>
            <w:szCs w:val="24"/>
          </w:rPr>
          <w:t xml:space="preserve">Mediterranean Sea. </w:t>
        </w:r>
        <w:r w:rsidRPr="00D87246">
          <w:rPr>
            <w:rFonts w:ascii="Times New Roman" w:hAnsi="Times New Roman" w:cs="Times New Roman"/>
            <w:i/>
            <w:iCs/>
            <w:sz w:val="24"/>
            <w:szCs w:val="24"/>
          </w:rPr>
          <w:t>Journal of Northwest Atlantic Fishery Science</w:t>
        </w:r>
        <w:r w:rsidRPr="00D87246">
          <w:rPr>
            <w:rFonts w:ascii="Times New Roman" w:hAnsi="Times New Roman" w:cs="Times New Roman"/>
            <w:sz w:val="24"/>
            <w:szCs w:val="24"/>
          </w:rPr>
          <w:t>, 31, 213.</w:t>
        </w:r>
      </w:ins>
    </w:p>
    <w:p w14:paraId="245B9290" w14:textId="7F4DD9F9" w:rsidR="00317CC3" w:rsidRPr="00317CC3" w:rsidRDefault="00317CC3" w:rsidP="00317CC3">
      <w:pPr>
        <w:spacing w:line="276" w:lineRule="auto"/>
        <w:ind w:left="567" w:hanging="567"/>
        <w:jc w:val="both"/>
        <w:rPr>
          <w:ins w:id="573" w:author="user" w:date="2024-08-20T19:58:00Z"/>
          <w:rFonts w:ascii="Times New Roman" w:hAnsi="Times New Roman" w:cs="Times New Roman"/>
          <w:sz w:val="24"/>
          <w:szCs w:val="24"/>
        </w:rPr>
      </w:pPr>
      <w:ins w:id="574" w:author="user" w:date="2024-08-20T19:58:00Z">
        <w:r w:rsidRPr="00317CC3">
          <w:rPr>
            <w:rFonts w:ascii="Times New Roman" w:hAnsi="Times New Roman" w:cs="Times New Roman"/>
            <w:sz w:val="24"/>
            <w:szCs w:val="24"/>
          </w:rPr>
          <w:t>Sokal, R. R., Rohlf, F. J. (1987). Introduction to Biostatistics (2</w:t>
        </w:r>
        <w:r w:rsidRPr="00353967">
          <w:rPr>
            <w:rFonts w:ascii="Times New Roman" w:hAnsi="Times New Roman" w:cs="Times New Roman"/>
            <w:sz w:val="24"/>
            <w:szCs w:val="24"/>
            <w:vertAlign w:val="superscript"/>
            <w:rPrChange w:id="575" w:author="user" w:date="2024-08-20T19:59:00Z" w16du:dateUtc="2024-08-20T16:59:00Z">
              <w:rPr>
                <w:rFonts w:ascii="Times New Roman" w:hAnsi="Times New Roman" w:cs="Times New Roman"/>
                <w:sz w:val="24"/>
                <w:szCs w:val="24"/>
              </w:rPr>
            </w:rPrChange>
          </w:rPr>
          <w:t>nd</w:t>
        </w:r>
        <w:r w:rsidRPr="00317CC3">
          <w:rPr>
            <w:rFonts w:ascii="Times New Roman" w:hAnsi="Times New Roman" w:cs="Times New Roman"/>
            <w:sz w:val="24"/>
            <w:szCs w:val="24"/>
          </w:rPr>
          <w:t xml:space="preserve"> ed.). </w:t>
        </w:r>
        <w:r w:rsidRPr="00353967">
          <w:rPr>
            <w:rFonts w:ascii="Times New Roman" w:hAnsi="Times New Roman" w:cs="Times New Roman"/>
            <w:sz w:val="24"/>
            <w:szCs w:val="24"/>
            <w:rPrChange w:id="576" w:author="user" w:date="2024-08-20T19:59:00Z" w16du:dateUtc="2024-08-20T16:59:00Z">
              <w:rPr>
                <w:rFonts w:ascii="Times New Roman" w:hAnsi="Times New Roman" w:cs="Times New Roman"/>
                <w:i/>
                <w:iCs/>
                <w:sz w:val="24"/>
                <w:szCs w:val="24"/>
              </w:rPr>
            </w:rPrChange>
          </w:rPr>
          <w:t>Dover Publications</w:t>
        </w:r>
        <w:r w:rsidRPr="00317CC3">
          <w:rPr>
            <w:rFonts w:ascii="Times New Roman" w:hAnsi="Times New Roman" w:cs="Times New Roman"/>
            <w:sz w:val="24"/>
            <w:szCs w:val="24"/>
          </w:rPr>
          <w:t>.</w:t>
        </w:r>
      </w:ins>
    </w:p>
    <w:p w14:paraId="4560A84E" w14:textId="08F895D8" w:rsidR="00016968" w:rsidRPr="00D87246" w:rsidRDefault="00016968" w:rsidP="00016968">
      <w:pPr>
        <w:spacing w:line="276" w:lineRule="auto"/>
        <w:ind w:left="567" w:hanging="567"/>
        <w:jc w:val="both"/>
        <w:rPr>
          <w:ins w:id="577" w:author="user" w:date="2024-08-18T17:33:00Z" w16du:dateUtc="2024-08-18T14:33:00Z"/>
          <w:rFonts w:ascii="Times New Roman" w:hAnsi="Times New Roman" w:cs="Times New Roman"/>
          <w:sz w:val="24"/>
          <w:szCs w:val="24"/>
        </w:rPr>
      </w:pPr>
      <w:ins w:id="578" w:author="user" w:date="2024-08-18T17:33:00Z" w16du:dateUtc="2024-08-18T14:33:00Z">
        <w:r w:rsidRPr="00D87246">
          <w:rPr>
            <w:rFonts w:ascii="Times New Roman" w:hAnsi="Times New Roman" w:cs="Times New Roman"/>
            <w:sz w:val="24"/>
            <w:szCs w:val="24"/>
          </w:rPr>
          <w:t xml:space="preserve">Turan, C., </w:t>
        </w:r>
        <w:proofErr w:type="spellStart"/>
        <w:r w:rsidRPr="00D87246">
          <w:rPr>
            <w:rFonts w:ascii="Times New Roman" w:hAnsi="Times New Roman" w:cs="Times New Roman"/>
            <w:sz w:val="24"/>
            <w:szCs w:val="24"/>
          </w:rPr>
          <w:t>Ergenler</w:t>
        </w:r>
        <w:proofErr w:type="spellEnd"/>
        <w:r w:rsidRPr="00D87246">
          <w:rPr>
            <w:rFonts w:ascii="Times New Roman" w:hAnsi="Times New Roman" w:cs="Times New Roman"/>
            <w:sz w:val="24"/>
            <w:szCs w:val="24"/>
          </w:rPr>
          <w:t xml:space="preserve">, A., </w:t>
        </w:r>
        <w:proofErr w:type="spellStart"/>
        <w:r w:rsidRPr="00D87246">
          <w:rPr>
            <w:rFonts w:ascii="Times New Roman" w:hAnsi="Times New Roman" w:cs="Times New Roman"/>
            <w:sz w:val="24"/>
            <w:szCs w:val="24"/>
          </w:rPr>
          <w:t>Doğdu</w:t>
        </w:r>
        <w:proofErr w:type="spellEnd"/>
        <w:r w:rsidRPr="00D87246">
          <w:rPr>
            <w:rFonts w:ascii="Times New Roman" w:hAnsi="Times New Roman" w:cs="Times New Roman"/>
            <w:sz w:val="24"/>
            <w:szCs w:val="24"/>
          </w:rPr>
          <w:t xml:space="preserve">, S. A., Turan, F. (2021). Age and </w:t>
        </w:r>
        <w:r w:rsidR="00353967" w:rsidRPr="00D87246">
          <w:rPr>
            <w:rFonts w:ascii="Times New Roman" w:hAnsi="Times New Roman" w:cs="Times New Roman"/>
            <w:sz w:val="24"/>
            <w:szCs w:val="24"/>
          </w:rPr>
          <w:t>growth of red sea goatfish</w:t>
        </w:r>
        <w:r w:rsidRPr="00D87246">
          <w:rPr>
            <w:rFonts w:ascii="Times New Roman" w:hAnsi="Times New Roman" w:cs="Times New Roman"/>
            <w:sz w:val="24"/>
            <w:szCs w:val="24"/>
          </w:rPr>
          <w:t xml:space="preserve">, </w:t>
        </w:r>
        <w:proofErr w:type="spellStart"/>
        <w:r w:rsidRPr="00D87246">
          <w:rPr>
            <w:rFonts w:ascii="Times New Roman" w:hAnsi="Times New Roman" w:cs="Times New Roman"/>
            <w:i/>
            <w:iCs/>
            <w:sz w:val="24"/>
            <w:szCs w:val="24"/>
          </w:rPr>
          <w:t>Parupeneus</w:t>
        </w:r>
        <w:proofErr w:type="spellEnd"/>
        <w:r w:rsidRPr="00D87246">
          <w:rPr>
            <w:rFonts w:ascii="Times New Roman" w:hAnsi="Times New Roman" w:cs="Times New Roman"/>
            <w:i/>
            <w:iCs/>
            <w:sz w:val="24"/>
            <w:szCs w:val="24"/>
          </w:rPr>
          <w:t xml:space="preserve"> </w:t>
        </w:r>
        <w:proofErr w:type="spellStart"/>
        <w:r w:rsidRPr="00D87246">
          <w:rPr>
            <w:rFonts w:ascii="Times New Roman" w:hAnsi="Times New Roman" w:cs="Times New Roman"/>
            <w:i/>
            <w:iCs/>
            <w:sz w:val="24"/>
            <w:szCs w:val="24"/>
          </w:rPr>
          <w:t>forsskali</w:t>
        </w:r>
        <w:proofErr w:type="spellEnd"/>
        <w:r w:rsidRPr="00D87246">
          <w:rPr>
            <w:rFonts w:ascii="Times New Roman" w:hAnsi="Times New Roman" w:cs="Times New Roman"/>
            <w:sz w:val="24"/>
            <w:szCs w:val="24"/>
          </w:rPr>
          <w:t xml:space="preserve"> from Iskenderun Bay, Northeastern Mediterranean Sea. </w:t>
        </w:r>
        <w:r w:rsidRPr="00D87246">
          <w:rPr>
            <w:rFonts w:ascii="Times New Roman" w:hAnsi="Times New Roman" w:cs="Times New Roman"/>
            <w:i/>
            <w:iCs/>
            <w:sz w:val="24"/>
            <w:szCs w:val="24"/>
          </w:rPr>
          <w:t>Journal of Ichthyology</w:t>
        </w:r>
        <w:r w:rsidRPr="00D87246">
          <w:rPr>
            <w:rFonts w:ascii="Times New Roman" w:hAnsi="Times New Roman" w:cs="Times New Roman"/>
            <w:sz w:val="24"/>
            <w:szCs w:val="24"/>
          </w:rPr>
          <w:t>, 61, 758-763.</w:t>
        </w:r>
      </w:ins>
    </w:p>
    <w:p w14:paraId="282597CC" w14:textId="3034F700" w:rsidR="00016968" w:rsidRPr="00520F4B" w:rsidRDefault="00016968" w:rsidP="00016968">
      <w:pPr>
        <w:spacing w:line="276" w:lineRule="auto"/>
        <w:ind w:left="567" w:hanging="567"/>
        <w:jc w:val="both"/>
        <w:rPr>
          <w:ins w:id="579" w:author="user" w:date="2024-08-18T17:33:00Z" w16du:dateUtc="2024-08-18T14:33:00Z"/>
          <w:rFonts w:ascii="Times New Roman" w:hAnsi="Times New Roman" w:cs="Times New Roman"/>
          <w:sz w:val="24"/>
          <w:szCs w:val="24"/>
          <w:lang w:val="es-ES"/>
          <w:rPrChange w:id="580" w:author="user" w:date="2024-08-18T17:33:00Z" w16du:dateUtc="2024-08-18T14:33:00Z">
            <w:rPr>
              <w:ins w:id="581" w:author="user" w:date="2024-08-18T17:33:00Z" w16du:dateUtc="2024-08-18T14:33:00Z"/>
              <w:rFonts w:ascii="Times New Roman" w:hAnsi="Times New Roman" w:cs="Times New Roman"/>
              <w:sz w:val="24"/>
              <w:szCs w:val="24"/>
              <w:lang w:val="en-US"/>
            </w:rPr>
          </w:rPrChange>
        </w:rPr>
      </w:pPr>
      <w:ins w:id="582" w:author="user" w:date="2024-08-18T17:33:00Z" w16du:dateUtc="2024-08-18T14:33:00Z">
        <w:r w:rsidRPr="00D87246">
          <w:rPr>
            <w:rFonts w:ascii="Times New Roman" w:hAnsi="Times New Roman" w:cs="Times New Roman"/>
            <w:sz w:val="24"/>
            <w:szCs w:val="24"/>
            <w:rPrChange w:id="583" w:author="user" w:date="2024-08-18T17:33:00Z" w16du:dateUtc="2024-08-18T14:33:00Z">
              <w:rPr>
                <w:rFonts w:ascii="Times New Roman" w:hAnsi="Times New Roman" w:cs="Times New Roman"/>
                <w:sz w:val="24"/>
                <w:szCs w:val="24"/>
                <w:lang w:val="es-ES"/>
              </w:rPr>
            </w:rPrChange>
          </w:rPr>
          <w:t xml:space="preserve">Turan, C., </w:t>
        </w:r>
        <w:proofErr w:type="spellStart"/>
        <w:r w:rsidRPr="00D87246">
          <w:rPr>
            <w:rFonts w:ascii="Times New Roman" w:hAnsi="Times New Roman" w:cs="Times New Roman"/>
            <w:sz w:val="24"/>
            <w:szCs w:val="24"/>
            <w:rPrChange w:id="584" w:author="user" w:date="2024-08-18T17:33:00Z" w16du:dateUtc="2024-08-18T14:33:00Z">
              <w:rPr>
                <w:rFonts w:ascii="Times New Roman" w:hAnsi="Times New Roman" w:cs="Times New Roman"/>
                <w:sz w:val="24"/>
                <w:szCs w:val="24"/>
                <w:lang w:val="es-ES"/>
              </w:rPr>
            </w:rPrChange>
          </w:rPr>
          <w:t>Gürlek</w:t>
        </w:r>
        <w:proofErr w:type="spellEnd"/>
        <w:r w:rsidRPr="00D87246">
          <w:rPr>
            <w:rFonts w:ascii="Times New Roman" w:hAnsi="Times New Roman" w:cs="Times New Roman"/>
            <w:sz w:val="24"/>
            <w:szCs w:val="24"/>
            <w:rPrChange w:id="585" w:author="user" w:date="2024-08-18T17:33:00Z" w16du:dateUtc="2024-08-18T14:33:00Z">
              <w:rPr>
                <w:rFonts w:ascii="Times New Roman" w:hAnsi="Times New Roman" w:cs="Times New Roman"/>
                <w:sz w:val="24"/>
                <w:szCs w:val="24"/>
                <w:lang w:val="es-ES"/>
              </w:rPr>
            </w:rPrChange>
          </w:rPr>
          <w:t xml:space="preserve">, M., </w:t>
        </w:r>
        <w:proofErr w:type="spellStart"/>
        <w:r w:rsidRPr="00D87246">
          <w:rPr>
            <w:rFonts w:ascii="Times New Roman" w:hAnsi="Times New Roman" w:cs="Times New Roman"/>
            <w:sz w:val="24"/>
            <w:szCs w:val="24"/>
            <w:rPrChange w:id="586" w:author="user" w:date="2024-08-18T17:33:00Z" w16du:dateUtc="2024-08-18T14:33:00Z">
              <w:rPr>
                <w:rFonts w:ascii="Times New Roman" w:hAnsi="Times New Roman" w:cs="Times New Roman"/>
                <w:sz w:val="24"/>
                <w:szCs w:val="24"/>
                <w:lang w:val="es-ES"/>
              </w:rPr>
            </w:rPrChange>
          </w:rPr>
          <w:t>Doğdu</w:t>
        </w:r>
        <w:proofErr w:type="spellEnd"/>
        <w:r w:rsidRPr="00D87246">
          <w:rPr>
            <w:rFonts w:ascii="Times New Roman" w:hAnsi="Times New Roman" w:cs="Times New Roman"/>
            <w:sz w:val="24"/>
            <w:szCs w:val="24"/>
            <w:rPrChange w:id="587" w:author="user" w:date="2024-08-18T17:33:00Z" w16du:dateUtc="2024-08-18T14:33:00Z">
              <w:rPr>
                <w:rFonts w:ascii="Times New Roman" w:hAnsi="Times New Roman" w:cs="Times New Roman"/>
                <w:sz w:val="24"/>
                <w:szCs w:val="24"/>
                <w:lang w:val="es-ES"/>
              </w:rPr>
            </w:rPrChange>
          </w:rPr>
          <w:t xml:space="preserve">, S. A., </w:t>
        </w:r>
        <w:proofErr w:type="spellStart"/>
        <w:r w:rsidRPr="00D87246">
          <w:rPr>
            <w:rFonts w:ascii="Times New Roman" w:hAnsi="Times New Roman" w:cs="Times New Roman"/>
            <w:sz w:val="24"/>
            <w:szCs w:val="24"/>
            <w:rPrChange w:id="588" w:author="user" w:date="2024-08-18T17:33:00Z" w16du:dateUtc="2024-08-18T14:33:00Z">
              <w:rPr>
                <w:rFonts w:ascii="Times New Roman" w:hAnsi="Times New Roman" w:cs="Times New Roman"/>
                <w:sz w:val="24"/>
                <w:szCs w:val="24"/>
                <w:lang w:val="es-ES"/>
              </w:rPr>
            </w:rPrChange>
          </w:rPr>
          <w:t>Ergüden</w:t>
        </w:r>
        <w:proofErr w:type="spellEnd"/>
        <w:r w:rsidRPr="00D87246">
          <w:rPr>
            <w:rFonts w:ascii="Times New Roman" w:hAnsi="Times New Roman" w:cs="Times New Roman"/>
            <w:sz w:val="24"/>
            <w:szCs w:val="24"/>
            <w:rPrChange w:id="589" w:author="user" w:date="2024-08-18T17:33:00Z" w16du:dateUtc="2024-08-18T14:33:00Z">
              <w:rPr>
                <w:rFonts w:ascii="Times New Roman" w:hAnsi="Times New Roman" w:cs="Times New Roman"/>
                <w:sz w:val="24"/>
                <w:szCs w:val="24"/>
                <w:lang w:val="es-ES"/>
              </w:rPr>
            </w:rPrChange>
          </w:rPr>
          <w:t xml:space="preserve">, D., Uyan, A., </w:t>
        </w:r>
        <w:proofErr w:type="spellStart"/>
        <w:r w:rsidRPr="00D87246">
          <w:rPr>
            <w:rFonts w:ascii="Times New Roman" w:hAnsi="Times New Roman" w:cs="Times New Roman"/>
            <w:sz w:val="24"/>
            <w:szCs w:val="24"/>
            <w:rPrChange w:id="590" w:author="user" w:date="2024-08-18T17:33:00Z" w16du:dateUtc="2024-08-18T14:33:00Z">
              <w:rPr>
                <w:rFonts w:ascii="Times New Roman" w:hAnsi="Times New Roman" w:cs="Times New Roman"/>
                <w:sz w:val="24"/>
                <w:szCs w:val="24"/>
                <w:lang w:val="es-ES"/>
              </w:rPr>
            </w:rPrChange>
          </w:rPr>
          <w:t>Ergenler</w:t>
        </w:r>
        <w:proofErr w:type="spellEnd"/>
        <w:r w:rsidRPr="00D87246">
          <w:rPr>
            <w:rFonts w:ascii="Times New Roman" w:hAnsi="Times New Roman" w:cs="Times New Roman"/>
            <w:sz w:val="24"/>
            <w:szCs w:val="24"/>
            <w:rPrChange w:id="591" w:author="user" w:date="2024-08-18T17:33:00Z" w16du:dateUtc="2024-08-18T14:33:00Z">
              <w:rPr>
                <w:rFonts w:ascii="Times New Roman" w:hAnsi="Times New Roman" w:cs="Times New Roman"/>
                <w:sz w:val="24"/>
                <w:szCs w:val="24"/>
                <w:lang w:val="es-ES"/>
              </w:rPr>
            </w:rPrChange>
          </w:rPr>
          <w:t xml:space="preserve">, A., Soldo, A. (2024). </w:t>
        </w:r>
        <w:r w:rsidRPr="00D87246">
          <w:rPr>
            <w:rFonts w:ascii="Times New Roman" w:hAnsi="Times New Roman" w:cs="Times New Roman"/>
            <w:sz w:val="24"/>
            <w:szCs w:val="24"/>
          </w:rPr>
          <w:t xml:space="preserve">Phylogenetic </w:t>
        </w:r>
        <w:r w:rsidR="00353967" w:rsidRPr="00D87246">
          <w:rPr>
            <w:rFonts w:ascii="Times New Roman" w:hAnsi="Times New Roman" w:cs="Times New Roman"/>
            <w:sz w:val="24"/>
            <w:szCs w:val="24"/>
          </w:rPr>
          <w:t xml:space="preserve">relationships and conservation implications of shark species </w:t>
        </w:r>
        <w:r w:rsidRPr="00D87246">
          <w:rPr>
            <w:rFonts w:ascii="Times New Roman" w:hAnsi="Times New Roman" w:cs="Times New Roman"/>
            <w:sz w:val="24"/>
            <w:szCs w:val="24"/>
          </w:rPr>
          <w:t xml:space="preserve">from Turkish </w:t>
        </w:r>
        <w:r w:rsidR="00353967" w:rsidRPr="00D87246">
          <w:rPr>
            <w:rFonts w:ascii="Times New Roman" w:hAnsi="Times New Roman" w:cs="Times New Roman"/>
            <w:sz w:val="24"/>
            <w:szCs w:val="24"/>
          </w:rPr>
          <w:t>waters</w:t>
        </w:r>
        <w:r w:rsidRPr="00D87246">
          <w:rPr>
            <w:rFonts w:ascii="Times New Roman" w:hAnsi="Times New Roman" w:cs="Times New Roman"/>
            <w:sz w:val="24"/>
            <w:szCs w:val="24"/>
          </w:rPr>
          <w:t xml:space="preserve">. </w:t>
        </w:r>
        <w:proofErr w:type="spellStart"/>
        <w:r w:rsidRPr="00520F4B">
          <w:rPr>
            <w:rFonts w:ascii="Times New Roman" w:hAnsi="Times New Roman" w:cs="Times New Roman"/>
            <w:i/>
            <w:iCs/>
            <w:sz w:val="24"/>
            <w:szCs w:val="24"/>
            <w:lang w:val="es-ES"/>
            <w:rPrChange w:id="592" w:author="user" w:date="2024-08-18T17:33:00Z" w16du:dateUtc="2024-08-18T14:33:00Z">
              <w:rPr>
                <w:rFonts w:ascii="Times New Roman" w:hAnsi="Times New Roman" w:cs="Times New Roman"/>
                <w:i/>
                <w:iCs/>
                <w:sz w:val="24"/>
                <w:szCs w:val="24"/>
                <w:lang w:val="en-US"/>
              </w:rPr>
            </w:rPrChange>
          </w:rPr>
          <w:t>Annales</w:t>
        </w:r>
        <w:proofErr w:type="spellEnd"/>
        <w:r w:rsidRPr="00520F4B">
          <w:rPr>
            <w:rFonts w:ascii="Times New Roman" w:hAnsi="Times New Roman" w:cs="Times New Roman"/>
            <w:i/>
            <w:iCs/>
            <w:sz w:val="24"/>
            <w:szCs w:val="24"/>
            <w:lang w:val="es-ES"/>
            <w:rPrChange w:id="593" w:author="user" w:date="2024-08-18T17:33:00Z" w16du:dateUtc="2024-08-18T14:33:00Z">
              <w:rPr>
                <w:rFonts w:ascii="Times New Roman" w:hAnsi="Times New Roman" w:cs="Times New Roman"/>
                <w:i/>
                <w:iCs/>
                <w:sz w:val="24"/>
                <w:szCs w:val="24"/>
                <w:lang w:val="en-US"/>
              </w:rPr>
            </w:rPrChange>
          </w:rPr>
          <w:t xml:space="preserve">, Series Historia </w:t>
        </w:r>
        <w:proofErr w:type="spellStart"/>
        <w:r w:rsidRPr="00520F4B">
          <w:rPr>
            <w:rFonts w:ascii="Times New Roman" w:hAnsi="Times New Roman" w:cs="Times New Roman"/>
            <w:i/>
            <w:iCs/>
            <w:sz w:val="24"/>
            <w:szCs w:val="24"/>
            <w:lang w:val="es-ES"/>
            <w:rPrChange w:id="594" w:author="user" w:date="2024-08-18T17:33:00Z" w16du:dateUtc="2024-08-18T14:33:00Z">
              <w:rPr>
                <w:rFonts w:ascii="Times New Roman" w:hAnsi="Times New Roman" w:cs="Times New Roman"/>
                <w:i/>
                <w:iCs/>
                <w:sz w:val="24"/>
                <w:szCs w:val="24"/>
                <w:lang w:val="en-US"/>
              </w:rPr>
            </w:rPrChange>
          </w:rPr>
          <w:t>Naturalis</w:t>
        </w:r>
        <w:proofErr w:type="spellEnd"/>
        <w:r w:rsidRPr="00520F4B">
          <w:rPr>
            <w:rFonts w:ascii="Times New Roman" w:hAnsi="Times New Roman" w:cs="Times New Roman"/>
            <w:i/>
            <w:iCs/>
            <w:sz w:val="24"/>
            <w:szCs w:val="24"/>
            <w:lang w:val="es-ES"/>
            <w:rPrChange w:id="595" w:author="user" w:date="2024-08-18T17:33:00Z" w16du:dateUtc="2024-08-18T14:33:00Z">
              <w:rPr>
                <w:rFonts w:ascii="Times New Roman" w:hAnsi="Times New Roman" w:cs="Times New Roman"/>
                <w:i/>
                <w:iCs/>
                <w:sz w:val="24"/>
                <w:szCs w:val="24"/>
                <w:lang w:val="en-US"/>
              </w:rPr>
            </w:rPrChange>
          </w:rPr>
          <w:t xml:space="preserve"> Archives</w:t>
        </w:r>
        <w:r w:rsidRPr="00520F4B">
          <w:rPr>
            <w:rFonts w:ascii="Times New Roman" w:hAnsi="Times New Roman" w:cs="Times New Roman"/>
            <w:sz w:val="24"/>
            <w:szCs w:val="24"/>
            <w:lang w:val="es-ES"/>
            <w:rPrChange w:id="596" w:author="user" w:date="2024-08-18T17:33:00Z" w16du:dateUtc="2024-08-18T14:33:00Z">
              <w:rPr>
                <w:rFonts w:ascii="Times New Roman" w:hAnsi="Times New Roman" w:cs="Times New Roman"/>
                <w:sz w:val="24"/>
                <w:szCs w:val="24"/>
                <w:lang w:val="en-US"/>
              </w:rPr>
            </w:rPrChange>
          </w:rPr>
          <w:t>, 34 (1), 27-34.</w:t>
        </w:r>
      </w:ins>
    </w:p>
    <w:p w14:paraId="453D3052" w14:textId="5A62A3DC" w:rsidR="00016968" w:rsidRPr="00D87246" w:rsidRDefault="00016968" w:rsidP="00016968">
      <w:pPr>
        <w:spacing w:line="276" w:lineRule="auto"/>
        <w:ind w:left="567" w:hanging="567"/>
        <w:jc w:val="both"/>
        <w:rPr>
          <w:ins w:id="597" w:author="user" w:date="2024-08-18T17:33:00Z" w16du:dateUtc="2024-08-18T14:33:00Z"/>
          <w:rFonts w:ascii="Times New Roman" w:hAnsi="Times New Roman" w:cs="Times New Roman"/>
          <w:sz w:val="24"/>
          <w:szCs w:val="24"/>
        </w:rPr>
      </w:pPr>
      <w:ins w:id="598" w:author="user" w:date="2024-08-18T17:33:00Z" w16du:dateUtc="2024-08-18T14:33:00Z">
        <w:r w:rsidRPr="00520F4B">
          <w:rPr>
            <w:rFonts w:ascii="Times New Roman" w:hAnsi="Times New Roman" w:cs="Times New Roman"/>
            <w:sz w:val="24"/>
            <w:szCs w:val="24"/>
            <w:lang w:val="es-ES"/>
          </w:rPr>
          <w:t xml:space="preserve">Uyan, A., Turan, C., </w:t>
        </w:r>
        <w:proofErr w:type="spellStart"/>
        <w:r w:rsidRPr="00520F4B">
          <w:rPr>
            <w:rFonts w:ascii="Times New Roman" w:hAnsi="Times New Roman" w:cs="Times New Roman"/>
            <w:sz w:val="24"/>
            <w:szCs w:val="24"/>
            <w:lang w:val="es-ES"/>
          </w:rPr>
          <w:t>Doğdu</w:t>
        </w:r>
        <w:proofErr w:type="spellEnd"/>
        <w:r w:rsidRPr="00520F4B">
          <w:rPr>
            <w:rFonts w:ascii="Times New Roman" w:hAnsi="Times New Roman" w:cs="Times New Roman"/>
            <w:sz w:val="24"/>
            <w:szCs w:val="24"/>
            <w:lang w:val="es-ES"/>
          </w:rPr>
          <w:t xml:space="preserve">, S. A., </w:t>
        </w:r>
        <w:proofErr w:type="spellStart"/>
        <w:r w:rsidRPr="00520F4B">
          <w:rPr>
            <w:rFonts w:ascii="Times New Roman" w:hAnsi="Times New Roman" w:cs="Times New Roman"/>
            <w:sz w:val="24"/>
            <w:szCs w:val="24"/>
            <w:lang w:val="es-ES"/>
          </w:rPr>
          <w:t>Gürlek</w:t>
        </w:r>
        <w:proofErr w:type="spellEnd"/>
        <w:r w:rsidRPr="00520F4B">
          <w:rPr>
            <w:rFonts w:ascii="Times New Roman" w:hAnsi="Times New Roman" w:cs="Times New Roman"/>
            <w:sz w:val="24"/>
            <w:szCs w:val="24"/>
            <w:lang w:val="es-ES"/>
          </w:rPr>
          <w:t xml:space="preserve">, M., </w:t>
        </w:r>
        <w:proofErr w:type="spellStart"/>
        <w:r w:rsidRPr="00520F4B">
          <w:rPr>
            <w:rFonts w:ascii="Times New Roman" w:hAnsi="Times New Roman" w:cs="Times New Roman"/>
            <w:sz w:val="24"/>
            <w:szCs w:val="24"/>
            <w:lang w:val="es-ES"/>
          </w:rPr>
          <w:t>Yağlıoğlu</w:t>
        </w:r>
        <w:proofErr w:type="spellEnd"/>
        <w:r w:rsidRPr="00520F4B">
          <w:rPr>
            <w:rFonts w:ascii="Times New Roman" w:hAnsi="Times New Roman" w:cs="Times New Roman"/>
            <w:sz w:val="24"/>
            <w:szCs w:val="24"/>
            <w:lang w:val="es-ES"/>
          </w:rPr>
          <w:t xml:space="preserve">, D., </w:t>
        </w:r>
        <w:proofErr w:type="spellStart"/>
        <w:r w:rsidRPr="00520F4B">
          <w:rPr>
            <w:rFonts w:ascii="Times New Roman" w:hAnsi="Times New Roman" w:cs="Times New Roman"/>
            <w:sz w:val="24"/>
            <w:szCs w:val="24"/>
            <w:lang w:val="es-ES"/>
          </w:rPr>
          <w:t>Sönmez</w:t>
        </w:r>
        <w:proofErr w:type="spellEnd"/>
        <w:r w:rsidRPr="00520F4B">
          <w:rPr>
            <w:rFonts w:ascii="Times New Roman" w:hAnsi="Times New Roman" w:cs="Times New Roman"/>
            <w:sz w:val="24"/>
            <w:szCs w:val="24"/>
            <w:lang w:val="es-ES"/>
          </w:rPr>
          <w:t xml:space="preserve">, B. (2024). </w:t>
        </w:r>
        <w:r w:rsidRPr="00D87246">
          <w:rPr>
            <w:rFonts w:ascii="Times New Roman" w:hAnsi="Times New Roman" w:cs="Times New Roman"/>
            <w:sz w:val="24"/>
            <w:szCs w:val="24"/>
          </w:rPr>
          <w:t xml:space="preserve">Genetic and </w:t>
        </w:r>
        <w:r w:rsidR="00353967" w:rsidRPr="00D87246">
          <w:rPr>
            <w:rFonts w:ascii="Times New Roman" w:hAnsi="Times New Roman" w:cs="Times New Roman"/>
            <w:sz w:val="24"/>
            <w:szCs w:val="24"/>
          </w:rPr>
          <w:t xml:space="preserve">some bio-ecological characteristics of lessepsian lizardfish </w:t>
        </w:r>
        <w:proofErr w:type="spellStart"/>
        <w:r w:rsidRPr="00D87246">
          <w:rPr>
            <w:rFonts w:ascii="Times New Roman" w:hAnsi="Times New Roman" w:cs="Times New Roman"/>
            <w:i/>
            <w:iCs/>
            <w:sz w:val="24"/>
            <w:szCs w:val="24"/>
          </w:rPr>
          <w:t>Saurida</w:t>
        </w:r>
        <w:proofErr w:type="spellEnd"/>
        <w:r w:rsidRPr="00D87246">
          <w:rPr>
            <w:rFonts w:ascii="Times New Roman" w:hAnsi="Times New Roman" w:cs="Times New Roman"/>
            <w:i/>
            <w:iCs/>
            <w:sz w:val="24"/>
            <w:szCs w:val="24"/>
          </w:rPr>
          <w:t xml:space="preserve"> </w:t>
        </w:r>
        <w:proofErr w:type="spellStart"/>
        <w:r w:rsidRPr="00D87246">
          <w:rPr>
            <w:rFonts w:ascii="Times New Roman" w:hAnsi="Times New Roman" w:cs="Times New Roman"/>
            <w:i/>
            <w:iCs/>
            <w:sz w:val="24"/>
            <w:szCs w:val="24"/>
          </w:rPr>
          <w:t>lessepsianus</w:t>
        </w:r>
        <w:proofErr w:type="spellEnd"/>
        <w:r w:rsidRPr="00D87246">
          <w:rPr>
            <w:rFonts w:ascii="Times New Roman" w:hAnsi="Times New Roman" w:cs="Times New Roman"/>
            <w:sz w:val="24"/>
            <w:szCs w:val="24"/>
          </w:rPr>
          <w:t xml:space="preserve"> from the </w:t>
        </w:r>
        <w:r w:rsidR="00353967" w:rsidRPr="00D87246">
          <w:rPr>
            <w:rFonts w:ascii="Times New Roman" w:hAnsi="Times New Roman" w:cs="Times New Roman"/>
            <w:sz w:val="24"/>
            <w:szCs w:val="24"/>
          </w:rPr>
          <w:t xml:space="preserve">northeastern </w:t>
        </w:r>
        <w:r w:rsidRPr="00D87246">
          <w:rPr>
            <w:rFonts w:ascii="Times New Roman" w:hAnsi="Times New Roman" w:cs="Times New Roman"/>
            <w:sz w:val="24"/>
            <w:szCs w:val="24"/>
          </w:rPr>
          <w:t xml:space="preserve">Mediterranean Sea. </w:t>
        </w:r>
        <w:r w:rsidRPr="00D87246">
          <w:rPr>
            <w:rFonts w:ascii="Times New Roman" w:hAnsi="Times New Roman" w:cs="Times New Roman"/>
            <w:i/>
            <w:iCs/>
            <w:sz w:val="24"/>
            <w:szCs w:val="24"/>
          </w:rPr>
          <w:t>Tethys Environmental Science</w:t>
        </w:r>
        <w:r w:rsidRPr="00D87246">
          <w:rPr>
            <w:rFonts w:ascii="Times New Roman" w:hAnsi="Times New Roman" w:cs="Times New Roman"/>
            <w:sz w:val="24"/>
            <w:szCs w:val="24"/>
          </w:rPr>
          <w:t>, 1(1), 1-16.</w:t>
        </w:r>
      </w:ins>
    </w:p>
    <w:p w14:paraId="57739101" w14:textId="52B71728" w:rsidR="00016968" w:rsidRDefault="00016968" w:rsidP="00016968">
      <w:pPr>
        <w:spacing w:line="276" w:lineRule="auto"/>
        <w:ind w:left="567" w:hanging="567"/>
        <w:jc w:val="both"/>
        <w:rPr>
          <w:ins w:id="599" w:author="user" w:date="2024-08-20T20:14:00Z" w16du:dateUtc="2024-08-20T17:14:00Z"/>
          <w:rFonts w:ascii="Times New Roman" w:hAnsi="Times New Roman" w:cs="Times New Roman"/>
          <w:sz w:val="24"/>
          <w:szCs w:val="24"/>
        </w:rPr>
      </w:pPr>
      <w:proofErr w:type="spellStart"/>
      <w:ins w:id="600" w:author="user" w:date="2024-08-18T17:33:00Z" w16du:dateUtc="2024-08-18T14:33:00Z">
        <w:r w:rsidRPr="00D87246">
          <w:rPr>
            <w:rFonts w:ascii="Times New Roman" w:hAnsi="Times New Roman" w:cs="Times New Roman"/>
            <w:sz w:val="24"/>
            <w:szCs w:val="24"/>
            <w:rPrChange w:id="601" w:author="user" w:date="2024-08-18T17:33:00Z" w16du:dateUtc="2024-08-18T14:33:00Z">
              <w:rPr>
                <w:rFonts w:ascii="Times New Roman" w:hAnsi="Times New Roman" w:cs="Times New Roman"/>
                <w:sz w:val="24"/>
                <w:szCs w:val="24"/>
                <w:lang w:val="es-ES"/>
              </w:rPr>
            </w:rPrChange>
          </w:rPr>
          <w:t>Yağlıoglu</w:t>
        </w:r>
        <w:proofErr w:type="spellEnd"/>
        <w:r w:rsidRPr="00D87246">
          <w:rPr>
            <w:rFonts w:ascii="Times New Roman" w:hAnsi="Times New Roman" w:cs="Times New Roman"/>
            <w:sz w:val="24"/>
            <w:szCs w:val="24"/>
            <w:rPrChange w:id="602" w:author="user" w:date="2024-08-18T17:33:00Z" w16du:dateUtc="2024-08-18T14:33:00Z">
              <w:rPr>
                <w:rFonts w:ascii="Times New Roman" w:hAnsi="Times New Roman" w:cs="Times New Roman"/>
                <w:sz w:val="24"/>
                <w:szCs w:val="24"/>
                <w:lang w:val="es-ES"/>
              </w:rPr>
            </w:rPrChange>
          </w:rPr>
          <w:t xml:space="preserve">, D., Deniz, T., </w:t>
        </w:r>
        <w:proofErr w:type="spellStart"/>
        <w:r w:rsidRPr="00D87246">
          <w:rPr>
            <w:rFonts w:ascii="Times New Roman" w:hAnsi="Times New Roman" w:cs="Times New Roman"/>
            <w:sz w:val="24"/>
            <w:szCs w:val="24"/>
            <w:rPrChange w:id="603" w:author="user" w:date="2024-08-18T17:33:00Z" w16du:dateUtc="2024-08-18T14:33:00Z">
              <w:rPr>
                <w:rFonts w:ascii="Times New Roman" w:hAnsi="Times New Roman" w:cs="Times New Roman"/>
                <w:sz w:val="24"/>
                <w:szCs w:val="24"/>
                <w:lang w:val="es-ES"/>
              </w:rPr>
            </w:rPrChange>
          </w:rPr>
          <w:t>Gürlek</w:t>
        </w:r>
        <w:proofErr w:type="spellEnd"/>
        <w:r w:rsidRPr="00D87246">
          <w:rPr>
            <w:rFonts w:ascii="Times New Roman" w:hAnsi="Times New Roman" w:cs="Times New Roman"/>
            <w:sz w:val="24"/>
            <w:szCs w:val="24"/>
            <w:rPrChange w:id="604" w:author="user" w:date="2024-08-18T17:33:00Z" w16du:dateUtc="2024-08-18T14:33:00Z">
              <w:rPr>
                <w:rFonts w:ascii="Times New Roman" w:hAnsi="Times New Roman" w:cs="Times New Roman"/>
                <w:sz w:val="24"/>
                <w:szCs w:val="24"/>
                <w:lang w:val="es-ES"/>
              </w:rPr>
            </w:rPrChange>
          </w:rPr>
          <w:t xml:space="preserve">, M., </w:t>
        </w:r>
        <w:proofErr w:type="spellStart"/>
        <w:r w:rsidRPr="00D87246">
          <w:rPr>
            <w:rFonts w:ascii="Times New Roman" w:hAnsi="Times New Roman" w:cs="Times New Roman"/>
            <w:sz w:val="24"/>
            <w:szCs w:val="24"/>
            <w:rPrChange w:id="605" w:author="user" w:date="2024-08-18T17:33:00Z" w16du:dateUtc="2024-08-18T14:33:00Z">
              <w:rPr>
                <w:rFonts w:ascii="Times New Roman" w:hAnsi="Times New Roman" w:cs="Times New Roman"/>
                <w:sz w:val="24"/>
                <w:szCs w:val="24"/>
                <w:lang w:val="es-ES"/>
              </w:rPr>
            </w:rPrChange>
          </w:rPr>
          <w:t>Ergüden</w:t>
        </w:r>
        <w:proofErr w:type="spellEnd"/>
        <w:r w:rsidRPr="00D87246">
          <w:rPr>
            <w:rFonts w:ascii="Times New Roman" w:hAnsi="Times New Roman" w:cs="Times New Roman"/>
            <w:sz w:val="24"/>
            <w:szCs w:val="24"/>
            <w:rPrChange w:id="606" w:author="user" w:date="2024-08-18T17:33:00Z" w16du:dateUtc="2024-08-18T14:33:00Z">
              <w:rPr>
                <w:rFonts w:ascii="Times New Roman" w:hAnsi="Times New Roman" w:cs="Times New Roman"/>
                <w:sz w:val="24"/>
                <w:szCs w:val="24"/>
                <w:lang w:val="es-ES"/>
              </w:rPr>
            </w:rPrChange>
          </w:rPr>
          <w:t xml:space="preserve">, D., Turan, C. (2015). </w:t>
        </w:r>
        <w:r w:rsidRPr="00D87246">
          <w:rPr>
            <w:rFonts w:ascii="Times New Roman" w:hAnsi="Times New Roman" w:cs="Times New Roman"/>
            <w:sz w:val="24"/>
            <w:szCs w:val="24"/>
          </w:rPr>
          <w:t xml:space="preserve">Elasmobranch </w:t>
        </w:r>
        <w:r w:rsidR="00353967" w:rsidRPr="00D87246">
          <w:rPr>
            <w:rFonts w:ascii="Times New Roman" w:hAnsi="Times New Roman" w:cs="Times New Roman"/>
            <w:sz w:val="24"/>
            <w:szCs w:val="24"/>
          </w:rPr>
          <w:t>bycatch in a bottom trawl fishery in the</w:t>
        </w:r>
        <w:r w:rsidRPr="00D87246">
          <w:rPr>
            <w:rFonts w:ascii="Times New Roman" w:hAnsi="Times New Roman" w:cs="Times New Roman"/>
            <w:sz w:val="24"/>
            <w:szCs w:val="24"/>
          </w:rPr>
          <w:t xml:space="preserve"> Iskenderun Bay, </w:t>
        </w:r>
        <w:r w:rsidR="00353967" w:rsidRPr="00D87246">
          <w:rPr>
            <w:rFonts w:ascii="Times New Roman" w:hAnsi="Times New Roman" w:cs="Times New Roman"/>
            <w:sz w:val="24"/>
            <w:szCs w:val="24"/>
          </w:rPr>
          <w:t xml:space="preserve">northeastern </w:t>
        </w:r>
        <w:r w:rsidRPr="00D87246">
          <w:rPr>
            <w:rFonts w:ascii="Times New Roman" w:hAnsi="Times New Roman" w:cs="Times New Roman"/>
            <w:sz w:val="24"/>
            <w:szCs w:val="24"/>
          </w:rPr>
          <w:t xml:space="preserve">Mediterranean. </w:t>
        </w:r>
        <w:r w:rsidRPr="00D87246">
          <w:rPr>
            <w:rFonts w:ascii="Times New Roman" w:hAnsi="Times New Roman" w:cs="Times New Roman"/>
            <w:i/>
            <w:iCs/>
            <w:sz w:val="24"/>
            <w:szCs w:val="24"/>
          </w:rPr>
          <w:t xml:space="preserve">Cahiers de </w:t>
        </w:r>
        <w:proofErr w:type="spellStart"/>
        <w:r w:rsidRPr="00D87246">
          <w:rPr>
            <w:rFonts w:ascii="Times New Roman" w:hAnsi="Times New Roman" w:cs="Times New Roman"/>
            <w:i/>
            <w:iCs/>
            <w:sz w:val="24"/>
            <w:szCs w:val="24"/>
          </w:rPr>
          <w:t>Biologie</w:t>
        </w:r>
        <w:proofErr w:type="spellEnd"/>
        <w:r w:rsidRPr="00D87246">
          <w:rPr>
            <w:rFonts w:ascii="Times New Roman" w:hAnsi="Times New Roman" w:cs="Times New Roman"/>
            <w:i/>
            <w:iCs/>
            <w:sz w:val="24"/>
            <w:szCs w:val="24"/>
          </w:rPr>
          <w:t xml:space="preserve"> Marine</w:t>
        </w:r>
        <w:r w:rsidRPr="00D87246">
          <w:rPr>
            <w:rFonts w:ascii="Times New Roman" w:hAnsi="Times New Roman" w:cs="Times New Roman"/>
            <w:sz w:val="24"/>
            <w:szCs w:val="24"/>
          </w:rPr>
          <w:t>, 56(3), 237-243.</w:t>
        </w:r>
      </w:ins>
    </w:p>
    <w:p w14:paraId="2BE333E9" w14:textId="1BF40784" w:rsidR="00016968" w:rsidRPr="00467163" w:rsidRDefault="00E85A4C" w:rsidP="00467163">
      <w:pPr>
        <w:spacing w:line="276" w:lineRule="auto"/>
        <w:ind w:left="567" w:hanging="567"/>
        <w:jc w:val="both"/>
        <w:rPr>
          <w:rFonts w:ascii="Times New Roman" w:hAnsi="Times New Roman" w:cs="Times New Roman"/>
          <w:sz w:val="24"/>
          <w:szCs w:val="24"/>
          <w:rPrChange w:id="607" w:author="user" w:date="2024-08-20T20:15:00Z" w16du:dateUtc="2024-08-20T17:15:00Z">
            <w:rPr>
              <w:rFonts w:ascii="Times New Roman" w:hAnsi="Times New Roman" w:cs="Times New Roman"/>
              <w:b/>
              <w:bCs/>
              <w:sz w:val="24"/>
              <w:szCs w:val="24"/>
              <w:lang w:val="en-US"/>
            </w:rPr>
          </w:rPrChange>
        </w:rPr>
      </w:pPr>
      <w:proofErr w:type="spellStart"/>
      <w:ins w:id="608" w:author="user" w:date="2024-08-20T20:14:00Z">
        <w:r w:rsidRPr="00E85A4C">
          <w:rPr>
            <w:rFonts w:ascii="Times New Roman" w:hAnsi="Times New Roman" w:cs="Times New Roman"/>
            <w:sz w:val="24"/>
            <w:szCs w:val="24"/>
          </w:rPr>
          <w:t>Zar</w:t>
        </w:r>
        <w:proofErr w:type="spellEnd"/>
        <w:r w:rsidRPr="00E85A4C">
          <w:rPr>
            <w:rFonts w:ascii="Times New Roman" w:hAnsi="Times New Roman" w:cs="Times New Roman"/>
            <w:sz w:val="24"/>
            <w:szCs w:val="24"/>
          </w:rPr>
          <w:t xml:space="preserve">, J. H. (1999). Biostatistical </w:t>
        </w:r>
      </w:ins>
      <w:ins w:id="609" w:author="user" w:date="2024-08-20T20:15:00Z" w16du:dateUtc="2024-08-20T17:15:00Z">
        <w:r w:rsidR="00A2590F">
          <w:rPr>
            <w:rFonts w:ascii="Times New Roman" w:hAnsi="Times New Roman" w:cs="Times New Roman"/>
            <w:sz w:val="24"/>
            <w:szCs w:val="24"/>
          </w:rPr>
          <w:t>A</w:t>
        </w:r>
      </w:ins>
      <w:ins w:id="610" w:author="user" w:date="2024-08-20T20:14:00Z">
        <w:r w:rsidRPr="00E85A4C">
          <w:rPr>
            <w:rFonts w:ascii="Times New Roman" w:hAnsi="Times New Roman" w:cs="Times New Roman"/>
            <w:sz w:val="24"/>
            <w:szCs w:val="24"/>
          </w:rPr>
          <w:t>nalysis (4</w:t>
        </w:r>
        <w:r w:rsidRPr="00A2590F">
          <w:rPr>
            <w:rFonts w:ascii="Times New Roman" w:hAnsi="Times New Roman" w:cs="Times New Roman"/>
            <w:sz w:val="24"/>
            <w:szCs w:val="24"/>
            <w:vertAlign w:val="superscript"/>
            <w:rPrChange w:id="611" w:author="user" w:date="2024-08-20T20:15:00Z" w16du:dateUtc="2024-08-20T17:15:00Z">
              <w:rPr>
                <w:rFonts w:ascii="Times New Roman" w:hAnsi="Times New Roman" w:cs="Times New Roman"/>
                <w:sz w:val="24"/>
                <w:szCs w:val="24"/>
              </w:rPr>
            </w:rPrChange>
          </w:rPr>
          <w:t>th</w:t>
        </w:r>
        <w:r w:rsidRPr="00E85A4C">
          <w:rPr>
            <w:rFonts w:ascii="Times New Roman" w:hAnsi="Times New Roman" w:cs="Times New Roman"/>
            <w:sz w:val="24"/>
            <w:szCs w:val="24"/>
          </w:rPr>
          <w:t xml:space="preserve"> ed.). </w:t>
        </w:r>
        <w:r w:rsidRPr="00A2590F">
          <w:rPr>
            <w:rFonts w:ascii="Times New Roman" w:hAnsi="Times New Roman" w:cs="Times New Roman"/>
            <w:sz w:val="24"/>
            <w:szCs w:val="24"/>
            <w:rPrChange w:id="612" w:author="user" w:date="2024-08-20T20:15:00Z" w16du:dateUtc="2024-08-20T17:15:00Z">
              <w:rPr>
                <w:rFonts w:ascii="Times New Roman" w:hAnsi="Times New Roman" w:cs="Times New Roman"/>
                <w:i/>
                <w:iCs/>
                <w:sz w:val="24"/>
                <w:szCs w:val="24"/>
              </w:rPr>
            </w:rPrChange>
          </w:rPr>
          <w:t>Prentice Hall</w:t>
        </w:r>
        <w:r w:rsidRPr="00E85A4C">
          <w:rPr>
            <w:rFonts w:ascii="Times New Roman" w:hAnsi="Times New Roman" w:cs="Times New Roman"/>
            <w:sz w:val="24"/>
            <w:szCs w:val="24"/>
          </w:rPr>
          <w:t>.</w:t>
        </w:r>
      </w:ins>
    </w:p>
    <w:sectPr w:rsidR="00016968" w:rsidRPr="0046716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59" w:author="user" w:date="2024-08-18T16:24:00Z" w:initials="au">
    <w:p w14:paraId="48A841D2" w14:textId="77777777" w:rsidR="002558EA" w:rsidRDefault="00472ED8" w:rsidP="002558EA">
      <w:pPr>
        <w:pStyle w:val="AklamaMetni"/>
      </w:pPr>
      <w:r w:rsidRPr="00D87246">
        <w:rPr>
          <w:rStyle w:val="AklamaBavurusu"/>
        </w:rPr>
        <w:annotationRef/>
      </w:r>
      <w:r w:rsidR="002558EA">
        <w:rPr>
          <w:color w:val="3C4043"/>
        </w:rPr>
        <w:t>The caption “Weight (g) on ​​the y-axis and “Length (cm)” on the x-axis should be added in the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8A841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844A7EE" w16cex:dateUtc="2024-08-18T1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8A841D2" w16cid:durableId="4844A7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ztzAzM7G0MLMwMTRV0lEKTi0uzszPAymwrAUAC19AjCwAAAA="/>
  </w:docVars>
  <w:rsids>
    <w:rsidRoot w:val="003E1BAF"/>
    <w:rsid w:val="00007108"/>
    <w:rsid w:val="000166BB"/>
    <w:rsid w:val="00016968"/>
    <w:rsid w:val="00022FEB"/>
    <w:rsid w:val="00041584"/>
    <w:rsid w:val="00050092"/>
    <w:rsid w:val="000521BF"/>
    <w:rsid w:val="000817F3"/>
    <w:rsid w:val="00085C95"/>
    <w:rsid w:val="000B152D"/>
    <w:rsid w:val="000B40B1"/>
    <w:rsid w:val="000B4D6D"/>
    <w:rsid w:val="000D6B47"/>
    <w:rsid w:val="000E2FB2"/>
    <w:rsid w:val="000E317F"/>
    <w:rsid w:val="000F17FA"/>
    <w:rsid w:val="000F2039"/>
    <w:rsid w:val="00102D32"/>
    <w:rsid w:val="001160E2"/>
    <w:rsid w:val="00122D72"/>
    <w:rsid w:val="00126C2B"/>
    <w:rsid w:val="001646F3"/>
    <w:rsid w:val="001700AC"/>
    <w:rsid w:val="001B20C9"/>
    <w:rsid w:val="001E2C4B"/>
    <w:rsid w:val="00203EAC"/>
    <w:rsid w:val="00231046"/>
    <w:rsid w:val="00234F9B"/>
    <w:rsid w:val="002406A6"/>
    <w:rsid w:val="002558EA"/>
    <w:rsid w:val="00263F50"/>
    <w:rsid w:val="00292F75"/>
    <w:rsid w:val="00295DB0"/>
    <w:rsid w:val="002A2AE1"/>
    <w:rsid w:val="002A5B72"/>
    <w:rsid w:val="002B2FFC"/>
    <w:rsid w:val="002F63AE"/>
    <w:rsid w:val="00316453"/>
    <w:rsid w:val="00317CC3"/>
    <w:rsid w:val="00327870"/>
    <w:rsid w:val="00330626"/>
    <w:rsid w:val="00353967"/>
    <w:rsid w:val="0035507D"/>
    <w:rsid w:val="0035699C"/>
    <w:rsid w:val="0035740F"/>
    <w:rsid w:val="00362BBB"/>
    <w:rsid w:val="00384C7B"/>
    <w:rsid w:val="0039005A"/>
    <w:rsid w:val="003A3614"/>
    <w:rsid w:val="003C345C"/>
    <w:rsid w:val="003E1BAF"/>
    <w:rsid w:val="003E6055"/>
    <w:rsid w:val="003E690A"/>
    <w:rsid w:val="003F30C7"/>
    <w:rsid w:val="00400430"/>
    <w:rsid w:val="0040626C"/>
    <w:rsid w:val="0041415B"/>
    <w:rsid w:val="00452887"/>
    <w:rsid w:val="00460765"/>
    <w:rsid w:val="00467163"/>
    <w:rsid w:val="00472ED8"/>
    <w:rsid w:val="00476EE3"/>
    <w:rsid w:val="0048234C"/>
    <w:rsid w:val="00485EE8"/>
    <w:rsid w:val="004A0DD7"/>
    <w:rsid w:val="004A1AAB"/>
    <w:rsid w:val="004A5E1B"/>
    <w:rsid w:val="004A6342"/>
    <w:rsid w:val="004D496A"/>
    <w:rsid w:val="005037F1"/>
    <w:rsid w:val="0051159D"/>
    <w:rsid w:val="00520F4B"/>
    <w:rsid w:val="00551C9C"/>
    <w:rsid w:val="00572B91"/>
    <w:rsid w:val="005A63AA"/>
    <w:rsid w:val="005B6C07"/>
    <w:rsid w:val="005B7375"/>
    <w:rsid w:val="00602912"/>
    <w:rsid w:val="00621727"/>
    <w:rsid w:val="00636187"/>
    <w:rsid w:val="006E1968"/>
    <w:rsid w:val="0072702A"/>
    <w:rsid w:val="00792F7C"/>
    <w:rsid w:val="007C5411"/>
    <w:rsid w:val="00803762"/>
    <w:rsid w:val="0080565B"/>
    <w:rsid w:val="008145D6"/>
    <w:rsid w:val="008405EE"/>
    <w:rsid w:val="00867DC4"/>
    <w:rsid w:val="008714D3"/>
    <w:rsid w:val="00877CF7"/>
    <w:rsid w:val="0088183F"/>
    <w:rsid w:val="008A47C3"/>
    <w:rsid w:val="008B2DAE"/>
    <w:rsid w:val="008B5D1C"/>
    <w:rsid w:val="008B607E"/>
    <w:rsid w:val="008D558F"/>
    <w:rsid w:val="008E7222"/>
    <w:rsid w:val="00901173"/>
    <w:rsid w:val="0090544F"/>
    <w:rsid w:val="009403A9"/>
    <w:rsid w:val="00947BD9"/>
    <w:rsid w:val="00952E60"/>
    <w:rsid w:val="00963084"/>
    <w:rsid w:val="00965B35"/>
    <w:rsid w:val="009769BA"/>
    <w:rsid w:val="00995D6F"/>
    <w:rsid w:val="009B5B8D"/>
    <w:rsid w:val="009C6B14"/>
    <w:rsid w:val="009C7C15"/>
    <w:rsid w:val="009D01FB"/>
    <w:rsid w:val="00A12766"/>
    <w:rsid w:val="00A2166B"/>
    <w:rsid w:val="00A2590F"/>
    <w:rsid w:val="00A26839"/>
    <w:rsid w:val="00A332F0"/>
    <w:rsid w:val="00A53500"/>
    <w:rsid w:val="00A547DF"/>
    <w:rsid w:val="00A57C8E"/>
    <w:rsid w:val="00A6425E"/>
    <w:rsid w:val="00A85A29"/>
    <w:rsid w:val="00A8782C"/>
    <w:rsid w:val="00A966EC"/>
    <w:rsid w:val="00AD3E30"/>
    <w:rsid w:val="00AE0E08"/>
    <w:rsid w:val="00AE6203"/>
    <w:rsid w:val="00AF2BFC"/>
    <w:rsid w:val="00AF3C7B"/>
    <w:rsid w:val="00B038D0"/>
    <w:rsid w:val="00B142A7"/>
    <w:rsid w:val="00B20BDE"/>
    <w:rsid w:val="00B258BE"/>
    <w:rsid w:val="00B44483"/>
    <w:rsid w:val="00B4598D"/>
    <w:rsid w:val="00B764A8"/>
    <w:rsid w:val="00B7791A"/>
    <w:rsid w:val="00BA5705"/>
    <w:rsid w:val="00BB1B92"/>
    <w:rsid w:val="00BC682E"/>
    <w:rsid w:val="00BD07AD"/>
    <w:rsid w:val="00C25FBB"/>
    <w:rsid w:val="00C27BF2"/>
    <w:rsid w:val="00C3551A"/>
    <w:rsid w:val="00C42252"/>
    <w:rsid w:val="00C545E9"/>
    <w:rsid w:val="00C80B85"/>
    <w:rsid w:val="00C81AC3"/>
    <w:rsid w:val="00C8390A"/>
    <w:rsid w:val="00CA27E7"/>
    <w:rsid w:val="00CA2D99"/>
    <w:rsid w:val="00CA4FAC"/>
    <w:rsid w:val="00CE3392"/>
    <w:rsid w:val="00D26176"/>
    <w:rsid w:val="00D439A7"/>
    <w:rsid w:val="00D5060D"/>
    <w:rsid w:val="00D61F89"/>
    <w:rsid w:val="00D87246"/>
    <w:rsid w:val="00D95EA2"/>
    <w:rsid w:val="00DA05E4"/>
    <w:rsid w:val="00DB7409"/>
    <w:rsid w:val="00E14D06"/>
    <w:rsid w:val="00E226F1"/>
    <w:rsid w:val="00E2675A"/>
    <w:rsid w:val="00E3214F"/>
    <w:rsid w:val="00E32E44"/>
    <w:rsid w:val="00E56ACE"/>
    <w:rsid w:val="00E85A4C"/>
    <w:rsid w:val="00E87431"/>
    <w:rsid w:val="00EB302D"/>
    <w:rsid w:val="00EF45D2"/>
    <w:rsid w:val="00EF69F6"/>
    <w:rsid w:val="00F13494"/>
    <w:rsid w:val="00F40A9C"/>
    <w:rsid w:val="00F4158D"/>
    <w:rsid w:val="00F444D8"/>
    <w:rsid w:val="00F446B2"/>
    <w:rsid w:val="00F76C49"/>
    <w:rsid w:val="00F8553C"/>
    <w:rsid w:val="00F96D3D"/>
    <w:rsid w:val="00FB58AE"/>
    <w:rsid w:val="00FF25C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F0E38"/>
  <w15:chartTrackingRefBased/>
  <w15:docId w15:val="{ABA46C7A-DD17-4745-AFC9-B8911949E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EAC"/>
    <w:rPr>
      <w:lang w:val="en-G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4D49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F96D3D"/>
    <w:rPr>
      <w:color w:val="0563C1" w:themeColor="hyperlink"/>
      <w:u w:val="single"/>
    </w:rPr>
  </w:style>
  <w:style w:type="paragraph" w:styleId="Dzeltme">
    <w:name w:val="Revision"/>
    <w:hidden/>
    <w:uiPriority w:val="99"/>
    <w:semiHidden/>
    <w:rsid w:val="009D01FB"/>
    <w:pPr>
      <w:spacing w:after="0" w:line="240" w:lineRule="auto"/>
    </w:pPr>
  </w:style>
  <w:style w:type="character" w:styleId="AklamaBavurusu">
    <w:name w:val="annotation reference"/>
    <w:basedOn w:val="VarsaylanParagrafYazTipi"/>
    <w:uiPriority w:val="99"/>
    <w:semiHidden/>
    <w:unhideWhenUsed/>
    <w:rsid w:val="00472ED8"/>
    <w:rPr>
      <w:sz w:val="16"/>
      <w:szCs w:val="16"/>
    </w:rPr>
  </w:style>
  <w:style w:type="paragraph" w:styleId="AklamaMetni">
    <w:name w:val="annotation text"/>
    <w:basedOn w:val="Normal"/>
    <w:link w:val="AklamaMetniChar"/>
    <w:uiPriority w:val="99"/>
    <w:unhideWhenUsed/>
    <w:rsid w:val="00472ED8"/>
    <w:pPr>
      <w:spacing w:line="240" w:lineRule="auto"/>
    </w:pPr>
    <w:rPr>
      <w:sz w:val="20"/>
      <w:szCs w:val="20"/>
    </w:rPr>
  </w:style>
  <w:style w:type="character" w:customStyle="1" w:styleId="AklamaMetniChar">
    <w:name w:val="Açıklama Metni Char"/>
    <w:basedOn w:val="VarsaylanParagrafYazTipi"/>
    <w:link w:val="AklamaMetni"/>
    <w:uiPriority w:val="99"/>
    <w:rsid w:val="00472ED8"/>
    <w:rPr>
      <w:sz w:val="20"/>
      <w:szCs w:val="20"/>
    </w:rPr>
  </w:style>
  <w:style w:type="paragraph" w:styleId="AklamaKonusu">
    <w:name w:val="annotation subject"/>
    <w:basedOn w:val="AklamaMetni"/>
    <w:next w:val="AklamaMetni"/>
    <w:link w:val="AklamaKonusuChar"/>
    <w:uiPriority w:val="99"/>
    <w:semiHidden/>
    <w:unhideWhenUsed/>
    <w:rsid w:val="00472ED8"/>
    <w:rPr>
      <w:b/>
      <w:bCs/>
    </w:rPr>
  </w:style>
  <w:style w:type="character" w:customStyle="1" w:styleId="AklamaKonusuChar">
    <w:name w:val="Açıklama Konusu Char"/>
    <w:basedOn w:val="AklamaMetniChar"/>
    <w:link w:val="AklamaKonusu"/>
    <w:uiPriority w:val="99"/>
    <w:semiHidden/>
    <w:rsid w:val="00472E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3469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microsoft.com/office/2016/09/relationships/commentsIds" Target="commentsIds.xml"/><Relationship Id="rId5" Type="http://schemas.openxmlformats.org/officeDocument/2006/relationships/image" Target="media/image2.png"/><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image" Target="media/image1.jpeg"/><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11</Pages>
  <Words>3867</Words>
  <Characters>22042</Characters>
  <Application>Microsoft Office Word</Application>
  <DocSecurity>0</DocSecurity>
  <Lines>183</Lines>
  <Paragraphs>51</Paragraphs>
  <ScaleCrop>false</ScaleCrop>
  <HeadingPairs>
    <vt:vector size="2" baseType="variant">
      <vt:variant>
        <vt:lpstr>Konu Başlığı</vt:lpstr>
      </vt:variant>
      <vt:variant>
        <vt:i4>1</vt:i4>
      </vt:variant>
    </vt:vector>
  </HeadingPairs>
  <TitlesOfParts>
    <vt:vector size="1" baseType="lpstr">
      <vt:lpstr/>
    </vt:vector>
  </TitlesOfParts>
  <Company>Microsoft</Company>
  <LinksUpToDate>false</LinksUpToDate>
  <CharactersWithSpaces>25858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windows10</dc:creator>
  <cp:keywords/>
  <dc:description/>
  <cp:lastModifiedBy>user</cp:lastModifiedBy>
  <cp:revision>13</cp:revision>
  <dcterms:created xsi:type="dcterms:W3CDTF">2024-08-05T18:48:00Z</dcterms:created>
  <dcterms:modified xsi:type="dcterms:W3CDTF">2024-08-20T17:26:00Z</dcterms:modified>
</cp:coreProperties>
</file>