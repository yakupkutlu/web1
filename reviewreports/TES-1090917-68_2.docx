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450CA1" w14:textId="25643154" w:rsidR="00C71164" w:rsidRDefault="00BB1D46" w:rsidP="00604D23">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Trace </w:t>
      </w:r>
      <w:r w:rsidR="00C807AE" w:rsidRPr="005B630A">
        <w:rPr>
          <w:rFonts w:ascii="Times New Roman" w:hAnsi="Times New Roman" w:cs="Times New Roman"/>
          <w:b/>
          <w:bCs/>
          <w:sz w:val="24"/>
          <w:szCs w:val="24"/>
        </w:rPr>
        <w:t xml:space="preserve">Metal </w:t>
      </w:r>
      <w:r w:rsidR="002672A4">
        <w:rPr>
          <w:rFonts w:ascii="Times New Roman" w:hAnsi="Times New Roman" w:cs="Times New Roman"/>
          <w:b/>
          <w:bCs/>
          <w:sz w:val="24"/>
          <w:szCs w:val="24"/>
        </w:rPr>
        <w:t xml:space="preserve">Induced </w:t>
      </w:r>
      <w:r>
        <w:rPr>
          <w:rFonts w:ascii="Times New Roman" w:hAnsi="Times New Roman" w:cs="Times New Roman"/>
          <w:b/>
          <w:bCs/>
          <w:sz w:val="24"/>
          <w:szCs w:val="24"/>
        </w:rPr>
        <w:t>Genotoxic Damage</w:t>
      </w:r>
      <w:r w:rsidR="00C807AE" w:rsidRPr="005B630A">
        <w:rPr>
          <w:rFonts w:ascii="Times New Roman" w:hAnsi="Times New Roman" w:cs="Times New Roman"/>
          <w:b/>
          <w:bCs/>
          <w:sz w:val="24"/>
          <w:szCs w:val="24"/>
        </w:rPr>
        <w:t xml:space="preserve"> in </w:t>
      </w:r>
      <w:r w:rsidR="00AD1B56">
        <w:rPr>
          <w:rFonts w:ascii="Times New Roman" w:hAnsi="Times New Roman" w:cs="Times New Roman"/>
          <w:b/>
          <w:bCs/>
          <w:sz w:val="24"/>
          <w:szCs w:val="24"/>
        </w:rPr>
        <w:t>Nursehound Shark</w:t>
      </w:r>
      <w:r w:rsidR="00C807AE" w:rsidRPr="005B630A">
        <w:rPr>
          <w:rFonts w:ascii="Times New Roman" w:hAnsi="Times New Roman" w:cs="Times New Roman"/>
          <w:b/>
          <w:bCs/>
          <w:sz w:val="24"/>
          <w:szCs w:val="24"/>
        </w:rPr>
        <w:t xml:space="preserve">, </w:t>
      </w:r>
      <w:r w:rsidR="00AD1B56" w:rsidRPr="00AD1B56">
        <w:rPr>
          <w:rFonts w:ascii="Times New Roman" w:hAnsi="Times New Roman" w:cs="Times New Roman"/>
          <w:b/>
          <w:bCs/>
          <w:i/>
          <w:sz w:val="24"/>
          <w:szCs w:val="24"/>
        </w:rPr>
        <w:t>Scyliorhinus stellaris</w:t>
      </w:r>
      <w:ins w:id="0" w:author="Deniz Ergüden" w:date="2024-07-30T14:18:00Z">
        <w:r w:rsidR="00EF7EE8">
          <w:rPr>
            <w:rFonts w:ascii="Times New Roman" w:hAnsi="Times New Roman" w:cs="Times New Roman"/>
            <w:b/>
            <w:bCs/>
            <w:sz w:val="24"/>
            <w:szCs w:val="24"/>
          </w:rPr>
          <w:t xml:space="preserve"> (Linnaeus, 1758)</w:t>
        </w:r>
      </w:ins>
      <w:del w:id="1" w:author="Deniz Ergüden" w:date="2024-07-30T14:18:00Z">
        <w:r w:rsidR="00C807AE" w:rsidRPr="005B630A" w:rsidDel="00EF7EE8">
          <w:rPr>
            <w:rFonts w:ascii="Times New Roman" w:hAnsi="Times New Roman" w:cs="Times New Roman"/>
            <w:b/>
            <w:bCs/>
            <w:sz w:val="24"/>
            <w:szCs w:val="24"/>
          </w:rPr>
          <w:delText>,</w:delText>
        </w:r>
      </w:del>
      <w:r w:rsidR="00C807AE" w:rsidRPr="005B630A">
        <w:rPr>
          <w:rFonts w:ascii="Times New Roman" w:hAnsi="Times New Roman" w:cs="Times New Roman"/>
          <w:b/>
          <w:bCs/>
          <w:sz w:val="24"/>
          <w:szCs w:val="24"/>
        </w:rPr>
        <w:t xml:space="preserve"> from </w:t>
      </w:r>
      <w:ins w:id="2" w:author="Deniz Ergüden" w:date="2024-07-30T14:17:00Z">
        <w:r w:rsidR="00EF7EE8">
          <w:rPr>
            <w:rFonts w:ascii="Times New Roman" w:hAnsi="Times New Roman" w:cs="Times New Roman"/>
            <w:b/>
            <w:bCs/>
            <w:sz w:val="24"/>
            <w:szCs w:val="24"/>
          </w:rPr>
          <w:t>t</w:t>
        </w:r>
      </w:ins>
      <w:del w:id="3" w:author="Deniz Ergüden" w:date="2024-07-30T14:17:00Z">
        <w:r w:rsidR="00C807AE" w:rsidRPr="005B630A" w:rsidDel="00EF7EE8">
          <w:rPr>
            <w:rFonts w:ascii="Times New Roman" w:hAnsi="Times New Roman" w:cs="Times New Roman"/>
            <w:b/>
            <w:bCs/>
            <w:sz w:val="24"/>
            <w:szCs w:val="24"/>
          </w:rPr>
          <w:delText>T</w:delText>
        </w:r>
      </w:del>
      <w:r w:rsidR="00C807AE" w:rsidRPr="005B630A">
        <w:rPr>
          <w:rFonts w:ascii="Times New Roman" w:hAnsi="Times New Roman" w:cs="Times New Roman"/>
          <w:b/>
          <w:bCs/>
          <w:sz w:val="24"/>
          <w:szCs w:val="24"/>
        </w:rPr>
        <w:t xml:space="preserve">he </w:t>
      </w:r>
      <w:r w:rsidRPr="00BB1D46">
        <w:rPr>
          <w:rFonts w:ascii="Times New Roman" w:hAnsi="Times New Roman" w:cs="Times New Roman"/>
          <w:b/>
          <w:bCs/>
          <w:sz w:val="24"/>
          <w:szCs w:val="24"/>
        </w:rPr>
        <w:t>Northeastern Mediterranean</w:t>
      </w:r>
    </w:p>
    <w:p w14:paraId="76F667D8" w14:textId="724DD785" w:rsidR="00975085" w:rsidRPr="005B630A" w:rsidRDefault="00975085" w:rsidP="00604D23">
      <w:pPr>
        <w:spacing w:line="240" w:lineRule="auto"/>
        <w:rPr>
          <w:rFonts w:ascii="Times New Roman" w:hAnsi="Times New Roman" w:cs="Times New Roman"/>
          <w:b/>
          <w:bCs/>
          <w:sz w:val="24"/>
          <w:szCs w:val="24"/>
          <w:lang w:val="en-GB"/>
        </w:rPr>
      </w:pPr>
    </w:p>
    <w:p w14:paraId="623225DC" w14:textId="40B4876C" w:rsidR="00975085" w:rsidRPr="00157AA5" w:rsidRDefault="00BB0825" w:rsidP="00157AA5">
      <w:pPr>
        <w:spacing w:line="240" w:lineRule="auto"/>
        <w:jc w:val="center"/>
        <w:rPr>
          <w:rFonts w:ascii="Times New Roman" w:hAnsi="Times New Roman" w:cs="Times New Roman"/>
          <w:bCs/>
          <w:sz w:val="24"/>
          <w:szCs w:val="24"/>
          <w:vertAlign w:val="superscript"/>
          <w:lang w:val="en-GB"/>
        </w:rPr>
      </w:pPr>
      <w:r w:rsidRPr="005B630A">
        <w:rPr>
          <w:rFonts w:ascii="Times New Roman" w:hAnsi="Times New Roman" w:cs="Times New Roman"/>
          <w:bCs/>
          <w:sz w:val="24"/>
          <w:szCs w:val="24"/>
          <w:lang w:val="en-GB"/>
        </w:rPr>
        <w:t>Ayşegül ERGENLER</w:t>
      </w:r>
      <w:r w:rsidR="00157AA5" w:rsidRPr="00157AA5">
        <w:rPr>
          <w:rFonts w:ascii="Times New Roman" w:hAnsi="Times New Roman" w:cs="Times New Roman"/>
          <w:bCs/>
          <w:sz w:val="24"/>
          <w:szCs w:val="24"/>
          <w:vertAlign w:val="superscript"/>
          <w:lang w:val="en-GB"/>
        </w:rPr>
        <w:t>1,</w:t>
      </w:r>
      <w:r w:rsidR="009A50C4" w:rsidRPr="00157AA5">
        <w:rPr>
          <w:rFonts w:ascii="Times New Roman" w:hAnsi="Times New Roman" w:cs="Times New Roman"/>
          <w:bCs/>
          <w:sz w:val="24"/>
          <w:szCs w:val="24"/>
          <w:vertAlign w:val="superscript"/>
          <w:lang w:val="en-GB"/>
        </w:rPr>
        <w:t>*</w:t>
      </w:r>
      <w:r w:rsidRPr="005B630A">
        <w:rPr>
          <w:rFonts w:ascii="Times New Roman" w:hAnsi="Times New Roman" w:cs="Times New Roman"/>
          <w:bCs/>
          <w:sz w:val="24"/>
          <w:szCs w:val="24"/>
          <w:lang w:val="en-GB"/>
        </w:rPr>
        <w:t xml:space="preserve"> and </w:t>
      </w:r>
      <w:r w:rsidR="00975085" w:rsidRPr="005B630A">
        <w:rPr>
          <w:rFonts w:ascii="Times New Roman" w:hAnsi="Times New Roman" w:cs="Times New Roman"/>
          <w:bCs/>
          <w:sz w:val="24"/>
          <w:szCs w:val="24"/>
          <w:lang w:val="en-GB"/>
        </w:rPr>
        <w:t>Funda TURAN</w:t>
      </w:r>
      <w:r w:rsidRPr="005B630A">
        <w:rPr>
          <w:rFonts w:ascii="Times New Roman" w:hAnsi="Times New Roman" w:cs="Times New Roman"/>
          <w:bCs/>
          <w:sz w:val="24"/>
          <w:szCs w:val="24"/>
          <w:vertAlign w:val="superscript"/>
          <w:lang w:val="en-GB"/>
        </w:rPr>
        <w:t xml:space="preserve"> </w:t>
      </w:r>
      <w:r w:rsidR="00157AA5">
        <w:rPr>
          <w:rFonts w:ascii="Times New Roman" w:hAnsi="Times New Roman" w:cs="Times New Roman"/>
          <w:bCs/>
          <w:sz w:val="24"/>
          <w:szCs w:val="24"/>
          <w:vertAlign w:val="superscript"/>
          <w:lang w:val="en-GB"/>
        </w:rPr>
        <w:t>1</w:t>
      </w:r>
      <w:r w:rsidR="00975085" w:rsidRPr="005B630A">
        <w:rPr>
          <w:rFonts w:ascii="Times New Roman" w:hAnsi="Times New Roman" w:cs="Times New Roman"/>
          <w:bCs/>
          <w:sz w:val="24"/>
          <w:szCs w:val="24"/>
          <w:lang w:val="en-GB"/>
        </w:rPr>
        <w:t> </w:t>
      </w:r>
    </w:p>
    <w:p w14:paraId="34C8E051" w14:textId="3BE510B7" w:rsidR="00D97BE4" w:rsidRPr="00157AA5" w:rsidRDefault="00157AA5" w:rsidP="00604D23">
      <w:pPr>
        <w:spacing w:line="240" w:lineRule="auto"/>
        <w:jc w:val="center"/>
        <w:rPr>
          <w:rFonts w:ascii="Times New Roman" w:hAnsi="Times New Roman" w:cs="Times New Roman"/>
          <w:bCs/>
          <w:sz w:val="24"/>
          <w:szCs w:val="24"/>
        </w:rPr>
      </w:pPr>
      <w:r w:rsidRPr="00157AA5">
        <w:rPr>
          <w:rFonts w:ascii="Times New Roman" w:hAnsi="Times New Roman" w:cs="Times New Roman"/>
          <w:bCs/>
          <w:iCs/>
          <w:sz w:val="24"/>
          <w:szCs w:val="24"/>
          <w:vertAlign w:val="superscript"/>
          <w:lang w:val="en-GB"/>
        </w:rPr>
        <w:t>1,*</w:t>
      </w:r>
      <w:r w:rsidR="00975085" w:rsidRPr="00157AA5">
        <w:rPr>
          <w:rFonts w:ascii="Times New Roman" w:hAnsi="Times New Roman" w:cs="Times New Roman"/>
          <w:bCs/>
          <w:iCs/>
          <w:sz w:val="24"/>
          <w:szCs w:val="24"/>
          <w:lang w:val="en-GB"/>
        </w:rPr>
        <w:t>Faculty of Marine Science and Technology, University of Iskenderun Technical, 31200, Iskenderun, Hatay, Turkey</w:t>
      </w:r>
    </w:p>
    <w:p w14:paraId="3B60A0F9" w14:textId="4E047F6D" w:rsidR="00975085" w:rsidRPr="005B630A" w:rsidRDefault="00975085" w:rsidP="00604D23">
      <w:pPr>
        <w:spacing w:line="240" w:lineRule="auto"/>
        <w:jc w:val="center"/>
        <w:rPr>
          <w:rFonts w:ascii="Times New Roman" w:hAnsi="Times New Roman" w:cs="Times New Roman"/>
          <w:bCs/>
          <w:sz w:val="24"/>
          <w:szCs w:val="24"/>
        </w:rPr>
      </w:pPr>
      <w:r w:rsidRPr="005B630A">
        <w:rPr>
          <w:rFonts w:ascii="Times New Roman" w:hAnsi="Times New Roman" w:cs="Times New Roman"/>
          <w:bCs/>
          <w:sz w:val="24"/>
          <w:szCs w:val="24"/>
          <w:vertAlign w:val="superscript"/>
          <w:lang w:val="en-GB"/>
        </w:rPr>
        <w:t>*</w:t>
      </w:r>
      <w:r w:rsidRPr="005B630A">
        <w:rPr>
          <w:rFonts w:ascii="Times New Roman" w:hAnsi="Times New Roman" w:cs="Times New Roman"/>
          <w:bCs/>
          <w:sz w:val="24"/>
          <w:szCs w:val="24"/>
          <w:lang w:val="en-GB"/>
        </w:rPr>
        <w:t>Corresponding author:</w:t>
      </w:r>
      <w:r w:rsidR="00A24EC9" w:rsidRPr="005B630A">
        <w:rPr>
          <w:rFonts w:ascii="Times New Roman" w:hAnsi="Times New Roman" w:cs="Times New Roman"/>
          <w:sz w:val="24"/>
          <w:szCs w:val="24"/>
        </w:rPr>
        <w:t xml:space="preserve"> </w:t>
      </w:r>
      <w:r w:rsidR="009A50C4">
        <w:rPr>
          <w:rFonts w:ascii="Times New Roman" w:hAnsi="Times New Roman" w:cs="Times New Roman"/>
          <w:sz w:val="24"/>
          <w:szCs w:val="24"/>
        </w:rPr>
        <w:t>aergenler</w:t>
      </w:r>
      <w:r w:rsidR="008B3FDB" w:rsidRPr="005B630A">
        <w:rPr>
          <w:rFonts w:ascii="Times New Roman" w:hAnsi="Times New Roman" w:cs="Times New Roman"/>
          <w:sz w:val="24"/>
          <w:szCs w:val="24"/>
        </w:rPr>
        <w:t>@</w:t>
      </w:r>
      <w:r w:rsidR="009A50C4">
        <w:rPr>
          <w:rFonts w:ascii="Times New Roman" w:hAnsi="Times New Roman" w:cs="Times New Roman"/>
          <w:sz w:val="24"/>
          <w:szCs w:val="24"/>
        </w:rPr>
        <w:t>gmail.com</w:t>
      </w:r>
    </w:p>
    <w:p w14:paraId="318EE5B4" w14:textId="1684105F" w:rsidR="005B630A" w:rsidRDefault="005B630A" w:rsidP="00604D23">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A</w:t>
      </w:r>
      <w:r w:rsidR="00D15577">
        <w:rPr>
          <w:rFonts w:ascii="Times New Roman" w:hAnsi="Times New Roman" w:cs="Times New Roman"/>
          <w:b/>
          <w:bCs/>
          <w:sz w:val="24"/>
          <w:szCs w:val="24"/>
        </w:rPr>
        <w:t xml:space="preserve">bstract  </w:t>
      </w:r>
    </w:p>
    <w:p w14:paraId="0017F0D5" w14:textId="5699A4FC" w:rsidR="007F1049" w:rsidRPr="007F1049" w:rsidRDefault="00A642AF" w:rsidP="00604D23">
      <w:pPr>
        <w:spacing w:after="0" w:line="240" w:lineRule="auto"/>
        <w:jc w:val="both"/>
        <w:rPr>
          <w:rFonts w:ascii="Times New Roman" w:eastAsia="Times New Roman" w:hAnsi="Times New Roman" w:cs="Times New Roman"/>
          <w:noProof w:val="0"/>
          <w:sz w:val="24"/>
          <w:szCs w:val="24"/>
          <w:lang w:eastAsia="tr-TR"/>
        </w:rPr>
      </w:pPr>
      <w:r w:rsidRPr="00A642AF">
        <w:rPr>
          <w:rFonts w:ascii="Times New Roman" w:eastAsia="Times New Roman" w:hAnsi="Times New Roman" w:cs="Times New Roman"/>
          <w:noProof w:val="0"/>
          <w:sz w:val="24"/>
          <w:szCs w:val="24"/>
          <w:lang w:eastAsia="tr-TR"/>
        </w:rPr>
        <w:t xml:space="preserve">A </w:t>
      </w:r>
      <w:proofErr w:type="spellStart"/>
      <w:r w:rsidRPr="00A642AF">
        <w:rPr>
          <w:rFonts w:ascii="Times New Roman" w:eastAsia="Times New Roman" w:hAnsi="Times New Roman" w:cs="Times New Roman"/>
          <w:noProof w:val="0"/>
          <w:sz w:val="24"/>
          <w:szCs w:val="24"/>
          <w:lang w:eastAsia="tr-TR"/>
        </w:rPr>
        <w:t>rising</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number</w:t>
      </w:r>
      <w:proofErr w:type="spellEnd"/>
      <w:r w:rsidRPr="00A642AF">
        <w:rPr>
          <w:rFonts w:ascii="Times New Roman" w:eastAsia="Times New Roman" w:hAnsi="Times New Roman" w:cs="Times New Roman"/>
          <w:noProof w:val="0"/>
          <w:sz w:val="24"/>
          <w:szCs w:val="24"/>
          <w:lang w:eastAsia="tr-TR"/>
        </w:rPr>
        <w:t xml:space="preserve"> of </w:t>
      </w:r>
      <w:proofErr w:type="spellStart"/>
      <w:r w:rsidRPr="00A642AF">
        <w:rPr>
          <w:rFonts w:ascii="Times New Roman" w:eastAsia="Times New Roman" w:hAnsi="Times New Roman" w:cs="Times New Roman"/>
          <w:noProof w:val="0"/>
          <w:sz w:val="24"/>
          <w:szCs w:val="24"/>
          <w:lang w:eastAsia="tr-TR"/>
        </w:rPr>
        <w:t>contaminants</w:t>
      </w:r>
      <w:proofErr w:type="spellEnd"/>
      <w:r w:rsidRPr="00A642AF">
        <w:rPr>
          <w:rFonts w:ascii="Times New Roman" w:eastAsia="Times New Roman" w:hAnsi="Times New Roman" w:cs="Times New Roman"/>
          <w:noProof w:val="0"/>
          <w:sz w:val="24"/>
          <w:szCs w:val="24"/>
          <w:lang w:eastAsia="tr-TR"/>
        </w:rPr>
        <w:t xml:space="preserve"> in </w:t>
      </w:r>
      <w:proofErr w:type="spellStart"/>
      <w:r w:rsidRPr="00A642AF">
        <w:rPr>
          <w:rFonts w:ascii="Times New Roman" w:eastAsia="Times New Roman" w:hAnsi="Times New Roman" w:cs="Times New Roman"/>
          <w:noProof w:val="0"/>
          <w:sz w:val="24"/>
          <w:szCs w:val="24"/>
          <w:lang w:eastAsia="tr-TR"/>
        </w:rPr>
        <w:t>aquatic</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environments</w:t>
      </w:r>
      <w:proofErr w:type="spellEnd"/>
      <w:r w:rsidRPr="00A642AF">
        <w:rPr>
          <w:rFonts w:ascii="Times New Roman" w:eastAsia="Times New Roman" w:hAnsi="Times New Roman" w:cs="Times New Roman"/>
          <w:noProof w:val="0"/>
          <w:sz w:val="24"/>
          <w:szCs w:val="24"/>
          <w:lang w:eastAsia="tr-TR"/>
        </w:rPr>
        <w:t xml:space="preserve"> has </w:t>
      </w:r>
      <w:proofErr w:type="spellStart"/>
      <w:r w:rsidRPr="00A642AF">
        <w:rPr>
          <w:rFonts w:ascii="Times New Roman" w:eastAsia="Times New Roman" w:hAnsi="Times New Roman" w:cs="Times New Roman"/>
          <w:noProof w:val="0"/>
          <w:sz w:val="24"/>
          <w:szCs w:val="24"/>
          <w:lang w:eastAsia="tr-TR"/>
        </w:rPr>
        <w:t>led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to</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significant</w:t>
      </w:r>
      <w:proofErr w:type="spellEnd"/>
      <w:r w:rsidRPr="00A642AF">
        <w:rPr>
          <w:rFonts w:ascii="Times New Roman" w:eastAsia="Times New Roman" w:hAnsi="Times New Roman" w:cs="Times New Roman"/>
          <w:noProof w:val="0"/>
          <w:sz w:val="24"/>
          <w:szCs w:val="24"/>
          <w:lang w:eastAsia="tr-TR"/>
        </w:rPr>
        <w:t xml:space="preserve"> </w:t>
      </w:r>
      <w:proofErr w:type="spellStart"/>
      <w:proofErr w:type="gramStart"/>
      <w:r w:rsidRPr="00A642AF">
        <w:rPr>
          <w:rFonts w:ascii="Times New Roman" w:eastAsia="Times New Roman" w:hAnsi="Times New Roman" w:cs="Times New Roman"/>
          <w:noProof w:val="0"/>
          <w:sz w:val="24"/>
          <w:szCs w:val="24"/>
          <w:lang w:eastAsia="tr-TR"/>
        </w:rPr>
        <w:t>concern</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about</w:t>
      </w:r>
      <w:proofErr w:type="spellEnd"/>
      <w:proofErr w:type="gram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environmental</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degradation</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specifically</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its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detrimental</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impacts</w:t>
      </w:r>
      <w:proofErr w:type="spellEnd"/>
      <w:r w:rsidRPr="00A642AF">
        <w:rPr>
          <w:rFonts w:ascii="Times New Roman" w:eastAsia="Times New Roman" w:hAnsi="Times New Roman" w:cs="Times New Roman"/>
          <w:noProof w:val="0"/>
          <w:sz w:val="24"/>
          <w:szCs w:val="24"/>
          <w:lang w:eastAsia="tr-TR"/>
        </w:rPr>
        <w:t xml:space="preserve"> on </w:t>
      </w:r>
      <w:proofErr w:type="spellStart"/>
      <w:r w:rsidRPr="00A642AF">
        <w:rPr>
          <w:rFonts w:ascii="Times New Roman" w:eastAsia="Times New Roman" w:hAnsi="Times New Roman" w:cs="Times New Roman"/>
          <w:noProof w:val="0"/>
          <w:sz w:val="24"/>
          <w:szCs w:val="24"/>
          <w:lang w:eastAsia="tr-TR"/>
        </w:rPr>
        <w:t>ecosystems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and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human</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wellness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The</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impact</w:t>
      </w:r>
      <w:proofErr w:type="spellEnd"/>
      <w:r w:rsidRPr="00A642AF">
        <w:rPr>
          <w:rFonts w:ascii="Times New Roman" w:eastAsia="Times New Roman" w:hAnsi="Times New Roman" w:cs="Times New Roman"/>
          <w:noProof w:val="0"/>
          <w:sz w:val="24"/>
          <w:szCs w:val="24"/>
          <w:lang w:eastAsia="tr-TR"/>
        </w:rPr>
        <w:t xml:space="preserve"> of </w:t>
      </w:r>
      <w:proofErr w:type="spellStart"/>
      <w:r w:rsidRPr="00A642AF">
        <w:rPr>
          <w:rFonts w:ascii="Times New Roman" w:eastAsia="Times New Roman" w:hAnsi="Times New Roman" w:cs="Times New Roman"/>
          <w:noProof w:val="0"/>
          <w:sz w:val="24"/>
          <w:szCs w:val="24"/>
          <w:lang w:eastAsia="tr-TR"/>
        </w:rPr>
        <w:t>trace</w:t>
      </w:r>
      <w:proofErr w:type="spellEnd"/>
      <w:r w:rsidRPr="00A642AF">
        <w:rPr>
          <w:rFonts w:ascii="Times New Roman" w:eastAsia="Times New Roman" w:hAnsi="Times New Roman" w:cs="Times New Roman"/>
          <w:noProof w:val="0"/>
          <w:sz w:val="24"/>
          <w:szCs w:val="24"/>
          <w:lang w:eastAsia="tr-TR"/>
        </w:rPr>
        <w:t xml:space="preserve"> metal </w:t>
      </w:r>
      <w:proofErr w:type="spellStart"/>
      <w:r w:rsidRPr="00A642AF">
        <w:rPr>
          <w:rFonts w:ascii="Times New Roman" w:eastAsia="Times New Roman" w:hAnsi="Times New Roman" w:cs="Times New Roman"/>
          <w:noProof w:val="0"/>
          <w:sz w:val="24"/>
          <w:szCs w:val="24"/>
          <w:lang w:eastAsia="tr-TR"/>
        </w:rPr>
        <w:t>pollution</w:t>
      </w:r>
      <w:proofErr w:type="spellEnd"/>
      <w:r w:rsidRPr="00A642AF">
        <w:rPr>
          <w:rFonts w:ascii="Times New Roman" w:eastAsia="Times New Roman" w:hAnsi="Times New Roman" w:cs="Times New Roman"/>
          <w:noProof w:val="0"/>
          <w:sz w:val="24"/>
          <w:szCs w:val="24"/>
          <w:lang w:eastAsia="tr-TR"/>
        </w:rPr>
        <w:t xml:space="preserve"> on </w:t>
      </w:r>
      <w:proofErr w:type="spellStart"/>
      <w:r w:rsidRPr="00A642AF">
        <w:rPr>
          <w:rFonts w:ascii="Times New Roman" w:eastAsia="Times New Roman" w:hAnsi="Times New Roman" w:cs="Times New Roman"/>
          <w:noProof w:val="0"/>
          <w:sz w:val="24"/>
          <w:szCs w:val="24"/>
          <w:lang w:eastAsia="tr-TR"/>
        </w:rPr>
        <w:t>aquatic</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ecosystems</w:t>
      </w:r>
      <w:proofErr w:type="spellEnd"/>
      <w:r w:rsidRPr="00A642AF">
        <w:rPr>
          <w:rFonts w:ascii="Times New Roman" w:eastAsia="Times New Roman" w:hAnsi="Times New Roman" w:cs="Times New Roman"/>
          <w:noProof w:val="0"/>
          <w:sz w:val="24"/>
          <w:szCs w:val="24"/>
          <w:lang w:eastAsia="tr-TR"/>
        </w:rPr>
        <w:t xml:space="preserve"> is an </w:t>
      </w:r>
      <w:proofErr w:type="spellStart"/>
      <w:r w:rsidRPr="00A642AF">
        <w:rPr>
          <w:rFonts w:ascii="Times New Roman" w:eastAsia="Times New Roman" w:hAnsi="Times New Roman" w:cs="Times New Roman"/>
          <w:noProof w:val="0"/>
          <w:sz w:val="24"/>
          <w:szCs w:val="24"/>
          <w:lang w:eastAsia="tr-TR"/>
        </w:rPr>
        <w:t>international</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issue</w:t>
      </w:r>
      <w:proofErr w:type="spellEnd"/>
      <w:r w:rsidRPr="00A642AF">
        <w:rPr>
          <w:rFonts w:ascii="Times New Roman" w:eastAsia="Times New Roman" w:hAnsi="Times New Roman" w:cs="Times New Roman"/>
          <w:noProof w:val="0"/>
          <w:sz w:val="24"/>
          <w:szCs w:val="24"/>
          <w:lang w:eastAsia="tr-TR"/>
        </w:rPr>
        <w:t xml:space="preserve">. High </w:t>
      </w:r>
      <w:proofErr w:type="spellStart"/>
      <w:r w:rsidRPr="00A642AF">
        <w:rPr>
          <w:rFonts w:ascii="Times New Roman" w:eastAsia="Times New Roman" w:hAnsi="Times New Roman" w:cs="Times New Roman"/>
          <w:noProof w:val="0"/>
          <w:sz w:val="24"/>
          <w:szCs w:val="24"/>
          <w:lang w:eastAsia="tr-TR"/>
        </w:rPr>
        <w:t>levels</w:t>
      </w:r>
      <w:proofErr w:type="spellEnd"/>
      <w:r w:rsidRPr="00A642AF">
        <w:rPr>
          <w:rFonts w:ascii="Times New Roman" w:eastAsia="Times New Roman" w:hAnsi="Times New Roman" w:cs="Times New Roman"/>
          <w:noProof w:val="0"/>
          <w:sz w:val="24"/>
          <w:szCs w:val="24"/>
          <w:lang w:eastAsia="tr-TR"/>
        </w:rPr>
        <w:t xml:space="preserve"> of </w:t>
      </w:r>
      <w:proofErr w:type="spellStart"/>
      <w:r w:rsidRPr="00A642AF">
        <w:rPr>
          <w:rFonts w:ascii="Times New Roman" w:eastAsia="Times New Roman" w:hAnsi="Times New Roman" w:cs="Times New Roman"/>
          <w:noProof w:val="0"/>
          <w:sz w:val="24"/>
          <w:szCs w:val="24"/>
          <w:lang w:eastAsia="tr-TR"/>
        </w:rPr>
        <w:t>metals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may</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lead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to</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malignant</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and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hazardous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consequences</w:t>
      </w:r>
      <w:proofErr w:type="spellEnd"/>
      <w:r w:rsidRPr="00A642AF">
        <w:rPr>
          <w:rFonts w:ascii="Times New Roman" w:eastAsia="Times New Roman" w:hAnsi="Times New Roman" w:cs="Times New Roman"/>
          <w:noProof w:val="0"/>
          <w:sz w:val="24"/>
          <w:szCs w:val="24"/>
          <w:lang w:eastAsia="tr-TR"/>
        </w:rPr>
        <w:t xml:space="preserve"> in </w:t>
      </w:r>
      <w:proofErr w:type="spellStart"/>
      <w:r w:rsidRPr="00A642AF">
        <w:rPr>
          <w:rFonts w:ascii="Times New Roman" w:eastAsia="Times New Roman" w:hAnsi="Times New Roman" w:cs="Times New Roman"/>
          <w:noProof w:val="0"/>
          <w:sz w:val="24"/>
          <w:szCs w:val="24"/>
          <w:lang w:eastAsia="tr-TR"/>
        </w:rPr>
        <w:t>aquatic</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environments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This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study</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focused</w:t>
      </w:r>
      <w:proofErr w:type="spellEnd"/>
      <w:r w:rsidRPr="00A642AF">
        <w:rPr>
          <w:rFonts w:ascii="Times New Roman" w:eastAsia="Times New Roman" w:hAnsi="Times New Roman" w:cs="Times New Roman"/>
          <w:noProof w:val="0"/>
          <w:sz w:val="24"/>
          <w:szCs w:val="24"/>
          <w:lang w:eastAsia="tr-TR"/>
        </w:rPr>
        <w:t xml:space="preserve"> on </w:t>
      </w:r>
      <w:proofErr w:type="spellStart"/>
      <w:r w:rsidRPr="00A642AF">
        <w:rPr>
          <w:rFonts w:ascii="Times New Roman" w:eastAsia="Times New Roman" w:hAnsi="Times New Roman" w:cs="Times New Roman"/>
          <w:noProof w:val="0"/>
          <w:sz w:val="24"/>
          <w:szCs w:val="24"/>
          <w:lang w:eastAsia="tr-TR"/>
        </w:rPr>
        <w:t>trace</w:t>
      </w:r>
      <w:proofErr w:type="spellEnd"/>
      <w:r w:rsidRPr="00A642AF">
        <w:rPr>
          <w:rFonts w:ascii="Times New Roman" w:eastAsia="Times New Roman" w:hAnsi="Times New Roman" w:cs="Times New Roman"/>
          <w:noProof w:val="0"/>
          <w:sz w:val="24"/>
          <w:szCs w:val="24"/>
          <w:lang w:eastAsia="tr-TR"/>
        </w:rPr>
        <w:t xml:space="preserve"> metal </w:t>
      </w:r>
      <w:proofErr w:type="spellStart"/>
      <w:r w:rsidRPr="00A642AF">
        <w:rPr>
          <w:rFonts w:ascii="Times New Roman" w:eastAsia="Times New Roman" w:hAnsi="Times New Roman" w:cs="Times New Roman"/>
          <w:noProof w:val="0"/>
          <w:sz w:val="24"/>
          <w:szCs w:val="24"/>
          <w:lang w:eastAsia="tr-TR"/>
        </w:rPr>
        <w:t>induced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genotoxic</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damage</w:t>
      </w:r>
      <w:proofErr w:type="spellEnd"/>
      <w:r w:rsidRPr="00A642AF">
        <w:rPr>
          <w:rFonts w:ascii="Times New Roman" w:eastAsia="Times New Roman" w:hAnsi="Times New Roman" w:cs="Times New Roman"/>
          <w:noProof w:val="0"/>
          <w:sz w:val="24"/>
          <w:szCs w:val="24"/>
          <w:lang w:eastAsia="tr-TR"/>
        </w:rPr>
        <w:t xml:space="preserve"> in </w:t>
      </w:r>
      <w:proofErr w:type="spellStart"/>
      <w:r w:rsidRPr="00A642AF">
        <w:rPr>
          <w:rFonts w:ascii="Times New Roman" w:eastAsia="Times New Roman" w:hAnsi="Times New Roman" w:cs="Times New Roman"/>
          <w:noProof w:val="0"/>
          <w:sz w:val="24"/>
          <w:szCs w:val="24"/>
          <w:lang w:eastAsia="tr-TR"/>
        </w:rPr>
        <w:t>the</w:t>
      </w:r>
      <w:proofErr w:type="spellEnd"/>
      <w:r w:rsidR="000E1A41">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Nursehound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shark</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i/>
          <w:noProof w:val="0"/>
          <w:sz w:val="24"/>
          <w:szCs w:val="24"/>
          <w:lang w:eastAsia="tr-TR"/>
        </w:rPr>
        <w:t>Scyliorhinus</w:t>
      </w:r>
      <w:proofErr w:type="spellEnd"/>
      <w:r w:rsidRPr="00A642AF">
        <w:rPr>
          <w:rFonts w:ascii="Times New Roman" w:eastAsia="Times New Roman" w:hAnsi="Times New Roman" w:cs="Times New Roman"/>
          <w:i/>
          <w:noProof w:val="0"/>
          <w:sz w:val="24"/>
          <w:szCs w:val="24"/>
          <w:lang w:eastAsia="tr-TR"/>
        </w:rPr>
        <w:t xml:space="preserve"> </w:t>
      </w:r>
      <w:proofErr w:type="spellStart"/>
      <w:r w:rsidRPr="00A642AF">
        <w:rPr>
          <w:rFonts w:ascii="Times New Roman" w:eastAsia="Times New Roman" w:hAnsi="Times New Roman" w:cs="Times New Roman"/>
          <w:i/>
          <w:noProof w:val="0"/>
          <w:sz w:val="24"/>
          <w:szCs w:val="24"/>
          <w:lang w:eastAsia="tr-TR"/>
        </w:rPr>
        <w:t>stellaris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from</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Iskenderun</w:t>
      </w:r>
      <w:proofErr w:type="spellEnd"/>
      <w:r w:rsidRPr="00A642AF">
        <w:rPr>
          <w:rFonts w:ascii="Times New Roman" w:eastAsia="Times New Roman" w:hAnsi="Times New Roman" w:cs="Times New Roman"/>
          <w:noProof w:val="0"/>
          <w:sz w:val="24"/>
          <w:szCs w:val="24"/>
          <w:lang w:eastAsia="tr-TR"/>
        </w:rPr>
        <w:t xml:space="preserve"> Bay, </w:t>
      </w:r>
      <w:proofErr w:type="spellStart"/>
      <w:r w:rsidRPr="00A642AF">
        <w:rPr>
          <w:rFonts w:ascii="Times New Roman" w:eastAsia="Times New Roman" w:hAnsi="Times New Roman" w:cs="Times New Roman"/>
          <w:noProof w:val="0"/>
          <w:sz w:val="24"/>
          <w:szCs w:val="24"/>
          <w:lang w:eastAsia="tr-TR"/>
        </w:rPr>
        <w:t>the</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Northeastern</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Mediterranean</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Samples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were</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collected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following</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established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protocols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according</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to</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recognized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methods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and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the</w:t>
      </w:r>
      <w:proofErr w:type="spellEnd"/>
      <w:r w:rsidRPr="00A642AF">
        <w:rPr>
          <w:rFonts w:ascii="Times New Roman" w:eastAsia="Times New Roman" w:hAnsi="Times New Roman" w:cs="Times New Roman"/>
          <w:noProof w:val="0"/>
          <w:sz w:val="24"/>
          <w:szCs w:val="24"/>
          <w:lang w:eastAsia="tr-TR"/>
        </w:rPr>
        <w:t xml:space="preserve"> </w:t>
      </w:r>
      <w:del w:id="4" w:author="Deniz Ergüden" w:date="2024-07-30T13:30:00Z">
        <w:r w:rsidRPr="00A642AF" w:rsidDel="008F7408">
          <w:rPr>
            <w:rFonts w:ascii="Times New Roman" w:eastAsia="Times New Roman" w:hAnsi="Times New Roman" w:cs="Times New Roman"/>
            <w:noProof w:val="0"/>
            <w:sz w:val="24"/>
            <w:szCs w:val="24"/>
            <w:lang w:eastAsia="tr-TR"/>
          </w:rPr>
          <w:delText>detection of the trace elements was performed using the technique known as ICP-MS</w:delText>
        </w:r>
      </w:del>
      <w:proofErr w:type="spellStart"/>
      <w:ins w:id="5" w:author="Deniz Ergüden" w:date="2024-07-30T13:30:00Z">
        <w:r w:rsidR="008F7408">
          <w:rPr>
            <w:rFonts w:ascii="Times New Roman" w:eastAsia="Times New Roman" w:hAnsi="Times New Roman" w:cs="Times New Roman"/>
            <w:noProof w:val="0"/>
            <w:sz w:val="24"/>
            <w:szCs w:val="24"/>
            <w:lang w:eastAsia="tr-TR"/>
          </w:rPr>
          <w:t>trace</w:t>
        </w:r>
        <w:proofErr w:type="spellEnd"/>
        <w:r w:rsidR="008F7408">
          <w:rPr>
            <w:rFonts w:ascii="Times New Roman" w:eastAsia="Times New Roman" w:hAnsi="Times New Roman" w:cs="Times New Roman"/>
            <w:noProof w:val="0"/>
            <w:sz w:val="24"/>
            <w:szCs w:val="24"/>
            <w:lang w:eastAsia="tr-TR"/>
          </w:rPr>
          <w:t xml:space="preserve"> </w:t>
        </w:r>
        <w:proofErr w:type="spellStart"/>
        <w:r w:rsidR="008F7408">
          <w:rPr>
            <w:rFonts w:ascii="Times New Roman" w:eastAsia="Times New Roman" w:hAnsi="Times New Roman" w:cs="Times New Roman"/>
            <w:noProof w:val="0"/>
            <w:sz w:val="24"/>
            <w:szCs w:val="24"/>
            <w:lang w:eastAsia="tr-TR"/>
          </w:rPr>
          <w:t>elements</w:t>
        </w:r>
        <w:proofErr w:type="spellEnd"/>
        <w:r w:rsidR="008F7408">
          <w:rPr>
            <w:rFonts w:ascii="Times New Roman" w:eastAsia="Times New Roman" w:hAnsi="Times New Roman" w:cs="Times New Roman"/>
            <w:noProof w:val="0"/>
            <w:sz w:val="24"/>
            <w:szCs w:val="24"/>
            <w:lang w:eastAsia="tr-TR"/>
          </w:rPr>
          <w:t xml:space="preserve"> </w:t>
        </w:r>
        <w:proofErr w:type="spellStart"/>
        <w:r w:rsidR="008F7408">
          <w:rPr>
            <w:rFonts w:ascii="Times New Roman" w:eastAsia="Times New Roman" w:hAnsi="Times New Roman" w:cs="Times New Roman"/>
            <w:noProof w:val="0"/>
            <w:sz w:val="24"/>
            <w:szCs w:val="24"/>
            <w:lang w:eastAsia="tr-TR"/>
          </w:rPr>
          <w:t>were</w:t>
        </w:r>
        <w:proofErr w:type="spellEnd"/>
        <w:r w:rsidR="008F7408">
          <w:rPr>
            <w:rFonts w:ascii="Times New Roman" w:eastAsia="Times New Roman" w:hAnsi="Times New Roman" w:cs="Times New Roman"/>
            <w:noProof w:val="0"/>
            <w:sz w:val="24"/>
            <w:szCs w:val="24"/>
            <w:lang w:eastAsia="tr-TR"/>
          </w:rPr>
          <w:t xml:space="preserve"> </w:t>
        </w:r>
        <w:proofErr w:type="spellStart"/>
        <w:r w:rsidR="008F7408">
          <w:rPr>
            <w:rFonts w:ascii="Times New Roman" w:eastAsia="Times New Roman" w:hAnsi="Times New Roman" w:cs="Times New Roman"/>
            <w:noProof w:val="0"/>
            <w:sz w:val="24"/>
            <w:szCs w:val="24"/>
            <w:lang w:eastAsia="tr-TR"/>
          </w:rPr>
          <w:t>detected</w:t>
        </w:r>
        <w:proofErr w:type="spellEnd"/>
        <w:r w:rsidR="008F7408">
          <w:rPr>
            <w:rFonts w:ascii="Times New Roman" w:eastAsia="Times New Roman" w:hAnsi="Times New Roman" w:cs="Times New Roman"/>
            <w:noProof w:val="0"/>
            <w:sz w:val="24"/>
            <w:szCs w:val="24"/>
            <w:lang w:eastAsia="tr-TR"/>
          </w:rPr>
          <w:t xml:space="preserve"> </w:t>
        </w:r>
        <w:proofErr w:type="spellStart"/>
        <w:r w:rsidR="008F7408">
          <w:rPr>
            <w:rFonts w:ascii="Times New Roman" w:eastAsia="Times New Roman" w:hAnsi="Times New Roman" w:cs="Times New Roman"/>
            <w:noProof w:val="0"/>
            <w:sz w:val="24"/>
            <w:szCs w:val="24"/>
            <w:lang w:eastAsia="tr-TR"/>
          </w:rPr>
          <w:t>using</w:t>
        </w:r>
        <w:proofErr w:type="spellEnd"/>
        <w:r w:rsidR="008F7408">
          <w:rPr>
            <w:rFonts w:ascii="Times New Roman" w:eastAsia="Times New Roman" w:hAnsi="Times New Roman" w:cs="Times New Roman"/>
            <w:noProof w:val="0"/>
            <w:sz w:val="24"/>
            <w:szCs w:val="24"/>
            <w:lang w:eastAsia="tr-TR"/>
          </w:rPr>
          <w:t xml:space="preserve"> </w:t>
        </w:r>
        <w:proofErr w:type="spellStart"/>
        <w:r w:rsidR="008F7408">
          <w:rPr>
            <w:rFonts w:ascii="Times New Roman" w:eastAsia="Times New Roman" w:hAnsi="Times New Roman" w:cs="Times New Roman"/>
            <w:noProof w:val="0"/>
            <w:sz w:val="24"/>
            <w:szCs w:val="24"/>
            <w:lang w:eastAsia="tr-TR"/>
          </w:rPr>
          <w:t>the</w:t>
        </w:r>
        <w:proofErr w:type="spellEnd"/>
        <w:r w:rsidR="008F7408">
          <w:rPr>
            <w:rFonts w:ascii="Times New Roman" w:eastAsia="Times New Roman" w:hAnsi="Times New Roman" w:cs="Times New Roman"/>
            <w:noProof w:val="0"/>
            <w:sz w:val="24"/>
            <w:szCs w:val="24"/>
            <w:lang w:eastAsia="tr-TR"/>
          </w:rPr>
          <w:t xml:space="preserve"> ICP-MS </w:t>
        </w:r>
        <w:proofErr w:type="spellStart"/>
        <w:r w:rsidR="008F7408">
          <w:rPr>
            <w:rFonts w:ascii="Times New Roman" w:eastAsia="Times New Roman" w:hAnsi="Times New Roman" w:cs="Times New Roman"/>
            <w:noProof w:val="0"/>
            <w:sz w:val="24"/>
            <w:szCs w:val="24"/>
            <w:lang w:eastAsia="tr-TR"/>
          </w:rPr>
          <w:t>technique</w:t>
        </w:r>
      </w:ins>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The</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research</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applied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the</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damage</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frequency</w:t>
      </w:r>
      <w:proofErr w:type="spellEnd"/>
      <w:r w:rsidRPr="00A642AF">
        <w:rPr>
          <w:rFonts w:ascii="Times New Roman" w:eastAsia="Times New Roman" w:hAnsi="Times New Roman" w:cs="Times New Roman"/>
          <w:noProof w:val="0"/>
          <w:sz w:val="24"/>
          <w:szCs w:val="24"/>
          <w:lang w:eastAsia="tr-TR"/>
        </w:rPr>
        <w:t xml:space="preserve"> (%), </w:t>
      </w:r>
      <w:proofErr w:type="spellStart"/>
      <w:r w:rsidRPr="00A642AF">
        <w:rPr>
          <w:rFonts w:ascii="Times New Roman" w:eastAsia="Times New Roman" w:hAnsi="Times New Roman" w:cs="Times New Roman"/>
          <w:noProof w:val="0"/>
          <w:sz w:val="24"/>
          <w:szCs w:val="24"/>
          <w:lang w:eastAsia="tr-TR"/>
        </w:rPr>
        <w:t>arbitrary</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unit</w:t>
      </w:r>
      <w:proofErr w:type="spellEnd"/>
      <w:r w:rsidRPr="00A642AF">
        <w:rPr>
          <w:rFonts w:ascii="Times New Roman" w:eastAsia="Times New Roman" w:hAnsi="Times New Roman" w:cs="Times New Roman"/>
          <w:noProof w:val="0"/>
          <w:sz w:val="24"/>
          <w:szCs w:val="24"/>
          <w:lang w:eastAsia="tr-TR"/>
        </w:rPr>
        <w:t xml:space="preserve"> (%), </w:t>
      </w:r>
      <w:proofErr w:type="spellStart"/>
      <w:r w:rsidRPr="00A642AF">
        <w:rPr>
          <w:rFonts w:ascii="Times New Roman" w:eastAsia="Times New Roman" w:hAnsi="Times New Roman" w:cs="Times New Roman"/>
          <w:noProof w:val="0"/>
          <w:sz w:val="24"/>
          <w:szCs w:val="24"/>
          <w:lang w:eastAsia="tr-TR"/>
        </w:rPr>
        <w:t>and</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genetic</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damage</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index</w:t>
      </w:r>
      <w:proofErr w:type="spellEnd"/>
      <w:r w:rsidRPr="00A642AF">
        <w:rPr>
          <w:rFonts w:ascii="Times New Roman" w:eastAsia="Times New Roman" w:hAnsi="Times New Roman" w:cs="Times New Roman"/>
          <w:noProof w:val="0"/>
          <w:sz w:val="24"/>
          <w:szCs w:val="24"/>
          <w:lang w:eastAsia="tr-TR"/>
        </w:rPr>
        <w:t xml:space="preserve"> (%) in </w:t>
      </w:r>
      <w:r w:rsidRPr="00A642AF">
        <w:rPr>
          <w:rFonts w:ascii="Times New Roman" w:eastAsia="Times New Roman" w:hAnsi="Times New Roman" w:cs="Times New Roman"/>
          <w:i/>
          <w:noProof w:val="0"/>
          <w:sz w:val="24"/>
          <w:szCs w:val="24"/>
          <w:lang w:eastAsia="tr-TR"/>
        </w:rPr>
        <w:t xml:space="preserve">S. </w:t>
      </w:r>
      <w:proofErr w:type="spellStart"/>
      <w:r w:rsidRPr="00A642AF">
        <w:rPr>
          <w:rFonts w:ascii="Times New Roman" w:eastAsia="Times New Roman" w:hAnsi="Times New Roman" w:cs="Times New Roman"/>
          <w:i/>
          <w:noProof w:val="0"/>
          <w:sz w:val="24"/>
          <w:szCs w:val="24"/>
          <w:lang w:eastAsia="tr-TR"/>
        </w:rPr>
        <w:t>stellaris</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to</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evaluate</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the</w:t>
      </w:r>
      <w:proofErr w:type="spellEnd"/>
      <w:r w:rsidRPr="00A642AF">
        <w:rPr>
          <w:rFonts w:ascii="Times New Roman" w:eastAsia="Times New Roman" w:hAnsi="Times New Roman" w:cs="Times New Roman"/>
          <w:noProof w:val="0"/>
          <w:sz w:val="24"/>
          <w:szCs w:val="24"/>
          <w:lang w:eastAsia="tr-TR"/>
        </w:rPr>
        <w:t xml:space="preserve"> </w:t>
      </w:r>
      <w:proofErr w:type="spellStart"/>
      <w:r w:rsidRPr="00A642AF">
        <w:rPr>
          <w:rFonts w:ascii="Times New Roman" w:eastAsia="Times New Roman" w:hAnsi="Times New Roman" w:cs="Times New Roman"/>
          <w:noProof w:val="0"/>
          <w:sz w:val="24"/>
          <w:szCs w:val="24"/>
          <w:lang w:eastAsia="tr-TR"/>
        </w:rPr>
        <w:t>extent</w:t>
      </w:r>
      <w:proofErr w:type="spellEnd"/>
      <w:r w:rsidRPr="00A642AF">
        <w:rPr>
          <w:rFonts w:ascii="Times New Roman" w:eastAsia="Times New Roman" w:hAnsi="Times New Roman" w:cs="Times New Roman"/>
          <w:noProof w:val="0"/>
          <w:sz w:val="24"/>
          <w:szCs w:val="24"/>
          <w:lang w:eastAsia="tr-TR"/>
        </w:rPr>
        <w:t xml:space="preserve"> of DNA </w:t>
      </w:r>
      <w:proofErr w:type="spellStart"/>
      <w:r w:rsidRPr="00A642AF">
        <w:rPr>
          <w:rFonts w:ascii="Times New Roman" w:eastAsia="Times New Roman" w:hAnsi="Times New Roman" w:cs="Times New Roman"/>
          <w:noProof w:val="0"/>
          <w:sz w:val="24"/>
          <w:szCs w:val="24"/>
          <w:lang w:eastAsia="tr-TR"/>
        </w:rPr>
        <w:t>da</w:t>
      </w:r>
      <w:r w:rsidR="007F1049">
        <w:rPr>
          <w:rFonts w:ascii="Times New Roman" w:eastAsia="Times New Roman" w:hAnsi="Times New Roman" w:cs="Times New Roman"/>
          <w:noProof w:val="0"/>
          <w:sz w:val="24"/>
          <w:szCs w:val="24"/>
          <w:lang w:eastAsia="tr-TR"/>
        </w:rPr>
        <w:t>mage</w:t>
      </w:r>
      <w:proofErr w:type="spellEnd"/>
      <w:r w:rsidR="007F1049">
        <w:rPr>
          <w:rFonts w:ascii="Times New Roman" w:eastAsia="Times New Roman" w:hAnsi="Times New Roman" w:cs="Times New Roman"/>
          <w:noProof w:val="0"/>
          <w:sz w:val="24"/>
          <w:szCs w:val="24"/>
          <w:lang w:eastAsia="tr-TR"/>
        </w:rPr>
        <w:t xml:space="preserve"> </w:t>
      </w:r>
      <w:proofErr w:type="spellStart"/>
      <w:r w:rsidR="007F1049">
        <w:rPr>
          <w:rFonts w:ascii="Times New Roman" w:eastAsia="Times New Roman" w:hAnsi="Times New Roman" w:cs="Times New Roman"/>
          <w:noProof w:val="0"/>
          <w:sz w:val="24"/>
          <w:szCs w:val="24"/>
          <w:lang w:eastAsia="tr-TR"/>
        </w:rPr>
        <w:t>resulting</w:t>
      </w:r>
      <w:proofErr w:type="spellEnd"/>
      <w:r w:rsidR="007F1049">
        <w:rPr>
          <w:rFonts w:ascii="Times New Roman" w:eastAsia="Times New Roman" w:hAnsi="Times New Roman" w:cs="Times New Roman"/>
          <w:noProof w:val="0"/>
          <w:sz w:val="24"/>
          <w:szCs w:val="24"/>
          <w:lang w:eastAsia="tr-TR"/>
        </w:rPr>
        <w:t xml:space="preserve"> </w:t>
      </w:r>
      <w:proofErr w:type="spellStart"/>
      <w:r w:rsidR="007F1049">
        <w:rPr>
          <w:rFonts w:ascii="Times New Roman" w:eastAsia="Times New Roman" w:hAnsi="Times New Roman" w:cs="Times New Roman"/>
          <w:noProof w:val="0"/>
          <w:sz w:val="24"/>
          <w:szCs w:val="24"/>
          <w:lang w:eastAsia="tr-TR"/>
        </w:rPr>
        <w:t>from</w:t>
      </w:r>
      <w:proofErr w:type="spellEnd"/>
      <w:r w:rsidR="007F1049">
        <w:rPr>
          <w:rFonts w:ascii="Times New Roman" w:eastAsia="Times New Roman" w:hAnsi="Times New Roman" w:cs="Times New Roman"/>
          <w:noProof w:val="0"/>
          <w:sz w:val="24"/>
          <w:szCs w:val="24"/>
          <w:lang w:eastAsia="tr-TR"/>
        </w:rPr>
        <w:t xml:space="preserve"> </w:t>
      </w:r>
      <w:proofErr w:type="spellStart"/>
      <w:r w:rsidR="007F1049">
        <w:rPr>
          <w:rFonts w:ascii="Times New Roman" w:eastAsia="Times New Roman" w:hAnsi="Times New Roman" w:cs="Times New Roman"/>
          <w:noProof w:val="0"/>
          <w:sz w:val="24"/>
          <w:szCs w:val="24"/>
          <w:lang w:eastAsia="tr-TR"/>
        </w:rPr>
        <w:t>pollutants</w:t>
      </w:r>
      <w:proofErr w:type="spellEnd"/>
      <w:r w:rsidR="007F1049">
        <w:rPr>
          <w:rFonts w:ascii="Times New Roman" w:eastAsia="Times New Roman" w:hAnsi="Times New Roman" w:cs="Times New Roman"/>
          <w:noProof w:val="0"/>
          <w:sz w:val="24"/>
          <w:szCs w:val="24"/>
          <w:lang w:eastAsia="tr-TR"/>
        </w:rPr>
        <w:t xml:space="preserve">. </w:t>
      </w:r>
      <w:proofErr w:type="spellStart"/>
      <w:proofErr w:type="gramStart"/>
      <w:r w:rsidR="007F1049" w:rsidRPr="005B630A">
        <w:rPr>
          <w:rFonts w:ascii="Times New Roman" w:eastAsia="Times New Roman" w:hAnsi="Times New Roman" w:cs="Times New Roman"/>
          <w:noProof w:val="0"/>
          <w:sz w:val="24"/>
          <w:szCs w:val="24"/>
          <w:lang w:eastAsia="tr-TR"/>
        </w:rPr>
        <w:t>The</w:t>
      </w:r>
      <w:proofErr w:type="spellEnd"/>
      <w:r w:rsidR="007F1049" w:rsidRPr="005B630A">
        <w:rPr>
          <w:rFonts w:ascii="Times New Roman" w:eastAsia="Times New Roman" w:hAnsi="Times New Roman" w:cs="Times New Roman"/>
          <w:noProof w:val="0"/>
          <w:sz w:val="24"/>
          <w:szCs w:val="24"/>
          <w:lang w:eastAsia="tr-TR"/>
        </w:rPr>
        <w:t xml:space="preserve"> </w:t>
      </w:r>
      <w:proofErr w:type="spellStart"/>
      <w:r w:rsidR="007F1049" w:rsidRPr="005B630A">
        <w:rPr>
          <w:rFonts w:ascii="Times New Roman" w:eastAsia="Times New Roman" w:hAnsi="Times New Roman" w:cs="Times New Roman"/>
          <w:noProof w:val="0"/>
          <w:sz w:val="24"/>
          <w:szCs w:val="24"/>
          <w:lang w:eastAsia="tr-TR"/>
        </w:rPr>
        <w:t>amounts</w:t>
      </w:r>
      <w:proofErr w:type="spellEnd"/>
      <w:r w:rsidR="007F1049" w:rsidRPr="005B630A">
        <w:rPr>
          <w:rFonts w:ascii="Times New Roman" w:eastAsia="Times New Roman" w:hAnsi="Times New Roman" w:cs="Times New Roman"/>
          <w:noProof w:val="0"/>
          <w:sz w:val="24"/>
          <w:szCs w:val="24"/>
          <w:lang w:eastAsia="tr-TR"/>
        </w:rPr>
        <w:t xml:space="preserve"> of </w:t>
      </w:r>
      <w:proofErr w:type="spellStart"/>
      <w:r w:rsidR="007F1049" w:rsidRPr="005B630A">
        <w:rPr>
          <w:rFonts w:ascii="Times New Roman" w:eastAsia="Times New Roman" w:hAnsi="Times New Roman" w:cs="Times New Roman"/>
          <w:noProof w:val="0"/>
          <w:sz w:val="24"/>
          <w:szCs w:val="24"/>
          <w:lang w:eastAsia="tr-TR"/>
        </w:rPr>
        <w:t>Cd</w:t>
      </w:r>
      <w:proofErr w:type="spellEnd"/>
      <w:r w:rsidR="007F1049" w:rsidRPr="005B630A">
        <w:rPr>
          <w:rFonts w:ascii="Times New Roman" w:eastAsia="Times New Roman" w:hAnsi="Times New Roman" w:cs="Times New Roman"/>
          <w:noProof w:val="0"/>
          <w:sz w:val="24"/>
          <w:szCs w:val="24"/>
          <w:lang w:eastAsia="tr-TR"/>
        </w:rPr>
        <w:t>, C</w:t>
      </w:r>
      <w:r w:rsidR="007F1049">
        <w:rPr>
          <w:rFonts w:ascii="Times New Roman" w:eastAsia="Times New Roman" w:hAnsi="Times New Roman" w:cs="Times New Roman"/>
          <w:noProof w:val="0"/>
          <w:sz w:val="24"/>
          <w:szCs w:val="24"/>
          <w:lang w:eastAsia="tr-TR"/>
        </w:rPr>
        <w:t>r</w:t>
      </w:r>
      <w:r w:rsidR="007F1049" w:rsidRPr="005B630A">
        <w:rPr>
          <w:rFonts w:ascii="Times New Roman" w:eastAsia="Times New Roman" w:hAnsi="Times New Roman" w:cs="Times New Roman"/>
          <w:noProof w:val="0"/>
          <w:sz w:val="24"/>
          <w:szCs w:val="24"/>
          <w:lang w:eastAsia="tr-TR"/>
        </w:rPr>
        <w:t xml:space="preserve">, </w:t>
      </w:r>
      <w:r w:rsidR="007F1049">
        <w:rPr>
          <w:rFonts w:ascii="Times New Roman" w:eastAsia="Times New Roman" w:hAnsi="Times New Roman" w:cs="Times New Roman"/>
          <w:noProof w:val="0"/>
          <w:sz w:val="24"/>
          <w:szCs w:val="24"/>
          <w:lang w:eastAsia="tr-TR"/>
        </w:rPr>
        <w:t xml:space="preserve">Fe, </w:t>
      </w:r>
      <w:proofErr w:type="spellStart"/>
      <w:r w:rsidR="007F1049">
        <w:rPr>
          <w:rFonts w:ascii="Times New Roman" w:eastAsia="Times New Roman" w:hAnsi="Times New Roman" w:cs="Times New Roman"/>
          <w:noProof w:val="0"/>
          <w:sz w:val="24"/>
          <w:szCs w:val="24"/>
          <w:lang w:eastAsia="tr-TR"/>
        </w:rPr>
        <w:t>Ni</w:t>
      </w:r>
      <w:proofErr w:type="spellEnd"/>
      <w:r w:rsidR="007F1049">
        <w:rPr>
          <w:rFonts w:ascii="Times New Roman" w:eastAsia="Times New Roman" w:hAnsi="Times New Roman" w:cs="Times New Roman"/>
          <w:noProof w:val="0"/>
          <w:sz w:val="24"/>
          <w:szCs w:val="24"/>
          <w:lang w:eastAsia="tr-TR"/>
        </w:rPr>
        <w:t xml:space="preserve">, Pb </w:t>
      </w:r>
      <w:proofErr w:type="spellStart"/>
      <w:r w:rsidR="007F1049">
        <w:rPr>
          <w:rFonts w:ascii="Times New Roman" w:eastAsia="Times New Roman" w:hAnsi="Times New Roman" w:cs="Times New Roman"/>
          <w:noProof w:val="0"/>
          <w:sz w:val="24"/>
          <w:szCs w:val="24"/>
          <w:lang w:eastAsia="tr-TR"/>
        </w:rPr>
        <w:t>and</w:t>
      </w:r>
      <w:proofErr w:type="spellEnd"/>
      <w:r w:rsidR="007F1049">
        <w:rPr>
          <w:rFonts w:ascii="Times New Roman" w:eastAsia="Times New Roman" w:hAnsi="Times New Roman" w:cs="Times New Roman"/>
          <w:noProof w:val="0"/>
          <w:sz w:val="24"/>
          <w:szCs w:val="24"/>
          <w:lang w:eastAsia="tr-TR"/>
        </w:rPr>
        <w:t xml:space="preserve"> </w:t>
      </w:r>
      <w:proofErr w:type="spellStart"/>
      <w:r w:rsidR="007F1049">
        <w:rPr>
          <w:rFonts w:ascii="Times New Roman" w:eastAsia="Times New Roman" w:hAnsi="Times New Roman" w:cs="Times New Roman"/>
          <w:noProof w:val="0"/>
          <w:sz w:val="24"/>
          <w:szCs w:val="24"/>
          <w:lang w:eastAsia="tr-TR"/>
        </w:rPr>
        <w:t>Zn</w:t>
      </w:r>
      <w:proofErr w:type="spellEnd"/>
      <w:r w:rsidR="007F1049">
        <w:rPr>
          <w:rFonts w:ascii="Times New Roman" w:eastAsia="Times New Roman" w:hAnsi="Times New Roman" w:cs="Times New Roman"/>
          <w:noProof w:val="0"/>
          <w:sz w:val="24"/>
          <w:szCs w:val="24"/>
          <w:lang w:eastAsia="tr-TR"/>
        </w:rPr>
        <w:t xml:space="preserve"> </w:t>
      </w:r>
      <w:r w:rsidR="007F1049" w:rsidRPr="005B630A">
        <w:rPr>
          <w:rFonts w:ascii="Times New Roman" w:eastAsia="Times New Roman" w:hAnsi="Times New Roman" w:cs="Times New Roman"/>
          <w:noProof w:val="0"/>
          <w:sz w:val="24"/>
          <w:szCs w:val="24"/>
          <w:lang w:eastAsia="tr-TR"/>
        </w:rPr>
        <w:t xml:space="preserve">in </w:t>
      </w:r>
      <w:proofErr w:type="spellStart"/>
      <w:r w:rsidR="007F1049" w:rsidRPr="005B630A">
        <w:rPr>
          <w:rFonts w:ascii="Times New Roman" w:eastAsia="Times New Roman" w:hAnsi="Times New Roman" w:cs="Times New Roman"/>
          <w:noProof w:val="0"/>
          <w:sz w:val="24"/>
          <w:szCs w:val="24"/>
          <w:lang w:eastAsia="tr-TR"/>
        </w:rPr>
        <w:t>the</w:t>
      </w:r>
      <w:proofErr w:type="spellEnd"/>
      <w:r w:rsidR="007F1049" w:rsidRPr="005B630A">
        <w:rPr>
          <w:rFonts w:ascii="Times New Roman" w:eastAsia="Times New Roman" w:hAnsi="Times New Roman" w:cs="Times New Roman"/>
          <w:noProof w:val="0"/>
          <w:sz w:val="24"/>
          <w:szCs w:val="24"/>
          <w:lang w:eastAsia="tr-TR"/>
        </w:rPr>
        <w:t xml:space="preserve"> </w:t>
      </w:r>
      <w:proofErr w:type="spellStart"/>
      <w:r w:rsidR="007F1049" w:rsidRPr="005B630A">
        <w:rPr>
          <w:rFonts w:ascii="Times New Roman" w:eastAsia="Times New Roman" w:hAnsi="Times New Roman" w:cs="Times New Roman"/>
          <w:noProof w:val="0"/>
          <w:sz w:val="24"/>
          <w:szCs w:val="24"/>
          <w:lang w:eastAsia="tr-TR"/>
        </w:rPr>
        <w:t>water</w:t>
      </w:r>
      <w:proofErr w:type="spellEnd"/>
      <w:r w:rsidR="007F1049" w:rsidRPr="005B630A">
        <w:rPr>
          <w:rFonts w:ascii="Times New Roman" w:eastAsia="Times New Roman" w:hAnsi="Times New Roman" w:cs="Times New Roman"/>
          <w:noProof w:val="0"/>
          <w:sz w:val="24"/>
          <w:szCs w:val="24"/>
          <w:lang w:eastAsia="tr-TR"/>
        </w:rPr>
        <w:t xml:space="preserve"> </w:t>
      </w:r>
      <w:proofErr w:type="spellStart"/>
      <w:r w:rsidR="007F1049" w:rsidRPr="005B630A">
        <w:rPr>
          <w:rFonts w:ascii="Times New Roman" w:eastAsia="Times New Roman" w:hAnsi="Times New Roman" w:cs="Times New Roman"/>
          <w:noProof w:val="0"/>
          <w:sz w:val="24"/>
          <w:szCs w:val="24"/>
          <w:lang w:eastAsia="tr-TR"/>
        </w:rPr>
        <w:t>columns</w:t>
      </w:r>
      <w:proofErr w:type="spellEnd"/>
      <w:r w:rsidR="007F1049" w:rsidRPr="005B630A">
        <w:rPr>
          <w:rFonts w:ascii="Times New Roman" w:eastAsia="Times New Roman" w:hAnsi="Times New Roman" w:cs="Times New Roman"/>
          <w:noProof w:val="0"/>
          <w:sz w:val="24"/>
          <w:szCs w:val="24"/>
          <w:lang w:eastAsia="tr-TR"/>
        </w:rPr>
        <w:t xml:space="preserve"> at </w:t>
      </w:r>
      <w:proofErr w:type="spellStart"/>
      <w:r w:rsidR="007F1049" w:rsidRPr="005B630A">
        <w:rPr>
          <w:rFonts w:ascii="Times New Roman" w:eastAsia="Times New Roman" w:hAnsi="Times New Roman" w:cs="Times New Roman"/>
          <w:noProof w:val="0"/>
          <w:sz w:val="24"/>
          <w:szCs w:val="24"/>
          <w:lang w:eastAsia="tr-TR"/>
        </w:rPr>
        <w:t>sample</w:t>
      </w:r>
      <w:proofErr w:type="spellEnd"/>
      <w:r w:rsidR="007F1049" w:rsidRPr="005B630A">
        <w:rPr>
          <w:rFonts w:ascii="Times New Roman" w:eastAsia="Times New Roman" w:hAnsi="Times New Roman" w:cs="Times New Roman"/>
          <w:noProof w:val="0"/>
          <w:sz w:val="24"/>
          <w:szCs w:val="24"/>
          <w:lang w:eastAsia="tr-TR"/>
        </w:rPr>
        <w:t xml:space="preserve"> </w:t>
      </w:r>
      <w:proofErr w:type="spellStart"/>
      <w:r w:rsidR="007F1049" w:rsidRPr="005B630A">
        <w:rPr>
          <w:rFonts w:ascii="Times New Roman" w:eastAsia="Times New Roman" w:hAnsi="Times New Roman" w:cs="Times New Roman"/>
          <w:noProof w:val="0"/>
          <w:sz w:val="24"/>
          <w:szCs w:val="24"/>
          <w:lang w:eastAsia="tr-TR"/>
        </w:rPr>
        <w:t>location</w:t>
      </w:r>
      <w:proofErr w:type="spellEnd"/>
      <w:r w:rsidR="007F1049" w:rsidRPr="005B630A">
        <w:rPr>
          <w:rFonts w:ascii="Times New Roman" w:eastAsia="Times New Roman" w:hAnsi="Times New Roman" w:cs="Times New Roman"/>
          <w:noProof w:val="0"/>
          <w:sz w:val="24"/>
          <w:szCs w:val="24"/>
          <w:lang w:eastAsia="tr-TR"/>
        </w:rPr>
        <w:t xml:space="preserve"> </w:t>
      </w:r>
      <w:proofErr w:type="spellStart"/>
      <w:r w:rsidR="007F1049" w:rsidRPr="005B630A">
        <w:rPr>
          <w:rFonts w:ascii="Times New Roman" w:eastAsia="Times New Roman" w:hAnsi="Times New Roman" w:cs="Times New Roman"/>
          <w:noProof w:val="0"/>
          <w:sz w:val="24"/>
          <w:szCs w:val="24"/>
          <w:lang w:eastAsia="tr-TR"/>
        </w:rPr>
        <w:t>were</w:t>
      </w:r>
      <w:proofErr w:type="spellEnd"/>
      <w:r w:rsidR="007F1049" w:rsidRPr="005B630A">
        <w:rPr>
          <w:rFonts w:ascii="Times New Roman" w:eastAsia="Times New Roman" w:hAnsi="Times New Roman" w:cs="Times New Roman"/>
          <w:noProof w:val="0"/>
          <w:sz w:val="24"/>
          <w:szCs w:val="24"/>
          <w:lang w:eastAsia="tr-TR"/>
        </w:rPr>
        <w:t xml:space="preserve"> </w:t>
      </w:r>
      <w:proofErr w:type="spellStart"/>
      <w:r w:rsidR="007F1049" w:rsidRPr="005B630A">
        <w:rPr>
          <w:rFonts w:ascii="Times New Roman" w:eastAsia="Times New Roman" w:hAnsi="Times New Roman" w:cs="Times New Roman"/>
          <w:noProof w:val="0"/>
          <w:sz w:val="24"/>
          <w:szCs w:val="24"/>
          <w:lang w:eastAsia="tr-TR"/>
        </w:rPr>
        <w:t>below</w:t>
      </w:r>
      <w:proofErr w:type="spellEnd"/>
      <w:r w:rsidR="007F1049" w:rsidRPr="005B630A">
        <w:rPr>
          <w:rFonts w:ascii="Times New Roman" w:eastAsia="Times New Roman" w:hAnsi="Times New Roman" w:cs="Times New Roman"/>
          <w:noProof w:val="0"/>
          <w:sz w:val="24"/>
          <w:szCs w:val="24"/>
          <w:lang w:eastAsia="tr-TR"/>
        </w:rPr>
        <w:t xml:space="preserve"> </w:t>
      </w:r>
      <w:proofErr w:type="spellStart"/>
      <w:r w:rsidR="007F1049" w:rsidRPr="005B630A">
        <w:rPr>
          <w:rFonts w:ascii="Times New Roman" w:eastAsia="Times New Roman" w:hAnsi="Times New Roman" w:cs="Times New Roman"/>
          <w:noProof w:val="0"/>
          <w:sz w:val="24"/>
          <w:szCs w:val="24"/>
          <w:lang w:eastAsia="tr-TR"/>
        </w:rPr>
        <w:t>Environmental</w:t>
      </w:r>
      <w:proofErr w:type="spellEnd"/>
      <w:r w:rsidR="007F1049" w:rsidRPr="005B630A">
        <w:rPr>
          <w:rFonts w:ascii="Times New Roman" w:eastAsia="Times New Roman" w:hAnsi="Times New Roman" w:cs="Times New Roman"/>
          <w:noProof w:val="0"/>
          <w:sz w:val="24"/>
          <w:szCs w:val="24"/>
          <w:lang w:eastAsia="tr-TR"/>
        </w:rPr>
        <w:t xml:space="preserve"> </w:t>
      </w:r>
      <w:proofErr w:type="spellStart"/>
      <w:r w:rsidR="007F1049" w:rsidRPr="005B630A">
        <w:rPr>
          <w:rFonts w:ascii="Times New Roman" w:eastAsia="Times New Roman" w:hAnsi="Times New Roman" w:cs="Times New Roman"/>
          <w:noProof w:val="0"/>
          <w:sz w:val="24"/>
          <w:szCs w:val="24"/>
          <w:lang w:eastAsia="tr-TR"/>
        </w:rPr>
        <w:t>Protection</w:t>
      </w:r>
      <w:proofErr w:type="spellEnd"/>
      <w:r w:rsidR="007F1049" w:rsidRPr="005B630A">
        <w:rPr>
          <w:rFonts w:ascii="Times New Roman" w:eastAsia="Times New Roman" w:hAnsi="Times New Roman" w:cs="Times New Roman"/>
          <w:noProof w:val="0"/>
          <w:sz w:val="24"/>
          <w:szCs w:val="24"/>
          <w:lang w:eastAsia="tr-TR"/>
        </w:rPr>
        <w:t xml:space="preserve"> </w:t>
      </w:r>
      <w:proofErr w:type="spellStart"/>
      <w:r w:rsidR="007F1049" w:rsidRPr="005B630A">
        <w:rPr>
          <w:rFonts w:ascii="Times New Roman" w:eastAsia="Times New Roman" w:hAnsi="Times New Roman" w:cs="Times New Roman"/>
          <w:noProof w:val="0"/>
          <w:sz w:val="24"/>
          <w:szCs w:val="24"/>
          <w:lang w:eastAsia="tr-TR"/>
        </w:rPr>
        <w:t>Agency</w:t>
      </w:r>
      <w:proofErr w:type="spellEnd"/>
      <w:r w:rsidR="007F1049">
        <w:rPr>
          <w:rFonts w:ascii="Times New Roman" w:eastAsia="Times New Roman" w:hAnsi="Times New Roman" w:cs="Times New Roman"/>
          <w:noProof w:val="0"/>
          <w:sz w:val="24"/>
          <w:szCs w:val="24"/>
          <w:lang w:eastAsia="tr-TR"/>
        </w:rPr>
        <w:t>, 2016</w:t>
      </w:r>
      <w:r w:rsidR="007F1049" w:rsidRPr="005B630A">
        <w:rPr>
          <w:rFonts w:ascii="Times New Roman" w:eastAsia="Times New Roman" w:hAnsi="Times New Roman" w:cs="Times New Roman"/>
          <w:noProof w:val="0"/>
          <w:sz w:val="24"/>
          <w:szCs w:val="24"/>
          <w:lang w:eastAsia="tr-TR"/>
        </w:rPr>
        <w:t xml:space="preserve"> </w:t>
      </w:r>
      <w:proofErr w:type="spellStart"/>
      <w:r w:rsidR="007F1049" w:rsidRPr="005B630A">
        <w:rPr>
          <w:rFonts w:ascii="Times New Roman" w:eastAsia="Times New Roman" w:hAnsi="Times New Roman" w:cs="Times New Roman"/>
          <w:noProof w:val="0"/>
          <w:sz w:val="24"/>
          <w:szCs w:val="24"/>
          <w:lang w:eastAsia="tr-TR"/>
        </w:rPr>
        <w:t>and</w:t>
      </w:r>
      <w:proofErr w:type="spellEnd"/>
      <w:r w:rsidR="007F1049" w:rsidRPr="005B630A">
        <w:rPr>
          <w:rFonts w:ascii="Times New Roman" w:eastAsia="Times New Roman" w:hAnsi="Times New Roman" w:cs="Times New Roman"/>
          <w:noProof w:val="0"/>
          <w:sz w:val="24"/>
          <w:szCs w:val="24"/>
          <w:lang w:eastAsia="tr-TR"/>
        </w:rPr>
        <w:t xml:space="preserve"> </w:t>
      </w:r>
      <w:proofErr w:type="spellStart"/>
      <w:r w:rsidR="007F1049" w:rsidRPr="005B630A">
        <w:rPr>
          <w:rFonts w:ascii="Times New Roman" w:eastAsia="Times New Roman" w:hAnsi="Times New Roman" w:cs="Times New Roman"/>
          <w:noProof w:val="0"/>
          <w:sz w:val="24"/>
          <w:szCs w:val="24"/>
          <w:lang w:eastAsia="tr-TR"/>
        </w:rPr>
        <w:t>Turkish</w:t>
      </w:r>
      <w:proofErr w:type="spellEnd"/>
      <w:r w:rsidR="007F1049" w:rsidRPr="005B630A">
        <w:rPr>
          <w:rFonts w:ascii="Times New Roman" w:eastAsia="Times New Roman" w:hAnsi="Times New Roman" w:cs="Times New Roman"/>
          <w:noProof w:val="0"/>
          <w:sz w:val="24"/>
          <w:szCs w:val="24"/>
          <w:lang w:eastAsia="tr-TR"/>
        </w:rPr>
        <w:t xml:space="preserve"> </w:t>
      </w:r>
      <w:proofErr w:type="spellStart"/>
      <w:r w:rsidR="007F1049">
        <w:rPr>
          <w:rFonts w:ascii="Times New Roman" w:eastAsia="Times New Roman" w:hAnsi="Times New Roman" w:cs="Times New Roman"/>
          <w:noProof w:val="0"/>
          <w:sz w:val="24"/>
          <w:szCs w:val="24"/>
          <w:lang w:eastAsia="tr-TR"/>
        </w:rPr>
        <w:t>Environmental</w:t>
      </w:r>
      <w:proofErr w:type="spellEnd"/>
      <w:r w:rsidR="007F1049">
        <w:rPr>
          <w:rFonts w:ascii="Times New Roman" w:eastAsia="Times New Roman" w:hAnsi="Times New Roman" w:cs="Times New Roman"/>
          <w:noProof w:val="0"/>
          <w:sz w:val="24"/>
          <w:szCs w:val="24"/>
          <w:lang w:eastAsia="tr-TR"/>
        </w:rPr>
        <w:t xml:space="preserve"> </w:t>
      </w:r>
      <w:proofErr w:type="spellStart"/>
      <w:r w:rsidR="007F1049">
        <w:rPr>
          <w:rFonts w:ascii="Times New Roman" w:eastAsia="Times New Roman" w:hAnsi="Times New Roman" w:cs="Times New Roman"/>
          <w:noProof w:val="0"/>
          <w:sz w:val="24"/>
          <w:szCs w:val="24"/>
          <w:lang w:eastAsia="tr-TR"/>
        </w:rPr>
        <w:t>Guideline</w:t>
      </w:r>
      <w:proofErr w:type="spellEnd"/>
      <w:r w:rsidR="007F1049">
        <w:rPr>
          <w:rFonts w:ascii="Times New Roman" w:eastAsia="Times New Roman" w:hAnsi="Times New Roman" w:cs="Times New Roman"/>
          <w:noProof w:val="0"/>
          <w:sz w:val="24"/>
          <w:szCs w:val="24"/>
          <w:lang w:eastAsia="tr-TR"/>
        </w:rPr>
        <w:t xml:space="preserve">, 2016. </w:t>
      </w:r>
      <w:r w:rsidR="007F1049" w:rsidRPr="006E3FA5">
        <w:rPr>
          <w:rFonts w:ascii="Times New Roman" w:hAnsi="Times New Roman" w:cs="Times New Roman"/>
          <w:sz w:val="24"/>
          <w:szCs w:val="24"/>
        </w:rPr>
        <w:t xml:space="preserve">Trace metal concentrations in the </w:t>
      </w:r>
      <w:r w:rsidR="007F1049">
        <w:rPr>
          <w:rFonts w:ascii="Times New Roman" w:hAnsi="Times New Roman" w:cs="Times New Roman"/>
          <w:sz w:val="24"/>
          <w:szCs w:val="24"/>
        </w:rPr>
        <w:t>liver tissue</w:t>
      </w:r>
      <w:r w:rsidR="007F1049" w:rsidRPr="006E3FA5">
        <w:rPr>
          <w:rFonts w:ascii="Times New Roman" w:hAnsi="Times New Roman" w:cs="Times New Roman"/>
          <w:sz w:val="24"/>
          <w:szCs w:val="24"/>
        </w:rPr>
        <w:t xml:space="preserve"> of </w:t>
      </w:r>
      <w:r w:rsidR="007F1049" w:rsidRPr="006E3FA5">
        <w:rPr>
          <w:rFonts w:ascii="Times New Roman" w:hAnsi="Times New Roman" w:cs="Times New Roman"/>
          <w:i/>
          <w:sz w:val="24"/>
          <w:szCs w:val="24"/>
        </w:rPr>
        <w:t>S. stellaris</w:t>
      </w:r>
      <w:r w:rsidR="007F1049" w:rsidRPr="006E3FA5" w:rsidDel="00D85277">
        <w:rPr>
          <w:rFonts w:ascii="Times New Roman" w:hAnsi="Times New Roman" w:cs="Times New Roman"/>
          <w:sz w:val="24"/>
          <w:szCs w:val="24"/>
        </w:rPr>
        <w:t xml:space="preserve"> </w:t>
      </w:r>
      <w:r w:rsidR="007F1049">
        <w:rPr>
          <w:rFonts w:ascii="Times New Roman" w:hAnsi="Times New Roman" w:cs="Times New Roman"/>
          <w:sz w:val="24"/>
          <w:szCs w:val="24"/>
        </w:rPr>
        <w:t>were</w:t>
      </w:r>
      <w:r w:rsidR="007F1049" w:rsidRPr="006E3FA5">
        <w:rPr>
          <w:rFonts w:ascii="Times New Roman" w:hAnsi="Times New Roman" w:cs="Times New Roman"/>
          <w:sz w:val="24"/>
          <w:szCs w:val="24"/>
        </w:rPr>
        <w:t xml:space="preserve"> ranged as follows: Fe &gt; Zn&gt; </w:t>
      </w:r>
      <w:r w:rsidR="007F1049">
        <w:rPr>
          <w:rFonts w:ascii="Times New Roman" w:hAnsi="Times New Roman" w:cs="Times New Roman"/>
          <w:sz w:val="24"/>
          <w:szCs w:val="24"/>
        </w:rPr>
        <w:t>Pb&gt;</w:t>
      </w:r>
      <w:r w:rsidR="007F1049" w:rsidRPr="006E3FA5">
        <w:rPr>
          <w:rFonts w:ascii="Times New Roman" w:hAnsi="Times New Roman" w:cs="Times New Roman"/>
          <w:sz w:val="24"/>
          <w:szCs w:val="24"/>
        </w:rPr>
        <w:t xml:space="preserve">Cr&gt; </w:t>
      </w:r>
      <w:r w:rsidR="007F1049">
        <w:rPr>
          <w:rFonts w:ascii="Times New Roman" w:hAnsi="Times New Roman" w:cs="Times New Roman"/>
          <w:sz w:val="24"/>
          <w:szCs w:val="24"/>
        </w:rPr>
        <w:t>Ni&gt;Cd</w:t>
      </w:r>
      <w:r w:rsidR="007F1049" w:rsidRPr="006E3FA5">
        <w:rPr>
          <w:rFonts w:ascii="Times New Roman" w:hAnsi="Times New Roman" w:cs="Times New Roman"/>
          <w:sz w:val="24"/>
          <w:szCs w:val="24"/>
        </w:rPr>
        <w:t xml:space="preserve"> for </w:t>
      </w:r>
      <w:ins w:id="6" w:author="Deniz Ergüden" w:date="2024-07-30T13:31:00Z">
        <w:r w:rsidR="008F7408">
          <w:rPr>
            <w:rFonts w:ascii="Times New Roman" w:hAnsi="Times New Roman" w:cs="Times New Roman"/>
            <w:sz w:val="24"/>
            <w:szCs w:val="24"/>
          </w:rPr>
          <w:t xml:space="preserve">the </w:t>
        </w:r>
      </w:ins>
      <w:r w:rsidR="007F1049" w:rsidRPr="006E3FA5">
        <w:rPr>
          <w:rFonts w:ascii="Times New Roman" w:hAnsi="Times New Roman" w:cs="Times New Roman"/>
          <w:sz w:val="24"/>
          <w:szCs w:val="24"/>
        </w:rPr>
        <w:t>sampling site.</w:t>
      </w:r>
      <w:r w:rsidR="007F1049">
        <w:rPr>
          <w:rFonts w:ascii="Times New Roman" w:hAnsi="Times New Roman" w:cs="Times New Roman"/>
          <w:sz w:val="24"/>
          <w:szCs w:val="24"/>
        </w:rPr>
        <w:t xml:space="preserve"> </w:t>
      </w:r>
      <w:proofErr w:type="gramEnd"/>
      <w:r w:rsidR="007F1049" w:rsidRPr="007A37DC">
        <w:rPr>
          <w:rFonts w:ascii="Times New Roman" w:hAnsi="Times New Roman" w:cs="Times New Roman"/>
          <w:sz w:val="24"/>
          <w:szCs w:val="24"/>
        </w:rPr>
        <w:t xml:space="preserve">According to our findings, the frequency of damage in the </w:t>
      </w:r>
      <w:r w:rsidR="007F1049">
        <w:rPr>
          <w:rFonts w:ascii="Times New Roman" w:hAnsi="Times New Roman" w:cs="Times New Roman"/>
          <w:bCs/>
          <w:sz w:val="24"/>
          <w:szCs w:val="24"/>
        </w:rPr>
        <w:t>nursehound s</w:t>
      </w:r>
      <w:r w:rsidR="007F1049" w:rsidRPr="007A37DC">
        <w:rPr>
          <w:rFonts w:ascii="Times New Roman" w:hAnsi="Times New Roman" w:cs="Times New Roman"/>
          <w:bCs/>
          <w:sz w:val="24"/>
          <w:szCs w:val="24"/>
        </w:rPr>
        <w:t>hark</w:t>
      </w:r>
      <w:r w:rsidR="007F1049" w:rsidRPr="007A37DC">
        <w:rPr>
          <w:rFonts w:ascii="Times New Roman" w:hAnsi="Times New Roman" w:cs="Times New Roman"/>
          <w:sz w:val="24"/>
          <w:szCs w:val="24"/>
        </w:rPr>
        <w:t xml:space="preserve">'s gill and liver cells </w:t>
      </w:r>
      <w:del w:id="7" w:author="Deniz Ergüden" w:date="2024-07-30T13:31:00Z">
        <w:r w:rsidR="007F1049" w:rsidRPr="007A37DC" w:rsidDel="008F7408">
          <w:rPr>
            <w:rFonts w:ascii="Times New Roman" w:hAnsi="Times New Roman" w:cs="Times New Roman"/>
            <w:sz w:val="24"/>
            <w:szCs w:val="24"/>
          </w:rPr>
          <w:delText>w</w:delText>
        </w:r>
        <w:r w:rsidR="007F1049" w:rsidDel="008F7408">
          <w:rPr>
            <w:rFonts w:ascii="Times New Roman" w:hAnsi="Times New Roman" w:cs="Times New Roman"/>
            <w:sz w:val="24"/>
            <w:szCs w:val="24"/>
          </w:rPr>
          <w:delText>ere</w:delText>
        </w:r>
        <w:r w:rsidR="007F1049" w:rsidRPr="007A37DC" w:rsidDel="008F7408">
          <w:rPr>
            <w:rFonts w:ascii="Times New Roman" w:hAnsi="Times New Roman" w:cs="Times New Roman"/>
            <w:sz w:val="24"/>
            <w:szCs w:val="24"/>
          </w:rPr>
          <w:delText xml:space="preserve"> </w:delText>
        </w:r>
        <w:r w:rsidR="007F1049" w:rsidDel="008F7408">
          <w:rPr>
            <w:rFonts w:ascii="Times New Roman" w:hAnsi="Times New Roman" w:cs="Times New Roman"/>
            <w:sz w:val="24"/>
            <w:szCs w:val="24"/>
          </w:rPr>
          <w:delText>62.332±4.041</w:delText>
        </w:r>
        <w:r w:rsidR="007F1049" w:rsidRPr="007A37DC" w:rsidDel="008F7408">
          <w:rPr>
            <w:rFonts w:ascii="Times New Roman" w:hAnsi="Times New Roman" w:cs="Times New Roman"/>
            <w:sz w:val="24"/>
            <w:szCs w:val="24"/>
          </w:rPr>
          <w:delText xml:space="preserve">% and </w:delText>
        </w:r>
        <w:r w:rsidR="007F1049" w:rsidDel="008F7408">
          <w:rPr>
            <w:rFonts w:ascii="Times New Roman" w:hAnsi="Times New Roman" w:cs="Times New Roman"/>
            <w:sz w:val="24"/>
            <w:szCs w:val="24"/>
          </w:rPr>
          <w:delText>56.332±1.528</w:delText>
        </w:r>
        <w:r w:rsidR="007F1049" w:rsidRPr="007A37DC" w:rsidDel="008F7408">
          <w:rPr>
            <w:rFonts w:ascii="Times New Roman" w:hAnsi="Times New Roman" w:cs="Times New Roman"/>
            <w:sz w:val="24"/>
            <w:szCs w:val="24"/>
          </w:rPr>
          <w:delText>%, accordingly</w:delText>
        </w:r>
      </w:del>
      <w:ins w:id="8" w:author="Deniz Ergüden" w:date="2024-07-30T13:31:00Z">
        <w:r w:rsidR="008F7408">
          <w:rPr>
            <w:rFonts w:ascii="Times New Roman" w:hAnsi="Times New Roman" w:cs="Times New Roman"/>
            <w:sz w:val="24"/>
            <w:szCs w:val="24"/>
          </w:rPr>
          <w:t>was 62.332±4.041% and 56.332±1.528%, respectively</w:t>
        </w:r>
      </w:ins>
      <w:r w:rsidR="007F1049" w:rsidRPr="007A37DC">
        <w:rPr>
          <w:rFonts w:ascii="Times New Roman" w:hAnsi="Times New Roman" w:cs="Times New Roman"/>
          <w:sz w:val="24"/>
          <w:szCs w:val="24"/>
        </w:rPr>
        <w:t xml:space="preserve">. The gill tissue had a higher frequency of </w:t>
      </w:r>
      <w:r w:rsidR="007F1049">
        <w:rPr>
          <w:rFonts w:ascii="Times New Roman" w:hAnsi="Times New Roman" w:cs="Times New Roman"/>
          <w:sz w:val="24"/>
          <w:szCs w:val="24"/>
        </w:rPr>
        <w:t>damage</w:t>
      </w:r>
      <w:r w:rsidR="007F1049" w:rsidRPr="007A37DC">
        <w:rPr>
          <w:rFonts w:ascii="Times New Roman" w:hAnsi="Times New Roman" w:cs="Times New Roman"/>
          <w:sz w:val="24"/>
          <w:szCs w:val="24"/>
        </w:rPr>
        <w:t xml:space="preserve"> than the liver tissue. </w:t>
      </w:r>
      <w:r w:rsidR="007F1049" w:rsidRPr="005B630A">
        <w:rPr>
          <w:rFonts w:ascii="Times New Roman" w:hAnsi="Times New Roman" w:cs="Times New Roman"/>
          <w:sz w:val="24"/>
          <w:szCs w:val="24"/>
        </w:rPr>
        <w:t xml:space="preserve">As a result, </w:t>
      </w:r>
      <w:r w:rsidR="007F1049">
        <w:rPr>
          <w:rFonts w:ascii="Times New Roman" w:hAnsi="Times New Roman" w:cs="Times New Roman"/>
          <w:sz w:val="24"/>
          <w:szCs w:val="24"/>
        </w:rPr>
        <w:t>peresent</w:t>
      </w:r>
      <w:r w:rsidR="007F1049" w:rsidRPr="005B630A">
        <w:rPr>
          <w:rFonts w:ascii="Times New Roman" w:hAnsi="Times New Roman" w:cs="Times New Roman"/>
          <w:sz w:val="24"/>
          <w:szCs w:val="24"/>
        </w:rPr>
        <w:t xml:space="preserve"> study revealed, for the first time</w:t>
      </w:r>
      <w:r w:rsidR="007F1049">
        <w:rPr>
          <w:rFonts w:ascii="Times New Roman" w:hAnsi="Times New Roman" w:cs="Times New Roman"/>
          <w:sz w:val="24"/>
          <w:szCs w:val="24"/>
        </w:rPr>
        <w:t>,</w:t>
      </w:r>
      <w:r w:rsidR="007F1049" w:rsidRPr="005B630A">
        <w:rPr>
          <w:rFonts w:ascii="Times New Roman" w:hAnsi="Times New Roman" w:cs="Times New Roman"/>
          <w:sz w:val="24"/>
          <w:szCs w:val="24"/>
        </w:rPr>
        <w:t xml:space="preserve"> </w:t>
      </w:r>
      <w:r w:rsidR="007F1049">
        <w:rPr>
          <w:rFonts w:ascii="Times New Roman" w:hAnsi="Times New Roman" w:cs="Times New Roman"/>
          <w:sz w:val="24"/>
          <w:szCs w:val="24"/>
        </w:rPr>
        <w:t xml:space="preserve">the </w:t>
      </w:r>
      <w:r w:rsidR="007F1049" w:rsidRPr="005B630A">
        <w:rPr>
          <w:rFonts w:ascii="Times New Roman" w:hAnsi="Times New Roman" w:cs="Times New Roman"/>
          <w:sz w:val="24"/>
          <w:szCs w:val="24"/>
        </w:rPr>
        <w:t xml:space="preserve">genotoxic damage </w:t>
      </w:r>
      <w:r w:rsidR="007F1049">
        <w:rPr>
          <w:rFonts w:ascii="Times New Roman" w:hAnsi="Times New Roman" w:cs="Times New Roman"/>
          <w:sz w:val="24"/>
          <w:szCs w:val="24"/>
        </w:rPr>
        <w:t xml:space="preserve">of </w:t>
      </w:r>
      <w:r w:rsidR="007F1049" w:rsidRPr="005B630A">
        <w:rPr>
          <w:rFonts w:ascii="Times New Roman" w:hAnsi="Times New Roman" w:cs="Times New Roman"/>
          <w:sz w:val="24"/>
          <w:szCs w:val="24"/>
        </w:rPr>
        <w:t xml:space="preserve">metal contamination in </w:t>
      </w:r>
      <w:r w:rsidR="007F1049" w:rsidRPr="00807DAD">
        <w:rPr>
          <w:rFonts w:ascii="Times New Roman" w:hAnsi="Times New Roman" w:cs="Times New Roman"/>
          <w:bCs/>
          <w:sz w:val="24"/>
          <w:szCs w:val="24"/>
        </w:rPr>
        <w:t xml:space="preserve">Nursehound </w:t>
      </w:r>
      <w:r w:rsidR="007F1049">
        <w:rPr>
          <w:rFonts w:ascii="Times New Roman" w:hAnsi="Times New Roman" w:cs="Times New Roman"/>
          <w:bCs/>
          <w:sz w:val="24"/>
          <w:szCs w:val="24"/>
        </w:rPr>
        <w:t>s</w:t>
      </w:r>
      <w:r w:rsidR="007F1049" w:rsidRPr="00807DAD">
        <w:rPr>
          <w:rFonts w:ascii="Times New Roman" w:hAnsi="Times New Roman" w:cs="Times New Roman"/>
          <w:bCs/>
          <w:sz w:val="24"/>
          <w:szCs w:val="24"/>
        </w:rPr>
        <w:t>hark</w:t>
      </w:r>
      <w:r w:rsidR="007F1049">
        <w:rPr>
          <w:rFonts w:ascii="Times New Roman" w:hAnsi="Times New Roman" w:cs="Times New Roman"/>
          <w:bCs/>
          <w:sz w:val="24"/>
          <w:szCs w:val="24"/>
        </w:rPr>
        <w:t xml:space="preserve"> </w:t>
      </w:r>
      <w:r w:rsidR="007F1049">
        <w:rPr>
          <w:rFonts w:ascii="Times New Roman" w:hAnsi="Times New Roman" w:cs="Times New Roman"/>
          <w:bCs/>
          <w:i/>
          <w:sz w:val="24"/>
          <w:szCs w:val="24"/>
        </w:rPr>
        <w:t>S.</w:t>
      </w:r>
      <w:r w:rsidR="007F1049" w:rsidRPr="00807DAD">
        <w:rPr>
          <w:rFonts w:ascii="Times New Roman" w:hAnsi="Times New Roman" w:cs="Times New Roman"/>
          <w:bCs/>
          <w:i/>
          <w:sz w:val="24"/>
          <w:szCs w:val="24"/>
        </w:rPr>
        <w:t xml:space="preserve"> stellaris</w:t>
      </w:r>
      <w:r w:rsidR="007F1049">
        <w:rPr>
          <w:rFonts w:ascii="Times New Roman" w:hAnsi="Times New Roman" w:cs="Times New Roman"/>
          <w:bCs/>
          <w:i/>
          <w:sz w:val="24"/>
          <w:szCs w:val="24"/>
        </w:rPr>
        <w:t xml:space="preserve"> </w:t>
      </w:r>
      <w:r w:rsidR="007F1049" w:rsidRPr="005B630A">
        <w:rPr>
          <w:rFonts w:ascii="Times New Roman" w:hAnsi="Times New Roman" w:cs="Times New Roman"/>
          <w:sz w:val="24"/>
          <w:szCs w:val="24"/>
        </w:rPr>
        <w:t xml:space="preserve">in the </w:t>
      </w:r>
      <w:r w:rsidR="007F1049" w:rsidRPr="00807DAD">
        <w:rPr>
          <w:rFonts w:ascii="Times New Roman" w:hAnsi="Times New Roman" w:cs="Times New Roman"/>
          <w:bCs/>
          <w:sz w:val="24"/>
          <w:szCs w:val="24"/>
        </w:rPr>
        <w:t xml:space="preserve">Northeastern </w:t>
      </w:r>
      <w:r w:rsidR="007F1049">
        <w:rPr>
          <w:rFonts w:ascii="Times New Roman" w:hAnsi="Times New Roman" w:cs="Times New Roman"/>
          <w:sz w:val="24"/>
          <w:szCs w:val="24"/>
        </w:rPr>
        <w:t>Mediterranean Sea.</w:t>
      </w:r>
    </w:p>
    <w:p w14:paraId="15307CD8" w14:textId="77777777" w:rsidR="007F1049" w:rsidRDefault="007F1049" w:rsidP="00604D23">
      <w:pPr>
        <w:spacing w:after="0" w:line="240" w:lineRule="auto"/>
        <w:jc w:val="both"/>
        <w:rPr>
          <w:rFonts w:ascii="Times New Roman" w:eastAsia="Times New Roman" w:hAnsi="Times New Roman" w:cs="Times New Roman"/>
          <w:noProof w:val="0"/>
          <w:sz w:val="24"/>
          <w:szCs w:val="24"/>
          <w:lang w:eastAsia="tr-TR"/>
        </w:rPr>
      </w:pPr>
    </w:p>
    <w:p w14:paraId="11410C34" w14:textId="4192A364" w:rsidR="007A37DC" w:rsidRPr="007A37DC" w:rsidRDefault="007A37DC" w:rsidP="00604D23">
      <w:pPr>
        <w:spacing w:after="0" w:line="240" w:lineRule="auto"/>
        <w:jc w:val="both"/>
        <w:rPr>
          <w:rFonts w:ascii="Times New Roman" w:eastAsia="Times New Roman" w:hAnsi="Times New Roman" w:cs="Times New Roman"/>
          <w:noProof w:val="0"/>
          <w:sz w:val="24"/>
          <w:szCs w:val="24"/>
          <w:lang w:eastAsia="tr-TR"/>
        </w:rPr>
      </w:pPr>
    </w:p>
    <w:p w14:paraId="3026C38F" w14:textId="23D393A6" w:rsidR="00E04FC3" w:rsidRPr="009C0B98" w:rsidRDefault="008E3F85" w:rsidP="00604D23">
      <w:pPr>
        <w:spacing w:line="240" w:lineRule="auto"/>
        <w:jc w:val="both"/>
        <w:rPr>
          <w:rFonts w:ascii="Times New Roman" w:hAnsi="Times New Roman" w:cs="Times New Roman"/>
          <w:sz w:val="24"/>
          <w:szCs w:val="24"/>
        </w:rPr>
      </w:pPr>
      <w:r w:rsidRPr="00D15577">
        <w:rPr>
          <w:rFonts w:ascii="Times New Roman" w:hAnsi="Times New Roman" w:cs="Times New Roman"/>
          <w:b/>
          <w:bCs/>
          <w:sz w:val="24"/>
          <w:szCs w:val="24"/>
        </w:rPr>
        <w:t>Key</w:t>
      </w:r>
      <w:r w:rsidR="00C71164" w:rsidRPr="00D15577">
        <w:rPr>
          <w:rFonts w:ascii="Times New Roman" w:hAnsi="Times New Roman" w:cs="Times New Roman"/>
          <w:b/>
          <w:bCs/>
          <w:sz w:val="24"/>
          <w:szCs w:val="24"/>
        </w:rPr>
        <w:t>words</w:t>
      </w:r>
      <w:r w:rsidR="00C71164" w:rsidRPr="005B630A">
        <w:rPr>
          <w:rFonts w:ascii="Times New Roman" w:hAnsi="Times New Roman" w:cs="Times New Roman"/>
          <w:b/>
          <w:bCs/>
          <w:i/>
          <w:sz w:val="24"/>
          <w:szCs w:val="24"/>
        </w:rPr>
        <w:t xml:space="preserve">: </w:t>
      </w:r>
      <w:r w:rsidR="00122CF7" w:rsidRPr="00D15577">
        <w:rPr>
          <w:rFonts w:ascii="Times New Roman" w:hAnsi="Times New Roman" w:cs="Times New Roman"/>
          <w:bCs/>
          <w:i/>
          <w:sz w:val="24"/>
          <w:szCs w:val="24"/>
        </w:rPr>
        <w:t>Shark</w:t>
      </w:r>
      <w:r w:rsidR="009C0B98" w:rsidRPr="00D15577">
        <w:rPr>
          <w:rFonts w:ascii="Times New Roman" w:hAnsi="Times New Roman" w:cs="Times New Roman"/>
          <w:bCs/>
          <w:i/>
          <w:sz w:val="24"/>
          <w:szCs w:val="24"/>
        </w:rPr>
        <w:t xml:space="preserve">, </w:t>
      </w:r>
      <w:r w:rsidR="00D46704" w:rsidRPr="00D15577">
        <w:rPr>
          <w:rFonts w:ascii="Times New Roman" w:hAnsi="Times New Roman" w:cs="Times New Roman"/>
          <w:bCs/>
          <w:i/>
          <w:sz w:val="24"/>
          <w:szCs w:val="24"/>
        </w:rPr>
        <w:t>DNA Damage,</w:t>
      </w:r>
      <w:r w:rsidR="00D46704" w:rsidRPr="00D15577">
        <w:rPr>
          <w:rFonts w:ascii="Times New Roman" w:hAnsi="Times New Roman" w:cs="Times New Roman"/>
          <w:b/>
          <w:bCs/>
          <w:i/>
          <w:sz w:val="24"/>
          <w:szCs w:val="24"/>
        </w:rPr>
        <w:t xml:space="preserve"> </w:t>
      </w:r>
      <w:r w:rsidR="00AF656A" w:rsidRPr="00D15577">
        <w:rPr>
          <w:rFonts w:ascii="Times New Roman" w:hAnsi="Times New Roman" w:cs="Times New Roman"/>
          <w:i/>
          <w:sz w:val="24"/>
          <w:szCs w:val="24"/>
        </w:rPr>
        <w:t>Comet Assay</w:t>
      </w:r>
      <w:r w:rsidR="00D46704" w:rsidRPr="00D15577">
        <w:rPr>
          <w:rFonts w:ascii="Times New Roman" w:hAnsi="Times New Roman" w:cs="Times New Roman"/>
          <w:b/>
          <w:i/>
          <w:sz w:val="24"/>
          <w:szCs w:val="24"/>
        </w:rPr>
        <w:t xml:space="preserve">, </w:t>
      </w:r>
      <w:r w:rsidR="00D46704" w:rsidRPr="00D15577">
        <w:rPr>
          <w:rFonts w:ascii="Times New Roman" w:hAnsi="Times New Roman" w:cs="Times New Roman"/>
          <w:i/>
          <w:sz w:val="24"/>
          <w:szCs w:val="24"/>
        </w:rPr>
        <w:t xml:space="preserve">Genotoxicity, </w:t>
      </w:r>
      <w:r w:rsidR="00D46704" w:rsidRPr="00D15577">
        <w:rPr>
          <w:rFonts w:ascii="Times New Roman" w:hAnsi="Times New Roman" w:cs="Times New Roman"/>
          <w:bCs/>
          <w:i/>
          <w:sz w:val="24"/>
          <w:szCs w:val="24"/>
        </w:rPr>
        <w:t>Scyliorhinus stellaris</w:t>
      </w:r>
    </w:p>
    <w:p w14:paraId="57491915" w14:textId="77777777" w:rsidR="005B630A" w:rsidRDefault="005B630A" w:rsidP="00604D23">
      <w:pPr>
        <w:spacing w:line="240" w:lineRule="auto"/>
        <w:rPr>
          <w:rFonts w:ascii="Times New Roman" w:hAnsi="Times New Roman" w:cs="Times New Roman"/>
          <w:b/>
          <w:color w:val="000000" w:themeColor="text1"/>
          <w:sz w:val="24"/>
          <w:szCs w:val="24"/>
        </w:rPr>
      </w:pPr>
    </w:p>
    <w:p w14:paraId="74B24F41" w14:textId="748021E5" w:rsidR="009F43F5" w:rsidRPr="00D15577" w:rsidRDefault="009F43F5" w:rsidP="00604D23">
      <w:pPr>
        <w:spacing w:line="240" w:lineRule="auto"/>
        <w:rPr>
          <w:rStyle w:val="fontstyle01"/>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r w:rsidR="00D15577">
        <w:rPr>
          <w:rFonts w:ascii="Times New Roman" w:hAnsi="Times New Roman" w:cs="Times New Roman"/>
          <w:b/>
          <w:color w:val="000000" w:themeColor="text1"/>
          <w:sz w:val="24"/>
          <w:szCs w:val="24"/>
        </w:rPr>
        <w:lastRenderedPageBreak/>
        <w:t>Introducti</w:t>
      </w:r>
      <w:r w:rsidR="00D15577" w:rsidRPr="005B630A">
        <w:rPr>
          <w:rFonts w:ascii="Times New Roman" w:hAnsi="Times New Roman" w:cs="Times New Roman"/>
          <w:b/>
          <w:color w:val="000000" w:themeColor="text1"/>
          <w:sz w:val="24"/>
          <w:szCs w:val="24"/>
        </w:rPr>
        <w:t>on</w:t>
      </w:r>
      <w:r w:rsidR="00D15577">
        <w:rPr>
          <w:rFonts w:ascii="Times New Roman" w:hAnsi="Times New Roman" w:cs="Times New Roman"/>
          <w:b/>
          <w:color w:val="000000" w:themeColor="text1"/>
          <w:sz w:val="24"/>
          <w:szCs w:val="24"/>
        </w:rPr>
        <w:t xml:space="preserve"> </w:t>
      </w:r>
      <w:r w:rsidR="000C37AB">
        <w:rPr>
          <w:rFonts w:ascii="Times New Roman" w:hAnsi="Times New Roman" w:cs="Times New Roman"/>
          <w:b/>
          <w:color w:val="000000" w:themeColor="text1"/>
          <w:sz w:val="24"/>
          <w:szCs w:val="24"/>
        </w:rPr>
        <w:t xml:space="preserve"> </w:t>
      </w:r>
    </w:p>
    <w:p w14:paraId="122FB4FC" w14:textId="763CFF15" w:rsidR="009F43F5" w:rsidRPr="009F43F5" w:rsidRDefault="00556986" w:rsidP="00604D23">
      <w:pPr>
        <w:spacing w:line="240" w:lineRule="auto"/>
        <w:jc w:val="both"/>
        <w:rPr>
          <w:rFonts w:ascii="Times New Roman" w:hAnsi="Times New Roman" w:cs="Times New Roman"/>
          <w:sz w:val="24"/>
          <w:szCs w:val="24"/>
        </w:rPr>
      </w:pPr>
      <w:r w:rsidRPr="00556986">
        <w:rPr>
          <w:rFonts w:ascii="Times New Roman" w:hAnsi="Times New Roman" w:cs="Times New Roman"/>
          <w:sz w:val="24"/>
          <w:szCs w:val="24"/>
        </w:rPr>
        <w:t xml:space="preserve">The compounds may infiltrate the aquatic environment via processes such as air depositing, earthquakes, urbanization removal, fire, and industrial exhaust. Pollutants often exhibit bioaccumulation and biomagnification, resulting in apex predators being exposed to much higher amounts of pollutants relative to the surrounding environment. The presence of contaminants in teleost fish, </w:t>
      </w:r>
      <w:del w:id="9" w:author="Deniz Ergüden" w:date="2024-07-30T13:31:00Z">
        <w:r w:rsidRPr="00556986" w:rsidDel="008F7408">
          <w:rPr>
            <w:rFonts w:ascii="Times New Roman" w:hAnsi="Times New Roman" w:cs="Times New Roman"/>
            <w:sz w:val="24"/>
            <w:szCs w:val="24"/>
          </w:rPr>
          <w:delText>molluscs</w:delText>
        </w:r>
      </w:del>
      <w:ins w:id="10" w:author="Deniz Ergüden" w:date="2024-07-30T13:31:00Z">
        <w:r w:rsidR="008F7408">
          <w:rPr>
            <w:rFonts w:ascii="Times New Roman" w:hAnsi="Times New Roman" w:cs="Times New Roman"/>
            <w:sz w:val="24"/>
            <w:szCs w:val="24"/>
          </w:rPr>
          <w:t>mollusks</w:t>
        </w:r>
      </w:ins>
      <w:r w:rsidRPr="00556986">
        <w:rPr>
          <w:rFonts w:ascii="Times New Roman" w:hAnsi="Times New Roman" w:cs="Times New Roman"/>
          <w:sz w:val="24"/>
          <w:szCs w:val="24"/>
        </w:rPr>
        <w:t xml:space="preserve">, and marine mammals has been extensively researched. These pollutants have been shown to have detrimental impacts on health, such as inhibiting reproduction, suppressing the immune system, disrupting the hormonal cycle, causing harm to the DNA, </w:t>
      </w:r>
      <w:r>
        <w:rPr>
          <w:rFonts w:ascii="Times New Roman" w:hAnsi="Times New Roman" w:cs="Times New Roman"/>
          <w:sz w:val="24"/>
          <w:szCs w:val="24"/>
        </w:rPr>
        <w:t>and inducing oxidative stresse</w:t>
      </w:r>
      <w:r w:rsidR="00CF15E1">
        <w:rPr>
          <w:rFonts w:ascii="Times New Roman" w:hAnsi="Times New Roman" w:cs="Times New Roman"/>
          <w:sz w:val="24"/>
          <w:szCs w:val="24"/>
        </w:rPr>
        <w:t xml:space="preserve">s (Kutlu et al., 2024; Ergenler, </w:t>
      </w:r>
      <w:r>
        <w:rPr>
          <w:rFonts w:ascii="Times New Roman" w:hAnsi="Times New Roman" w:cs="Times New Roman"/>
          <w:sz w:val="24"/>
          <w:szCs w:val="24"/>
        </w:rPr>
        <w:t>2024).</w:t>
      </w:r>
      <w:r w:rsidRPr="00556986">
        <w:t xml:space="preserve"> </w:t>
      </w:r>
      <w:r w:rsidRPr="00556986">
        <w:rPr>
          <w:rFonts w:ascii="Times New Roman" w:hAnsi="Times New Roman" w:cs="Times New Roman"/>
          <w:sz w:val="24"/>
          <w:szCs w:val="24"/>
        </w:rPr>
        <w:t xml:space="preserve">Elasmobranchs have received less focus on contaminants relative to other vertebrate groups, despite their high trophic position and ongoing population reduction (Tiktak et al., 2020). This is a cause for worry. Due to its hydro-geological characteristics and the significant human impact it faces, the Mediterranean is </w:t>
      </w:r>
      <w:del w:id="11" w:author="Deniz Ergüden" w:date="2024-07-30T13:32:00Z">
        <w:r w:rsidRPr="00556986" w:rsidDel="008F7408">
          <w:rPr>
            <w:rFonts w:ascii="Times New Roman" w:hAnsi="Times New Roman" w:cs="Times New Roman"/>
            <w:sz w:val="24"/>
            <w:szCs w:val="24"/>
          </w:rPr>
          <w:delText xml:space="preserve">at </w:delText>
        </w:r>
      </w:del>
      <w:ins w:id="12" w:author="Deniz Ergüden" w:date="2024-07-30T13:32:00Z">
        <w:r w:rsidR="008F7408">
          <w:rPr>
            <w:rFonts w:ascii="Times New Roman" w:hAnsi="Times New Roman" w:cs="Times New Roman"/>
            <w:sz w:val="24"/>
            <w:szCs w:val="24"/>
          </w:rPr>
          <w:t>in</w:t>
        </w:r>
        <w:r w:rsidR="008F7408" w:rsidRPr="00556986">
          <w:rPr>
            <w:rFonts w:ascii="Times New Roman" w:hAnsi="Times New Roman" w:cs="Times New Roman"/>
            <w:sz w:val="24"/>
            <w:szCs w:val="24"/>
          </w:rPr>
          <w:t xml:space="preserve"> </w:t>
        </w:r>
      </w:ins>
      <w:r w:rsidRPr="00556986">
        <w:rPr>
          <w:rFonts w:ascii="Times New Roman" w:hAnsi="Times New Roman" w:cs="Times New Roman"/>
          <w:sz w:val="24"/>
          <w:szCs w:val="24"/>
        </w:rPr>
        <w:t xml:space="preserve">high danger </w:t>
      </w:r>
      <w:del w:id="13" w:author="Deniz Ergüden" w:date="2024-07-30T13:32:00Z">
        <w:r w:rsidRPr="00556986" w:rsidDel="008F7408">
          <w:rPr>
            <w:rFonts w:ascii="Times New Roman" w:hAnsi="Times New Roman" w:cs="Times New Roman"/>
            <w:sz w:val="24"/>
            <w:szCs w:val="24"/>
          </w:rPr>
          <w:delText xml:space="preserve">from </w:delText>
        </w:r>
      </w:del>
      <w:ins w:id="14" w:author="Deniz Ergüden" w:date="2024-07-30T13:32:00Z">
        <w:r w:rsidR="008F7408">
          <w:rPr>
            <w:rFonts w:ascii="Times New Roman" w:hAnsi="Times New Roman" w:cs="Times New Roman"/>
            <w:sz w:val="24"/>
            <w:szCs w:val="24"/>
          </w:rPr>
          <w:t>of</w:t>
        </w:r>
        <w:r w:rsidR="008F7408" w:rsidRPr="00556986">
          <w:rPr>
            <w:rFonts w:ascii="Times New Roman" w:hAnsi="Times New Roman" w:cs="Times New Roman"/>
            <w:sz w:val="24"/>
            <w:szCs w:val="24"/>
          </w:rPr>
          <w:t xml:space="preserve"> </w:t>
        </w:r>
      </w:ins>
      <w:r w:rsidRPr="00556986">
        <w:rPr>
          <w:rFonts w:ascii="Times New Roman" w:hAnsi="Times New Roman" w:cs="Times New Roman"/>
          <w:sz w:val="24"/>
          <w:szCs w:val="24"/>
        </w:rPr>
        <w:t>ecological problems. Currently, the seas of the Mediterranean face several ecological threats, such as overexploitation, habitat degradation</w:t>
      </w:r>
      <w:r>
        <w:rPr>
          <w:rFonts w:ascii="Times New Roman" w:hAnsi="Times New Roman" w:cs="Times New Roman"/>
          <w:sz w:val="24"/>
          <w:szCs w:val="24"/>
        </w:rPr>
        <w:t xml:space="preserve">, pollution, and climate change </w:t>
      </w:r>
      <w:r w:rsidR="009F43F5" w:rsidRPr="003A2FAE">
        <w:rPr>
          <w:rFonts w:ascii="Times New Roman" w:hAnsi="Times New Roman" w:cs="Times New Roman"/>
          <w:sz w:val="24"/>
          <w:szCs w:val="24"/>
        </w:rPr>
        <w:t xml:space="preserve">(Carrasco et al., 2024).  </w:t>
      </w:r>
    </w:p>
    <w:p w14:paraId="1B4F82D4" w14:textId="77777777" w:rsidR="008F7408" w:rsidRDefault="00556986" w:rsidP="00604D23">
      <w:pPr>
        <w:spacing w:after="0" w:line="240" w:lineRule="auto"/>
        <w:jc w:val="both"/>
        <w:rPr>
          <w:ins w:id="15" w:author="Deniz Ergüden" w:date="2024-07-30T13:36:00Z"/>
          <w:rFonts w:ascii="Times New Roman" w:eastAsia="Times New Roman" w:hAnsi="Times New Roman" w:cs="Times New Roman"/>
          <w:sz w:val="24"/>
          <w:szCs w:val="24"/>
          <w:lang w:eastAsia="tr-TR"/>
        </w:rPr>
      </w:pPr>
      <w:r w:rsidRPr="00556986">
        <w:rPr>
          <w:rFonts w:ascii="Times New Roman" w:eastAsia="Times New Roman" w:hAnsi="Times New Roman" w:cs="Times New Roman"/>
          <w:sz w:val="24"/>
          <w:szCs w:val="24"/>
          <w:lang w:eastAsia="tr-TR"/>
        </w:rPr>
        <w:t xml:space="preserve">Sharks, as the greatest predators in the marine food chain, have the ability to collect significant amounts of metals in their organs by consuming both nourishment and water. This may have detrimental effects on their metabolism and also cause health risks if their flesh is ingested by humans (Squadrone et al., 2022). Sharks are particularly vulnerable to bioaccumulation due to their role as a vital species, often holding top positions in food chains as extreme predators (Barría et al., 2015; Carassco et al., 2024). According to Dulvy et al. (2021), approximately 32.6% of shark and ray species are at risk of becoming extinct. Given that sharks are currently one of the most endangered groups of animals (IUCN, 2024), it is important to consider the environmental dangers that result from chemical contamination. This contamination can lead to reduced </w:t>
      </w:r>
      <w:del w:id="16" w:author="Deniz Ergüden" w:date="2024-07-30T13:33:00Z">
        <w:r w:rsidRPr="00556986" w:rsidDel="008F7408">
          <w:rPr>
            <w:rFonts w:ascii="Times New Roman" w:eastAsia="Times New Roman" w:hAnsi="Times New Roman" w:cs="Times New Roman"/>
            <w:sz w:val="24"/>
            <w:szCs w:val="24"/>
            <w:lang w:eastAsia="tr-TR"/>
          </w:rPr>
          <w:delText xml:space="preserve">people </w:delText>
        </w:r>
      </w:del>
      <w:ins w:id="17" w:author="Deniz Ergüden" w:date="2024-07-30T13:33:00Z">
        <w:r w:rsidR="008F7408">
          <w:rPr>
            <w:rFonts w:ascii="Times New Roman" w:eastAsia="Times New Roman" w:hAnsi="Times New Roman" w:cs="Times New Roman"/>
            <w:sz w:val="24"/>
            <w:szCs w:val="24"/>
            <w:lang w:eastAsia="tr-TR"/>
          </w:rPr>
          <w:t>people's</w:t>
        </w:r>
        <w:r w:rsidR="008F7408" w:rsidRPr="00556986">
          <w:rPr>
            <w:rFonts w:ascii="Times New Roman" w:eastAsia="Times New Roman" w:hAnsi="Times New Roman" w:cs="Times New Roman"/>
            <w:sz w:val="24"/>
            <w:szCs w:val="24"/>
            <w:lang w:eastAsia="tr-TR"/>
          </w:rPr>
          <w:t xml:space="preserve"> </w:t>
        </w:r>
      </w:ins>
      <w:r w:rsidRPr="00556986">
        <w:rPr>
          <w:rFonts w:ascii="Times New Roman" w:eastAsia="Times New Roman" w:hAnsi="Times New Roman" w:cs="Times New Roman"/>
          <w:sz w:val="24"/>
          <w:szCs w:val="24"/>
          <w:lang w:eastAsia="tr-TR"/>
        </w:rPr>
        <w:t xml:space="preserve">wellness, a greater likelihood of community extinction, and a decline in species diversity (Araujo et al., 2024). </w:t>
      </w:r>
    </w:p>
    <w:p w14:paraId="2BDCD795" w14:textId="0CE2A3CB" w:rsidR="00556986" w:rsidRPr="00EC1082" w:rsidRDefault="00EC1082" w:rsidP="00EC1082">
      <w:pPr>
        <w:spacing w:after="0" w:line="240" w:lineRule="auto"/>
        <w:jc w:val="both"/>
        <w:rPr>
          <w:rFonts w:ascii="Times New Roman" w:eastAsia="Times New Roman" w:hAnsi="Times New Roman" w:cs="Times New Roman"/>
          <w:i/>
          <w:sz w:val="24"/>
          <w:szCs w:val="24"/>
          <w:lang w:eastAsia="tr-TR"/>
          <w:rPrChange w:id="18" w:author="Deniz Ergüden" w:date="2024-07-30T13:40:00Z">
            <w:rPr>
              <w:rFonts w:ascii="Times New Roman" w:eastAsia="Times New Roman" w:hAnsi="Times New Roman" w:cs="Times New Roman"/>
              <w:sz w:val="24"/>
              <w:szCs w:val="24"/>
              <w:lang w:eastAsia="tr-TR"/>
            </w:rPr>
          </w:rPrChange>
        </w:rPr>
      </w:pPr>
      <w:moveToRangeStart w:id="19" w:author="Deniz Ergüden" w:date="2024-07-30T13:37:00Z" w:name="move173239070"/>
      <w:moveTo w:id="20" w:author="Deniz Ergüden" w:date="2024-07-30T13:37:00Z">
        <w:r w:rsidRPr="00556986">
          <w:rPr>
            <w:rFonts w:ascii="Times New Roman" w:eastAsia="Times New Roman" w:hAnsi="Times New Roman" w:cs="Times New Roman"/>
            <w:sz w:val="24"/>
            <w:szCs w:val="24"/>
            <w:lang w:eastAsia="tr-TR"/>
          </w:rPr>
          <w:t xml:space="preserve">The Nursehound, scientifically known as </w:t>
        </w:r>
        <w:r w:rsidRPr="00EC1082">
          <w:rPr>
            <w:rFonts w:ascii="Times New Roman" w:eastAsia="Times New Roman" w:hAnsi="Times New Roman" w:cs="Times New Roman"/>
            <w:i/>
            <w:sz w:val="24"/>
            <w:szCs w:val="24"/>
            <w:lang w:eastAsia="tr-TR"/>
            <w:rPrChange w:id="21" w:author="Deniz Ergüden" w:date="2024-07-30T13:37:00Z">
              <w:rPr>
                <w:rFonts w:ascii="Times New Roman" w:eastAsia="Times New Roman" w:hAnsi="Times New Roman" w:cs="Times New Roman"/>
                <w:sz w:val="24"/>
                <w:szCs w:val="24"/>
                <w:lang w:eastAsia="tr-TR"/>
              </w:rPr>
            </w:rPrChange>
          </w:rPr>
          <w:t>Scyliorhinus stellaris</w:t>
        </w:r>
        <w:r w:rsidRPr="00556986">
          <w:rPr>
            <w:rFonts w:ascii="Times New Roman" w:eastAsia="Times New Roman" w:hAnsi="Times New Roman" w:cs="Times New Roman"/>
            <w:sz w:val="24"/>
            <w:szCs w:val="24"/>
            <w:lang w:eastAsia="tr-TR"/>
          </w:rPr>
          <w:t xml:space="preserve"> (Linnaeus, 1758), is a kind of catshark that lives on the ocean floor. It may be found in the Northeast and Eastern central Atlantic regions, as well as in the Mediterranean Sea. </w:t>
        </w:r>
        <w:r w:rsidRPr="00EC1082">
          <w:rPr>
            <w:rFonts w:ascii="Times New Roman" w:eastAsia="Times New Roman" w:hAnsi="Times New Roman" w:cs="Times New Roman"/>
            <w:i/>
            <w:sz w:val="24"/>
            <w:szCs w:val="24"/>
            <w:lang w:eastAsia="tr-TR"/>
            <w:rPrChange w:id="22" w:author="Deniz Ergüden" w:date="2024-07-30T13:37:00Z">
              <w:rPr>
                <w:rFonts w:ascii="Times New Roman" w:eastAsia="Times New Roman" w:hAnsi="Times New Roman" w:cs="Times New Roman"/>
                <w:sz w:val="24"/>
                <w:szCs w:val="24"/>
                <w:lang w:eastAsia="tr-TR"/>
              </w:rPr>
            </w:rPrChange>
          </w:rPr>
          <w:t xml:space="preserve">S. stellaris </w:t>
        </w:r>
        <w:r w:rsidRPr="00556986">
          <w:rPr>
            <w:rFonts w:ascii="Times New Roman" w:eastAsia="Times New Roman" w:hAnsi="Times New Roman" w:cs="Times New Roman"/>
            <w:sz w:val="24"/>
            <w:szCs w:val="24"/>
            <w:lang w:eastAsia="tr-TR"/>
          </w:rPr>
          <w:t>often inhabits nursery sites at depths of 30 to 40 meters inside the fields of the violescent sea-whip (</w:t>
        </w:r>
        <w:r w:rsidRPr="00EC1082">
          <w:rPr>
            <w:rFonts w:ascii="Times New Roman" w:eastAsia="Times New Roman" w:hAnsi="Times New Roman" w:cs="Times New Roman"/>
            <w:i/>
            <w:sz w:val="24"/>
            <w:szCs w:val="24"/>
            <w:lang w:eastAsia="tr-TR"/>
            <w:rPrChange w:id="23" w:author="Deniz Ergüden" w:date="2024-07-30T13:38:00Z">
              <w:rPr>
                <w:rFonts w:ascii="Times New Roman" w:eastAsia="Times New Roman" w:hAnsi="Times New Roman" w:cs="Times New Roman"/>
                <w:sz w:val="24"/>
                <w:szCs w:val="24"/>
                <w:lang w:eastAsia="tr-TR"/>
              </w:rPr>
            </w:rPrChange>
          </w:rPr>
          <w:t>Paramuricea clavata</w:t>
        </w:r>
        <w:r w:rsidRPr="00556986">
          <w:rPr>
            <w:rFonts w:ascii="Times New Roman" w:eastAsia="Times New Roman" w:hAnsi="Times New Roman" w:cs="Times New Roman"/>
            <w:sz w:val="24"/>
            <w:szCs w:val="24"/>
            <w:lang w:eastAsia="tr-TR"/>
          </w:rPr>
          <w:t>) in the circalittoral region of the Mediterranean Sea. The species may be found in a range of habitats, from the intertidal zone to the continental slope. However, it tends to occur at depths of 200–500 m</w:t>
        </w:r>
        <w:r>
          <w:rPr>
            <w:rFonts w:ascii="Times New Roman" w:eastAsia="Times New Roman" w:hAnsi="Times New Roman" w:cs="Times New Roman"/>
            <w:sz w:val="24"/>
            <w:szCs w:val="24"/>
            <w:lang w:eastAsia="tr-TR"/>
          </w:rPr>
          <w:t>eters</w:t>
        </w:r>
        <w:r w:rsidRPr="00556986">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 xml:space="preserve">(Leonetti et al., 2020; </w:t>
        </w:r>
        <w:r w:rsidRPr="00556986">
          <w:rPr>
            <w:rFonts w:ascii="Times New Roman" w:eastAsia="Times New Roman" w:hAnsi="Times New Roman" w:cs="Times New Roman"/>
            <w:sz w:val="24"/>
            <w:szCs w:val="24"/>
            <w:lang w:eastAsia="tr-TR"/>
          </w:rPr>
          <w:t>Martinengo et al.</w:t>
        </w:r>
        <w:r>
          <w:rPr>
            <w:rFonts w:ascii="Times New Roman" w:eastAsia="Times New Roman" w:hAnsi="Times New Roman" w:cs="Times New Roman"/>
            <w:sz w:val="24"/>
            <w:szCs w:val="24"/>
            <w:lang w:eastAsia="tr-TR"/>
          </w:rPr>
          <w:t xml:space="preserve">, </w:t>
        </w:r>
        <w:r w:rsidRPr="00556986">
          <w:rPr>
            <w:rFonts w:ascii="Times New Roman" w:eastAsia="Times New Roman" w:hAnsi="Times New Roman" w:cs="Times New Roman"/>
            <w:sz w:val="24"/>
            <w:szCs w:val="24"/>
            <w:lang w:eastAsia="tr-TR"/>
          </w:rPr>
          <w:t xml:space="preserve">2024). </w:t>
        </w:r>
      </w:moveTo>
      <w:moveToRangeEnd w:id="19"/>
      <w:commentRangeStart w:id="24"/>
      <w:r w:rsidR="00556986" w:rsidRPr="008F7408">
        <w:rPr>
          <w:rFonts w:ascii="Times New Roman" w:eastAsia="Times New Roman" w:hAnsi="Times New Roman" w:cs="Times New Roman"/>
          <w:i/>
          <w:sz w:val="24"/>
          <w:szCs w:val="24"/>
          <w:lang w:eastAsia="tr-TR"/>
          <w:rPrChange w:id="25" w:author="Deniz Ergüden" w:date="2024-07-30T13:34:00Z">
            <w:rPr>
              <w:rFonts w:ascii="Times New Roman" w:eastAsia="Times New Roman" w:hAnsi="Times New Roman" w:cs="Times New Roman"/>
              <w:sz w:val="24"/>
              <w:szCs w:val="24"/>
              <w:lang w:eastAsia="tr-TR"/>
            </w:rPr>
          </w:rPrChange>
        </w:rPr>
        <w:t>Scyliorhinus stellaris</w:t>
      </w:r>
      <w:r w:rsidR="00556986" w:rsidRPr="00556986">
        <w:rPr>
          <w:rFonts w:ascii="Times New Roman" w:eastAsia="Times New Roman" w:hAnsi="Times New Roman" w:cs="Times New Roman"/>
          <w:sz w:val="24"/>
          <w:szCs w:val="24"/>
          <w:lang w:eastAsia="tr-TR"/>
        </w:rPr>
        <w:t xml:space="preserve"> </w:t>
      </w:r>
      <w:commentRangeEnd w:id="24"/>
      <w:r w:rsidR="008F7408">
        <w:rPr>
          <w:rStyle w:val="AklamaBavurusu"/>
        </w:rPr>
        <w:commentReference w:id="24"/>
      </w:r>
      <w:r w:rsidR="00556986" w:rsidRPr="00556986">
        <w:rPr>
          <w:rFonts w:ascii="Times New Roman" w:eastAsia="Times New Roman" w:hAnsi="Times New Roman" w:cs="Times New Roman"/>
          <w:sz w:val="24"/>
          <w:szCs w:val="24"/>
          <w:lang w:eastAsia="tr-TR"/>
        </w:rPr>
        <w:t xml:space="preserve">is classified as Vulnerable internationally by the IUCN due to its huge size, patchy distribution, and likely population decreases. However, in </w:t>
      </w:r>
      <w:ins w:id="26" w:author="Deniz Ergüden" w:date="2024-07-30T13:33:00Z">
        <w:r w:rsidR="008F7408">
          <w:rPr>
            <w:rFonts w:ascii="Times New Roman" w:eastAsia="Times New Roman" w:hAnsi="Times New Roman" w:cs="Times New Roman"/>
            <w:sz w:val="24"/>
            <w:szCs w:val="24"/>
            <w:lang w:eastAsia="tr-TR"/>
          </w:rPr>
          <w:t xml:space="preserve">the </w:t>
        </w:r>
      </w:ins>
      <w:r w:rsidR="00556986" w:rsidRPr="00556986">
        <w:rPr>
          <w:rFonts w:ascii="Times New Roman" w:eastAsia="Times New Roman" w:hAnsi="Times New Roman" w:cs="Times New Roman"/>
          <w:sz w:val="24"/>
          <w:szCs w:val="24"/>
          <w:lang w:eastAsia="tr-TR"/>
        </w:rPr>
        <w:t>European and Mediterranean seas, it is designated as Near Threatened (Catanese et al., 2022). There is increasing worry about the harmful impact of pollution on sharks. Since sharks are at the top of the food chain, they can accumulate pollutants in their bodies, and some of these pollutants can become more concentrated as they move up the food chain. This poses a particular risk for sharks, especially when it comes to metal contamination (</w:t>
      </w:r>
      <w:r w:rsidR="00CF15E1">
        <w:rPr>
          <w:rFonts w:ascii="Times New Roman" w:eastAsia="Times New Roman" w:hAnsi="Times New Roman" w:cs="Times New Roman"/>
          <w:sz w:val="24"/>
          <w:szCs w:val="24"/>
          <w:lang w:eastAsia="tr-TR"/>
        </w:rPr>
        <w:t>Turan et al</w:t>
      </w:r>
      <w:r w:rsidR="00556986" w:rsidRPr="00556986">
        <w:rPr>
          <w:rFonts w:ascii="Times New Roman" w:eastAsia="Times New Roman" w:hAnsi="Times New Roman" w:cs="Times New Roman"/>
          <w:sz w:val="24"/>
          <w:szCs w:val="24"/>
          <w:lang w:eastAsia="tr-TR"/>
        </w:rPr>
        <w:t xml:space="preserve">., 2021). There is a lack of evidence on shark fisheries that are being taken seriously for the environment, save in a few countries. As a result, sharks are becoming more scarce in the coastal seas of several emerging nations. </w:t>
      </w:r>
      <w:commentRangeStart w:id="27"/>
      <w:r w:rsidR="00556986" w:rsidRPr="00556986">
        <w:rPr>
          <w:rFonts w:ascii="Times New Roman" w:eastAsia="Times New Roman" w:hAnsi="Times New Roman" w:cs="Times New Roman"/>
          <w:sz w:val="24"/>
          <w:szCs w:val="24"/>
          <w:lang w:eastAsia="tr-TR"/>
        </w:rPr>
        <w:t>Sharks have a significant ecological role in the Mediterranean Sea</w:t>
      </w:r>
      <w:commentRangeEnd w:id="27"/>
      <w:r>
        <w:rPr>
          <w:rStyle w:val="AklamaBavurusu"/>
        </w:rPr>
        <w:commentReference w:id="27"/>
      </w:r>
      <w:r w:rsidR="00556986" w:rsidRPr="00556986">
        <w:rPr>
          <w:rFonts w:ascii="Times New Roman" w:eastAsia="Times New Roman" w:hAnsi="Times New Roman" w:cs="Times New Roman"/>
          <w:sz w:val="24"/>
          <w:szCs w:val="24"/>
          <w:lang w:eastAsia="tr-TR"/>
        </w:rPr>
        <w:t xml:space="preserve">. </w:t>
      </w:r>
      <w:moveFromRangeStart w:id="28" w:author="Deniz Ergüden" w:date="2024-07-30T13:37:00Z" w:name="move173239070"/>
      <w:moveFrom w:id="29" w:author="Deniz Ergüden" w:date="2024-07-30T13:37:00Z">
        <w:r w:rsidR="00556986" w:rsidRPr="00556986" w:rsidDel="00EC1082">
          <w:rPr>
            <w:rFonts w:ascii="Times New Roman" w:eastAsia="Times New Roman" w:hAnsi="Times New Roman" w:cs="Times New Roman"/>
            <w:sz w:val="24"/>
            <w:szCs w:val="24"/>
            <w:lang w:eastAsia="tr-TR"/>
          </w:rPr>
          <w:t>The Nursehound, scientifically known as Scyliorhinus stellaris (Linnaeus, 1758), is a kind of catshark that lives on the ocean floor. It may be found in the Northeast and Eastern central Atlantic regions, as well as in the Mediterranean Sea. S. stellaris often inhabits nursery sites at depths of 30 to 40 meters inside the fields of the violescent sea-whip (Paramuricea clavata) in the circalittoral region of the Mediterranean Sea. The species may be found in a range of habitats, from the intertidal zone to the continental slope. However, it tends to occur at depths of 200–500 m</w:t>
        </w:r>
        <w:r w:rsidR="00F60D38" w:rsidDel="00EC1082">
          <w:rPr>
            <w:rFonts w:ascii="Times New Roman" w:eastAsia="Times New Roman" w:hAnsi="Times New Roman" w:cs="Times New Roman"/>
            <w:sz w:val="24"/>
            <w:szCs w:val="24"/>
            <w:lang w:eastAsia="tr-TR"/>
          </w:rPr>
          <w:t>eters</w:t>
        </w:r>
        <w:r w:rsidR="00556986" w:rsidRPr="00556986" w:rsidDel="00EC1082">
          <w:rPr>
            <w:rFonts w:ascii="Times New Roman" w:eastAsia="Times New Roman" w:hAnsi="Times New Roman" w:cs="Times New Roman"/>
            <w:sz w:val="24"/>
            <w:szCs w:val="24"/>
            <w:lang w:eastAsia="tr-TR"/>
          </w:rPr>
          <w:t xml:space="preserve"> </w:t>
        </w:r>
        <w:r w:rsidR="00F60D38" w:rsidDel="00EC1082">
          <w:rPr>
            <w:rFonts w:ascii="Times New Roman" w:eastAsia="Times New Roman" w:hAnsi="Times New Roman" w:cs="Times New Roman"/>
            <w:sz w:val="24"/>
            <w:szCs w:val="24"/>
            <w:lang w:eastAsia="tr-TR"/>
          </w:rPr>
          <w:t xml:space="preserve">(Leonetti et al., 2020; </w:t>
        </w:r>
        <w:r w:rsidR="00556986" w:rsidRPr="00556986" w:rsidDel="00EC1082">
          <w:rPr>
            <w:rFonts w:ascii="Times New Roman" w:eastAsia="Times New Roman" w:hAnsi="Times New Roman" w:cs="Times New Roman"/>
            <w:sz w:val="24"/>
            <w:szCs w:val="24"/>
            <w:lang w:eastAsia="tr-TR"/>
          </w:rPr>
          <w:t>Martinengo et al.</w:t>
        </w:r>
        <w:r w:rsidR="00F60D38" w:rsidDel="00EC1082">
          <w:rPr>
            <w:rFonts w:ascii="Times New Roman" w:eastAsia="Times New Roman" w:hAnsi="Times New Roman" w:cs="Times New Roman"/>
            <w:sz w:val="24"/>
            <w:szCs w:val="24"/>
            <w:lang w:eastAsia="tr-TR"/>
          </w:rPr>
          <w:t xml:space="preserve">, </w:t>
        </w:r>
        <w:r w:rsidR="00556986" w:rsidRPr="00556986" w:rsidDel="00EC1082">
          <w:rPr>
            <w:rFonts w:ascii="Times New Roman" w:eastAsia="Times New Roman" w:hAnsi="Times New Roman" w:cs="Times New Roman"/>
            <w:sz w:val="24"/>
            <w:szCs w:val="24"/>
            <w:lang w:eastAsia="tr-TR"/>
          </w:rPr>
          <w:t xml:space="preserve">2024). </w:t>
        </w:r>
      </w:moveFrom>
      <w:moveFromRangeEnd w:id="28"/>
      <w:r w:rsidR="00556986" w:rsidRPr="00556986">
        <w:rPr>
          <w:rFonts w:ascii="Times New Roman" w:eastAsia="Times New Roman" w:hAnsi="Times New Roman" w:cs="Times New Roman"/>
          <w:sz w:val="24"/>
          <w:szCs w:val="24"/>
          <w:lang w:eastAsia="tr-TR"/>
        </w:rPr>
        <w:br/>
        <w:t xml:space="preserve">Elasmobranchs possess biological and ecological characteristics that resemble those of large-bodied mammals, such as late maturation, delayed reproduction, and a limited number of </w:t>
      </w:r>
      <w:r w:rsidR="00556986" w:rsidRPr="00556986">
        <w:rPr>
          <w:rFonts w:ascii="Times New Roman" w:eastAsia="Times New Roman" w:hAnsi="Times New Roman" w:cs="Times New Roman"/>
          <w:sz w:val="24"/>
          <w:szCs w:val="24"/>
          <w:lang w:eastAsia="tr-TR"/>
        </w:rPr>
        <w:lastRenderedPageBreak/>
        <w:t xml:space="preserve">offspring. Due to their high trophic status and the presence of these features, elasmobranchs are more susceptible to the harmful effects of contaminants (Dulvy et al., 2014; Titak et al., 2020; Fillice et al., 2024). Recent studies have emphasized the use of sharks as monitoring species because they are highly vulnerable to accumulating various pollutants, including metals (Turan et al., 2021; Squadrone et al., 2022; Alves et al., 2023; Fillice et al., 2023; Araujo et al., 2024; Higueruelo et al., 2024). The aim of this study was to examine </w:t>
      </w:r>
      <w:r w:rsidR="005046E5">
        <w:rPr>
          <w:rFonts w:ascii="Times New Roman" w:eastAsia="Times New Roman" w:hAnsi="Times New Roman" w:cs="Times New Roman"/>
          <w:sz w:val="24"/>
          <w:szCs w:val="24"/>
          <w:lang w:eastAsia="tr-TR"/>
        </w:rPr>
        <w:t xml:space="preserve">novel  data </w:t>
      </w:r>
      <w:r w:rsidR="00556986" w:rsidRPr="00556986">
        <w:rPr>
          <w:rFonts w:ascii="Times New Roman" w:eastAsia="Times New Roman" w:hAnsi="Times New Roman" w:cs="Times New Roman"/>
          <w:sz w:val="24"/>
          <w:szCs w:val="24"/>
          <w:lang w:eastAsia="tr-TR"/>
        </w:rPr>
        <w:t xml:space="preserve"> on harm to DNA caused by metal pollution in the North-Eastern Mediterranean nursehound, </w:t>
      </w:r>
      <w:del w:id="30" w:author="Deniz Ergüden" w:date="2024-07-30T13:40:00Z">
        <w:r w:rsidR="00556986" w:rsidRPr="00556986" w:rsidDel="00EC1082">
          <w:rPr>
            <w:rFonts w:ascii="Times New Roman" w:eastAsia="Times New Roman" w:hAnsi="Times New Roman" w:cs="Times New Roman"/>
            <w:sz w:val="24"/>
            <w:szCs w:val="24"/>
            <w:lang w:eastAsia="tr-TR"/>
          </w:rPr>
          <w:delText xml:space="preserve">Scyliorhinus </w:delText>
        </w:r>
      </w:del>
      <w:ins w:id="31" w:author="Deniz Ergüden" w:date="2024-07-30T13:40:00Z">
        <w:r w:rsidRPr="00EC1082">
          <w:rPr>
            <w:rFonts w:ascii="Times New Roman" w:eastAsia="Times New Roman" w:hAnsi="Times New Roman" w:cs="Times New Roman"/>
            <w:i/>
            <w:sz w:val="24"/>
            <w:szCs w:val="24"/>
            <w:lang w:eastAsia="tr-TR"/>
            <w:rPrChange w:id="32" w:author="Deniz Ergüden" w:date="2024-07-30T13:40:00Z">
              <w:rPr>
                <w:rFonts w:ascii="Times New Roman" w:eastAsia="Times New Roman" w:hAnsi="Times New Roman" w:cs="Times New Roman"/>
                <w:sz w:val="24"/>
                <w:szCs w:val="24"/>
                <w:lang w:eastAsia="tr-TR"/>
              </w:rPr>
            </w:rPrChange>
          </w:rPr>
          <w:t xml:space="preserve">S. </w:t>
        </w:r>
      </w:ins>
      <w:r w:rsidR="00556986" w:rsidRPr="00EC1082">
        <w:rPr>
          <w:rFonts w:ascii="Times New Roman" w:eastAsia="Times New Roman" w:hAnsi="Times New Roman" w:cs="Times New Roman"/>
          <w:i/>
          <w:sz w:val="24"/>
          <w:szCs w:val="24"/>
          <w:lang w:eastAsia="tr-TR"/>
          <w:rPrChange w:id="33" w:author="Deniz Ergüden" w:date="2024-07-30T13:40:00Z">
            <w:rPr>
              <w:rFonts w:ascii="Times New Roman" w:eastAsia="Times New Roman" w:hAnsi="Times New Roman" w:cs="Times New Roman"/>
              <w:sz w:val="24"/>
              <w:szCs w:val="24"/>
              <w:lang w:eastAsia="tr-TR"/>
            </w:rPr>
          </w:rPrChange>
        </w:rPr>
        <w:t xml:space="preserve">stellaris. </w:t>
      </w:r>
    </w:p>
    <w:p w14:paraId="6BB9629B" w14:textId="0B8269A0" w:rsidR="005046E5" w:rsidRDefault="005046E5" w:rsidP="00604D23">
      <w:pPr>
        <w:spacing w:after="0" w:line="240" w:lineRule="auto"/>
        <w:rPr>
          <w:rFonts w:ascii="Times New Roman" w:eastAsia="Times New Roman" w:hAnsi="Times New Roman" w:cs="Times New Roman"/>
          <w:sz w:val="24"/>
          <w:szCs w:val="24"/>
          <w:lang w:eastAsia="tr-TR"/>
        </w:rPr>
      </w:pPr>
    </w:p>
    <w:p w14:paraId="251AD766" w14:textId="77777777" w:rsidR="005046E5" w:rsidRPr="00556986" w:rsidRDefault="005046E5" w:rsidP="00604D23">
      <w:pPr>
        <w:spacing w:after="0" w:line="240" w:lineRule="auto"/>
        <w:rPr>
          <w:rFonts w:ascii="Times New Roman" w:eastAsia="Times New Roman" w:hAnsi="Times New Roman" w:cs="Times New Roman"/>
          <w:noProof w:val="0"/>
          <w:sz w:val="24"/>
          <w:szCs w:val="24"/>
          <w:lang w:eastAsia="tr-TR"/>
        </w:rPr>
      </w:pPr>
    </w:p>
    <w:p w14:paraId="133D0943" w14:textId="14730A38" w:rsidR="00350D21" w:rsidRPr="005B630A" w:rsidRDefault="00D15577" w:rsidP="00604D23">
      <w:pPr>
        <w:spacing w:line="240" w:lineRule="auto"/>
        <w:rPr>
          <w:rStyle w:val="fontstyle01"/>
          <w:rFonts w:ascii="Times New Roman" w:eastAsia="Times New Roman" w:hAnsi="Times New Roman" w:cs="Times New Roman"/>
          <w:b/>
          <w:sz w:val="24"/>
          <w:szCs w:val="24"/>
          <w:lang w:eastAsia="en-GB"/>
        </w:rPr>
      </w:pPr>
      <w:r w:rsidRPr="005B630A">
        <w:rPr>
          <w:rStyle w:val="fontstyle01"/>
          <w:rFonts w:ascii="Times New Roman" w:eastAsia="Times New Roman" w:hAnsi="Times New Roman" w:cs="Times New Roman"/>
          <w:b/>
          <w:sz w:val="24"/>
          <w:szCs w:val="24"/>
          <w:lang w:eastAsia="en-GB"/>
        </w:rPr>
        <w:t>Mater</w:t>
      </w:r>
      <w:r>
        <w:rPr>
          <w:rStyle w:val="fontstyle01"/>
          <w:rFonts w:ascii="Times New Roman" w:eastAsia="Times New Roman" w:hAnsi="Times New Roman" w:cs="Times New Roman"/>
          <w:b/>
          <w:sz w:val="24"/>
          <w:szCs w:val="24"/>
          <w:lang w:eastAsia="en-GB"/>
        </w:rPr>
        <w:t>i</w:t>
      </w:r>
      <w:r w:rsidRPr="005B630A">
        <w:rPr>
          <w:rStyle w:val="fontstyle01"/>
          <w:rFonts w:ascii="Times New Roman" w:eastAsia="Times New Roman" w:hAnsi="Times New Roman" w:cs="Times New Roman"/>
          <w:b/>
          <w:sz w:val="24"/>
          <w:szCs w:val="24"/>
          <w:lang w:eastAsia="en-GB"/>
        </w:rPr>
        <w:t>als and  Methods</w:t>
      </w:r>
      <w:r>
        <w:rPr>
          <w:rStyle w:val="fontstyle01"/>
          <w:rFonts w:ascii="Times New Roman" w:eastAsia="Times New Roman" w:hAnsi="Times New Roman" w:cs="Times New Roman"/>
          <w:b/>
          <w:sz w:val="24"/>
          <w:szCs w:val="24"/>
          <w:lang w:eastAsia="en-GB"/>
        </w:rPr>
        <w:t xml:space="preserve"> </w:t>
      </w:r>
    </w:p>
    <w:p w14:paraId="6B6AC494" w14:textId="02898EA5" w:rsidR="009B5A6C" w:rsidRPr="005B630A" w:rsidRDefault="006A3090" w:rsidP="00604D23">
      <w:pPr>
        <w:spacing w:line="240" w:lineRule="auto"/>
        <w:jc w:val="both"/>
        <w:rPr>
          <w:rStyle w:val="fontstyle01"/>
          <w:rFonts w:ascii="Times New Roman" w:hAnsi="Times New Roman" w:cs="Times New Roman"/>
          <w:b/>
          <w:bCs/>
          <w:sz w:val="24"/>
          <w:szCs w:val="24"/>
        </w:rPr>
      </w:pPr>
      <w:r w:rsidRPr="005B630A">
        <w:rPr>
          <w:rStyle w:val="fontstyle01"/>
          <w:rFonts w:ascii="Times New Roman" w:hAnsi="Times New Roman" w:cs="Times New Roman"/>
          <w:b/>
          <w:bCs/>
          <w:sz w:val="24"/>
          <w:szCs w:val="24"/>
        </w:rPr>
        <w:t>Sample collection and preparation</w:t>
      </w:r>
    </w:p>
    <w:p w14:paraId="1A99E309" w14:textId="49E1157F" w:rsidR="004B5308" w:rsidRDefault="00E01269" w:rsidP="00604D23">
      <w:pPr>
        <w:spacing w:after="0" w:line="240" w:lineRule="auto"/>
        <w:jc w:val="both"/>
        <w:textAlignment w:val="baseline"/>
        <w:outlineLvl w:val="0"/>
        <w:rPr>
          <w:rFonts w:ascii="Times New Roman" w:hAnsi="Times New Roman" w:cs="Times New Roman"/>
          <w:sz w:val="24"/>
          <w:szCs w:val="24"/>
          <w:lang w:val="en-GB"/>
        </w:rPr>
      </w:pPr>
      <w:ins w:id="34" w:author="Deniz Ergüden" w:date="2024-07-30T13:49:00Z">
        <w:r>
          <w:rPr>
            <w:rFonts w:ascii="Times New Roman" w:hAnsi="Times New Roman" w:cs="Times New Roman"/>
            <w:sz w:val="24"/>
            <w:szCs w:val="24"/>
            <w:lang w:val="en-GB"/>
          </w:rPr>
          <w:t>A total 10 s</w:t>
        </w:r>
      </w:ins>
      <w:commentRangeStart w:id="35"/>
      <w:del w:id="36" w:author="Deniz Ergüden" w:date="2024-07-30T13:49:00Z">
        <w:r w:rsidR="001C318B" w:rsidRPr="007826F7" w:rsidDel="00E01269">
          <w:rPr>
            <w:rFonts w:ascii="Times New Roman" w:hAnsi="Times New Roman" w:cs="Times New Roman"/>
            <w:sz w:val="24"/>
            <w:szCs w:val="24"/>
            <w:lang w:val="en-GB"/>
          </w:rPr>
          <w:delText>S</w:delText>
        </w:r>
      </w:del>
      <w:r w:rsidR="001C318B" w:rsidRPr="007826F7">
        <w:rPr>
          <w:rFonts w:ascii="Times New Roman" w:hAnsi="Times New Roman" w:cs="Times New Roman"/>
          <w:sz w:val="24"/>
          <w:szCs w:val="24"/>
          <w:lang w:val="en-GB"/>
        </w:rPr>
        <w:t xml:space="preserve">pecimens </w:t>
      </w:r>
      <w:commentRangeEnd w:id="35"/>
      <w:r>
        <w:rPr>
          <w:rStyle w:val="AklamaBavurusu"/>
        </w:rPr>
        <w:commentReference w:id="35"/>
      </w:r>
      <w:r w:rsidR="001C318B" w:rsidRPr="007826F7">
        <w:rPr>
          <w:rFonts w:ascii="Times New Roman" w:hAnsi="Times New Roman" w:cs="Times New Roman"/>
          <w:sz w:val="24"/>
          <w:szCs w:val="24"/>
          <w:lang w:val="en-GB"/>
        </w:rPr>
        <w:t xml:space="preserve">of </w:t>
      </w:r>
      <w:r w:rsidR="00D46704" w:rsidRPr="007826F7">
        <w:rPr>
          <w:rFonts w:ascii="Times New Roman" w:hAnsi="Times New Roman" w:cs="Times New Roman"/>
          <w:bCs/>
          <w:sz w:val="24"/>
          <w:szCs w:val="24"/>
        </w:rPr>
        <w:t xml:space="preserve">Nursehound Shark, </w:t>
      </w:r>
      <w:r w:rsidR="00D46704" w:rsidRPr="007826F7">
        <w:rPr>
          <w:rFonts w:ascii="Times New Roman" w:hAnsi="Times New Roman" w:cs="Times New Roman"/>
          <w:bCs/>
          <w:i/>
          <w:sz w:val="24"/>
          <w:szCs w:val="24"/>
        </w:rPr>
        <w:t>Scyliorhinus stellaris</w:t>
      </w:r>
      <w:r w:rsidR="00D46704" w:rsidRPr="007826F7">
        <w:rPr>
          <w:rFonts w:ascii="Times New Roman" w:hAnsi="Times New Roman" w:cs="Times New Roman"/>
          <w:sz w:val="24"/>
          <w:szCs w:val="24"/>
          <w:lang w:val="en-GB"/>
        </w:rPr>
        <w:t xml:space="preserve"> </w:t>
      </w:r>
      <w:r w:rsidR="006A3090" w:rsidRPr="007826F7">
        <w:rPr>
          <w:rFonts w:ascii="Times New Roman" w:hAnsi="Times New Roman" w:cs="Times New Roman"/>
          <w:sz w:val="24"/>
          <w:szCs w:val="24"/>
          <w:lang w:val="en-GB"/>
        </w:rPr>
        <w:t>were collected from Iskenderun Bay (</w:t>
      </w:r>
      <w:r w:rsidR="004B5308" w:rsidRPr="007826F7">
        <w:rPr>
          <w:rFonts w:ascii="Times New Roman" w:hAnsi="Times New Roman" w:cs="Times New Roman"/>
          <w:sz w:val="24"/>
          <w:szCs w:val="24"/>
          <w:lang w:val="en-GB"/>
        </w:rPr>
        <w:t>36°</w:t>
      </w:r>
      <w:r w:rsidR="00E8271B" w:rsidRPr="007826F7">
        <w:rPr>
          <w:rFonts w:ascii="Times New Roman" w:hAnsi="Times New Roman" w:cs="Times New Roman"/>
          <w:sz w:val="24"/>
          <w:szCs w:val="24"/>
          <w:lang w:val="en-GB"/>
        </w:rPr>
        <w:t>38</w:t>
      </w:r>
      <w:r w:rsidR="004B5308" w:rsidRPr="007826F7">
        <w:rPr>
          <w:rFonts w:ascii="Times New Roman" w:hAnsi="Times New Roman" w:cs="Times New Roman"/>
          <w:sz w:val="24"/>
          <w:szCs w:val="24"/>
          <w:lang w:val="en-GB"/>
        </w:rPr>
        <w:t>'</w:t>
      </w:r>
      <w:r w:rsidR="00E8271B" w:rsidRPr="007826F7">
        <w:rPr>
          <w:rFonts w:ascii="Times New Roman" w:hAnsi="Times New Roman" w:cs="Times New Roman"/>
          <w:sz w:val="24"/>
          <w:szCs w:val="24"/>
          <w:lang w:val="en-GB"/>
        </w:rPr>
        <w:t>50</w:t>
      </w:r>
      <w:r w:rsidR="004B5308" w:rsidRPr="007826F7">
        <w:rPr>
          <w:rFonts w:ascii="Times New Roman" w:hAnsi="Times New Roman" w:cs="Times New Roman"/>
          <w:sz w:val="24"/>
          <w:szCs w:val="24"/>
          <w:lang w:val="en-GB"/>
        </w:rPr>
        <w:t>"N 3</w:t>
      </w:r>
      <w:r w:rsidR="00E8271B" w:rsidRPr="007826F7">
        <w:rPr>
          <w:rFonts w:ascii="Times New Roman" w:hAnsi="Times New Roman" w:cs="Times New Roman"/>
          <w:sz w:val="24"/>
          <w:szCs w:val="24"/>
          <w:lang w:val="en-GB"/>
        </w:rPr>
        <w:t>6</w:t>
      </w:r>
      <w:r w:rsidR="004B5308" w:rsidRPr="007826F7">
        <w:rPr>
          <w:rFonts w:ascii="Times New Roman" w:hAnsi="Times New Roman" w:cs="Times New Roman"/>
          <w:sz w:val="24"/>
          <w:szCs w:val="24"/>
          <w:lang w:val="en-GB"/>
        </w:rPr>
        <w:t>°</w:t>
      </w:r>
      <w:r w:rsidR="00E8271B" w:rsidRPr="007826F7">
        <w:rPr>
          <w:rFonts w:ascii="Times New Roman" w:hAnsi="Times New Roman" w:cs="Times New Roman"/>
          <w:sz w:val="24"/>
          <w:szCs w:val="24"/>
          <w:lang w:val="en-GB"/>
        </w:rPr>
        <w:t>06</w:t>
      </w:r>
      <w:r w:rsidR="004B5308" w:rsidRPr="007826F7">
        <w:rPr>
          <w:rFonts w:ascii="Times New Roman" w:hAnsi="Times New Roman" w:cs="Times New Roman"/>
          <w:sz w:val="24"/>
          <w:szCs w:val="24"/>
          <w:lang w:val="en-GB"/>
        </w:rPr>
        <w:t>'4</w:t>
      </w:r>
      <w:r w:rsidR="00E8271B" w:rsidRPr="007826F7">
        <w:rPr>
          <w:rFonts w:ascii="Times New Roman" w:hAnsi="Times New Roman" w:cs="Times New Roman"/>
          <w:sz w:val="24"/>
          <w:szCs w:val="24"/>
          <w:lang w:val="en-GB"/>
        </w:rPr>
        <w:t>8</w:t>
      </w:r>
      <w:r w:rsidR="004B5308" w:rsidRPr="007826F7">
        <w:rPr>
          <w:rFonts w:ascii="Times New Roman" w:hAnsi="Times New Roman" w:cs="Times New Roman"/>
          <w:sz w:val="24"/>
          <w:szCs w:val="24"/>
          <w:lang w:val="en-GB"/>
        </w:rPr>
        <w:t>"E</w:t>
      </w:r>
      <w:r w:rsidR="00506A82" w:rsidRPr="007826F7">
        <w:rPr>
          <w:rFonts w:ascii="Times New Roman" w:hAnsi="Times New Roman" w:cs="Times New Roman"/>
          <w:sz w:val="24"/>
          <w:szCs w:val="24"/>
          <w:lang w:val="en-GB"/>
        </w:rPr>
        <w:t xml:space="preserve">) </w:t>
      </w:r>
      <w:r w:rsidR="001C318B" w:rsidRPr="007826F7">
        <w:rPr>
          <w:rFonts w:ascii="Times New Roman" w:hAnsi="Times New Roman" w:cs="Times New Roman"/>
          <w:sz w:val="24"/>
          <w:szCs w:val="24"/>
          <w:lang w:val="en-GB"/>
        </w:rPr>
        <w:t xml:space="preserve">in the </w:t>
      </w:r>
      <w:ins w:id="37" w:author="Deniz Ergüden" w:date="2024-07-30T13:49:00Z">
        <w:r>
          <w:rPr>
            <w:rFonts w:ascii="Times New Roman" w:hAnsi="Times New Roman" w:cs="Times New Roman"/>
            <w:sz w:val="24"/>
            <w:szCs w:val="24"/>
            <w:lang w:val="en-GB"/>
          </w:rPr>
          <w:t>N</w:t>
        </w:r>
      </w:ins>
      <w:del w:id="38" w:author="Deniz Ergüden" w:date="2024-07-30T13:49:00Z">
        <w:r w:rsidR="001C318B" w:rsidRPr="007826F7" w:rsidDel="00E01269">
          <w:rPr>
            <w:rFonts w:ascii="Times New Roman" w:hAnsi="Times New Roman" w:cs="Times New Roman"/>
            <w:sz w:val="24"/>
            <w:szCs w:val="24"/>
            <w:lang w:val="en-GB"/>
          </w:rPr>
          <w:delText>n</w:delText>
        </w:r>
      </w:del>
      <w:r w:rsidR="001C318B" w:rsidRPr="007826F7">
        <w:rPr>
          <w:rFonts w:ascii="Times New Roman" w:hAnsi="Times New Roman" w:cs="Times New Roman"/>
          <w:sz w:val="24"/>
          <w:szCs w:val="24"/>
          <w:lang w:val="en-GB"/>
        </w:rPr>
        <w:t>ortheastern</w:t>
      </w:r>
      <w:del w:id="39" w:author="Deniz Ergüden" w:date="2024-07-30T13:50:00Z">
        <w:r w:rsidR="006A3090" w:rsidRPr="007826F7" w:rsidDel="00E01269">
          <w:rPr>
            <w:rFonts w:ascii="Times New Roman" w:hAnsi="Times New Roman" w:cs="Times New Roman"/>
            <w:sz w:val="24"/>
            <w:szCs w:val="24"/>
            <w:lang w:val="en-GB"/>
          </w:rPr>
          <w:delText xml:space="preserve">astern </w:delText>
        </w:r>
      </w:del>
      <w:r w:rsidR="006A3090" w:rsidRPr="007826F7">
        <w:rPr>
          <w:rFonts w:ascii="Times New Roman" w:hAnsi="Times New Roman" w:cs="Times New Roman"/>
          <w:sz w:val="24"/>
          <w:szCs w:val="24"/>
          <w:lang w:val="en-GB"/>
        </w:rPr>
        <w:t>Mediterranean Sea, during the period of</w:t>
      </w:r>
      <w:r w:rsidR="00894474" w:rsidRPr="007826F7">
        <w:rPr>
          <w:rFonts w:ascii="Times New Roman" w:hAnsi="Times New Roman" w:cs="Times New Roman"/>
          <w:sz w:val="24"/>
          <w:szCs w:val="24"/>
          <w:lang w:val="en-GB"/>
        </w:rPr>
        <w:t xml:space="preserve"> </w:t>
      </w:r>
      <w:r w:rsidR="007826F7" w:rsidRPr="007826F7">
        <w:rPr>
          <w:rFonts w:ascii="Times New Roman" w:hAnsi="Times New Roman" w:cs="Times New Roman"/>
          <w:sz w:val="24"/>
          <w:szCs w:val="24"/>
          <w:lang w:val="en-GB"/>
        </w:rPr>
        <w:t>November</w:t>
      </w:r>
      <w:r w:rsidR="00C57F2B">
        <w:rPr>
          <w:rFonts w:ascii="Times New Roman" w:hAnsi="Times New Roman" w:cs="Times New Roman"/>
          <w:sz w:val="24"/>
          <w:szCs w:val="24"/>
          <w:lang w:val="en-GB"/>
        </w:rPr>
        <w:t>-December</w:t>
      </w:r>
      <w:r w:rsidR="00894474" w:rsidRPr="007826F7">
        <w:rPr>
          <w:rFonts w:ascii="Times New Roman" w:hAnsi="Times New Roman" w:cs="Times New Roman"/>
          <w:sz w:val="24"/>
          <w:szCs w:val="24"/>
          <w:lang w:val="en-GB"/>
        </w:rPr>
        <w:t xml:space="preserve"> </w:t>
      </w:r>
      <w:r w:rsidR="006A3090" w:rsidRPr="007826F7">
        <w:rPr>
          <w:rFonts w:ascii="Times New Roman" w:hAnsi="Times New Roman" w:cs="Times New Roman"/>
          <w:sz w:val="24"/>
          <w:szCs w:val="24"/>
          <w:lang w:val="en-GB"/>
        </w:rPr>
        <w:t xml:space="preserve"> </w:t>
      </w:r>
      <w:r w:rsidR="00894474" w:rsidRPr="007826F7">
        <w:rPr>
          <w:rFonts w:ascii="Times New Roman" w:hAnsi="Times New Roman" w:cs="Times New Roman"/>
          <w:sz w:val="24"/>
          <w:szCs w:val="24"/>
          <w:lang w:val="en-GB"/>
        </w:rPr>
        <w:t>20</w:t>
      </w:r>
      <w:r w:rsidR="00E8271B" w:rsidRPr="007826F7">
        <w:rPr>
          <w:rFonts w:ascii="Times New Roman" w:hAnsi="Times New Roman" w:cs="Times New Roman"/>
          <w:sz w:val="24"/>
          <w:szCs w:val="24"/>
          <w:lang w:val="en-GB"/>
        </w:rPr>
        <w:t>20</w:t>
      </w:r>
      <w:r w:rsidR="006A3090" w:rsidRPr="007826F7">
        <w:rPr>
          <w:rFonts w:ascii="Times New Roman" w:hAnsi="Times New Roman" w:cs="Times New Roman"/>
          <w:sz w:val="24"/>
          <w:szCs w:val="24"/>
          <w:lang w:val="en-GB"/>
        </w:rPr>
        <w:t xml:space="preserve"> by </w:t>
      </w:r>
      <w:r w:rsidR="00E8271B" w:rsidRPr="007826F7">
        <w:rPr>
          <w:rFonts w:ascii="Times New Roman" w:hAnsi="Times New Roman" w:cs="Times New Roman"/>
          <w:sz w:val="24"/>
          <w:szCs w:val="24"/>
          <w:lang w:val="en-GB"/>
        </w:rPr>
        <w:t>gill</w:t>
      </w:r>
      <w:r w:rsidR="006A3090" w:rsidRPr="007826F7">
        <w:rPr>
          <w:rFonts w:ascii="Times New Roman" w:hAnsi="Times New Roman" w:cs="Times New Roman"/>
          <w:sz w:val="24"/>
          <w:szCs w:val="24"/>
          <w:lang w:val="en-GB"/>
        </w:rPr>
        <w:t xml:space="preserve"> net</w:t>
      </w:r>
      <w:r w:rsidR="00894474" w:rsidRPr="007826F7">
        <w:rPr>
          <w:rFonts w:ascii="Times New Roman" w:hAnsi="Times New Roman" w:cs="Times New Roman"/>
          <w:sz w:val="24"/>
          <w:szCs w:val="24"/>
          <w:lang w:val="en-GB"/>
        </w:rPr>
        <w:t xml:space="preserve"> </w:t>
      </w:r>
      <w:r w:rsidR="006A3090" w:rsidRPr="007826F7">
        <w:rPr>
          <w:rFonts w:ascii="Times New Roman" w:hAnsi="Times New Roman" w:cs="Times New Roman"/>
          <w:sz w:val="24"/>
          <w:szCs w:val="24"/>
          <w:lang w:val="en-GB"/>
        </w:rPr>
        <w:t>(</w:t>
      </w:r>
      <w:r w:rsidR="00F27A2E" w:rsidRPr="007826F7">
        <w:rPr>
          <w:rFonts w:ascii="Times New Roman" w:hAnsi="Times New Roman" w:cs="Times New Roman"/>
          <w:sz w:val="24"/>
          <w:szCs w:val="24"/>
          <w:lang w:val="en-GB"/>
        </w:rPr>
        <w:t>Fig</w:t>
      </w:r>
      <w:r w:rsidR="00453729" w:rsidRPr="007826F7">
        <w:rPr>
          <w:rFonts w:ascii="Times New Roman" w:hAnsi="Times New Roman" w:cs="Times New Roman"/>
          <w:sz w:val="24"/>
          <w:szCs w:val="24"/>
          <w:lang w:val="en-GB"/>
        </w:rPr>
        <w:t>ure</w:t>
      </w:r>
      <w:r w:rsidR="00F27A2E" w:rsidRPr="007826F7">
        <w:rPr>
          <w:rFonts w:ascii="Times New Roman" w:hAnsi="Times New Roman" w:cs="Times New Roman"/>
          <w:sz w:val="24"/>
          <w:szCs w:val="24"/>
          <w:lang w:val="en-GB"/>
        </w:rPr>
        <w:t xml:space="preserve"> 1</w:t>
      </w:r>
      <w:r w:rsidR="006A3090" w:rsidRPr="007826F7">
        <w:rPr>
          <w:rFonts w:ascii="Times New Roman" w:hAnsi="Times New Roman" w:cs="Times New Roman"/>
          <w:sz w:val="24"/>
          <w:szCs w:val="24"/>
          <w:lang w:val="en-GB"/>
        </w:rPr>
        <w:t>).</w:t>
      </w:r>
    </w:p>
    <w:p w14:paraId="473148FF" w14:textId="77777777" w:rsidR="00B8251B" w:rsidRDefault="00B8251B" w:rsidP="00604D23">
      <w:pPr>
        <w:spacing w:after="0" w:line="240" w:lineRule="auto"/>
        <w:jc w:val="both"/>
        <w:textAlignment w:val="baseline"/>
        <w:outlineLvl w:val="0"/>
        <w:rPr>
          <w:rFonts w:ascii="Times New Roman" w:hAnsi="Times New Roman" w:cs="Times New Roman"/>
          <w:sz w:val="24"/>
          <w:szCs w:val="24"/>
          <w:lang w:val="en-GB"/>
        </w:rPr>
      </w:pPr>
    </w:p>
    <w:p w14:paraId="52835169" w14:textId="47426A6E" w:rsidR="005B630A" w:rsidRDefault="00985CB0" w:rsidP="00604D23">
      <w:pPr>
        <w:spacing w:after="0" w:line="240" w:lineRule="auto"/>
        <w:jc w:val="center"/>
        <w:textAlignment w:val="baseline"/>
        <w:outlineLvl w:val="0"/>
        <w:rPr>
          <w:rFonts w:ascii="Times New Roman" w:hAnsi="Times New Roman" w:cs="Times New Roman"/>
          <w:sz w:val="24"/>
          <w:szCs w:val="24"/>
          <w:lang w:val="en-GB"/>
        </w:rPr>
      </w:pPr>
      <w:r>
        <w:rPr>
          <w:rFonts w:ascii="Times New Roman" w:hAnsi="Times New Roman" w:cs="Times New Roman"/>
          <w:sz w:val="24"/>
          <w:szCs w:val="24"/>
          <w:lang w:eastAsia="tr-TR"/>
        </w:rPr>
        <w:drawing>
          <wp:inline distT="0" distB="0" distL="0" distR="0" wp14:anchorId="39028DF8" wp14:editId="7354DDF5">
            <wp:extent cx="3724573" cy="2130803"/>
            <wp:effectExtent l="0" t="0" r="0" b="317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7198" cy="2155188"/>
                    </a:xfrm>
                    <a:prstGeom prst="rect">
                      <a:avLst/>
                    </a:prstGeom>
                    <a:noFill/>
                    <a:ln>
                      <a:noFill/>
                    </a:ln>
                  </pic:spPr>
                </pic:pic>
              </a:graphicData>
            </a:graphic>
          </wp:inline>
        </w:drawing>
      </w:r>
    </w:p>
    <w:p w14:paraId="2D2F956D" w14:textId="77777777" w:rsidR="005B630A" w:rsidRPr="005B630A" w:rsidRDefault="005B630A" w:rsidP="00604D23">
      <w:pPr>
        <w:spacing w:after="0" w:line="240" w:lineRule="auto"/>
        <w:jc w:val="both"/>
        <w:textAlignment w:val="baseline"/>
        <w:outlineLvl w:val="0"/>
        <w:rPr>
          <w:rFonts w:ascii="Times New Roman" w:hAnsi="Times New Roman" w:cs="Times New Roman"/>
          <w:sz w:val="24"/>
          <w:szCs w:val="24"/>
          <w:lang w:val="en-GB"/>
        </w:rPr>
      </w:pPr>
    </w:p>
    <w:p w14:paraId="08BEC133" w14:textId="2B9DCF1E" w:rsidR="00B8251B" w:rsidRDefault="00B8251B" w:rsidP="00604D23">
      <w:pPr>
        <w:spacing w:line="240" w:lineRule="auto"/>
        <w:jc w:val="both"/>
        <w:rPr>
          <w:rFonts w:ascii="Times New Roman" w:hAnsi="Times New Roman" w:cs="Times New Roman"/>
          <w:sz w:val="24"/>
          <w:szCs w:val="24"/>
        </w:rPr>
      </w:pPr>
      <w:r w:rsidRPr="005B630A">
        <w:rPr>
          <w:rFonts w:ascii="Times New Roman" w:hAnsi="Times New Roman" w:cs="Times New Roman"/>
          <w:sz w:val="24"/>
          <w:szCs w:val="24"/>
          <w:lang w:val="en-GB"/>
        </w:rPr>
        <w:t>Figure 1. Map of sampling site (</w:t>
      </w:r>
      <w:r w:rsidRPr="005B630A">
        <w:rPr>
          <w:rFonts w:ascii="Times New Roman" w:hAnsi="Times New Roman" w:cs="Times New Roman"/>
          <w:sz w:val="24"/>
          <w:szCs w:val="24"/>
          <w:lang w:val="en-GB"/>
        </w:rPr>
        <w:sym w:font="Symbol" w:char="F0B7"/>
      </w:r>
      <w:r w:rsidRPr="005B630A">
        <w:rPr>
          <w:rFonts w:ascii="Times New Roman" w:hAnsi="Times New Roman" w:cs="Times New Roman"/>
          <w:sz w:val="24"/>
          <w:szCs w:val="24"/>
          <w:lang w:val="en-GB"/>
        </w:rPr>
        <w:t>) in the Iskenderun Bay (T</w:t>
      </w:r>
      <w:ins w:id="40" w:author="Deniz Ergüden" w:date="2024-07-30T14:17:00Z">
        <w:r w:rsidR="00EF7EE8">
          <w:rPr>
            <w:rFonts w:ascii="Times New Roman" w:hAnsi="Times New Roman" w:cs="Times New Roman"/>
            <w:sz w:val="24"/>
            <w:szCs w:val="24"/>
            <w:lang w:val="en-GB"/>
          </w:rPr>
          <w:t>ü</w:t>
        </w:r>
      </w:ins>
      <w:del w:id="41" w:author="Deniz Ergüden" w:date="2024-07-30T14:17:00Z">
        <w:r w:rsidRPr="005B630A" w:rsidDel="00EF7EE8">
          <w:rPr>
            <w:rFonts w:ascii="Times New Roman" w:hAnsi="Times New Roman" w:cs="Times New Roman"/>
            <w:sz w:val="24"/>
            <w:szCs w:val="24"/>
            <w:lang w:val="en-GB"/>
          </w:rPr>
          <w:delText>u</w:delText>
        </w:r>
      </w:del>
      <w:r w:rsidRPr="005B630A">
        <w:rPr>
          <w:rFonts w:ascii="Times New Roman" w:hAnsi="Times New Roman" w:cs="Times New Roman"/>
          <w:sz w:val="24"/>
          <w:szCs w:val="24"/>
          <w:lang w:val="en-GB"/>
        </w:rPr>
        <w:t>rk</w:t>
      </w:r>
      <w:ins w:id="42" w:author="Deniz Ergüden" w:date="2024-07-30T14:17:00Z">
        <w:r w:rsidR="00EF7EE8">
          <w:rPr>
            <w:rFonts w:ascii="Times New Roman" w:hAnsi="Times New Roman" w:cs="Times New Roman"/>
            <w:sz w:val="24"/>
            <w:szCs w:val="24"/>
            <w:lang w:val="en-GB"/>
          </w:rPr>
          <w:t>i</w:t>
        </w:r>
      </w:ins>
      <w:del w:id="43" w:author="Deniz Ergüden" w:date="2024-07-30T14:17:00Z">
        <w:r w:rsidRPr="005B630A" w:rsidDel="00EF7EE8">
          <w:rPr>
            <w:rFonts w:ascii="Times New Roman" w:hAnsi="Times New Roman" w:cs="Times New Roman"/>
            <w:sz w:val="24"/>
            <w:szCs w:val="24"/>
            <w:lang w:val="en-GB"/>
          </w:rPr>
          <w:delText>e</w:delText>
        </w:r>
      </w:del>
      <w:r w:rsidRPr="005B630A">
        <w:rPr>
          <w:rFonts w:ascii="Times New Roman" w:hAnsi="Times New Roman" w:cs="Times New Roman"/>
          <w:sz w:val="24"/>
          <w:szCs w:val="24"/>
          <w:lang w:val="en-GB"/>
        </w:rPr>
        <w:t>y</w:t>
      </w:r>
      <w:ins w:id="44" w:author="Deniz Ergüden" w:date="2024-07-30T14:17:00Z">
        <w:r w:rsidR="00EF7EE8">
          <w:rPr>
            <w:rFonts w:ascii="Times New Roman" w:hAnsi="Times New Roman" w:cs="Times New Roman"/>
            <w:sz w:val="24"/>
            <w:szCs w:val="24"/>
            <w:lang w:val="en-GB"/>
          </w:rPr>
          <w:t>e</w:t>
        </w:r>
      </w:ins>
      <w:r w:rsidRPr="005B630A">
        <w:rPr>
          <w:rFonts w:ascii="Times New Roman" w:hAnsi="Times New Roman" w:cs="Times New Roman"/>
          <w:sz w:val="24"/>
          <w:szCs w:val="24"/>
          <w:lang w:val="en-GB"/>
        </w:rPr>
        <w:t xml:space="preserve">) of the </w:t>
      </w:r>
      <w:r w:rsidR="00985CB0">
        <w:rPr>
          <w:rFonts w:ascii="Times New Roman" w:eastAsia="Times New Roman" w:hAnsi="Times New Roman" w:cs="Times New Roman"/>
          <w:sz w:val="24"/>
          <w:szCs w:val="24"/>
          <w:lang w:val="en-GB" w:eastAsia="tr-TR"/>
        </w:rPr>
        <w:t>North-Eastern Mediterranean.</w:t>
      </w:r>
    </w:p>
    <w:p w14:paraId="2EEDF103" w14:textId="2E1F13AB" w:rsidR="005046E5" w:rsidRDefault="005046E5" w:rsidP="00604D23">
      <w:pPr>
        <w:spacing w:after="0" w:line="240" w:lineRule="auto"/>
        <w:jc w:val="both"/>
        <w:rPr>
          <w:rFonts w:ascii="Times New Roman" w:eastAsia="Times New Roman" w:hAnsi="Times New Roman" w:cs="Times New Roman"/>
          <w:noProof w:val="0"/>
          <w:sz w:val="24"/>
          <w:szCs w:val="24"/>
          <w:lang w:eastAsia="tr-TR"/>
        </w:rPr>
      </w:pPr>
      <w:r w:rsidRPr="005046E5">
        <w:rPr>
          <w:rFonts w:ascii="Times New Roman" w:eastAsia="Times New Roman" w:hAnsi="Times New Roman" w:cs="Times New Roman"/>
          <w:noProof w:val="0"/>
          <w:sz w:val="24"/>
          <w:szCs w:val="24"/>
          <w:lang w:eastAsia="tr-TR"/>
        </w:rPr>
        <w:t xml:space="preserve">A </w:t>
      </w:r>
      <w:proofErr w:type="spellStart"/>
      <w:r w:rsidRPr="005046E5">
        <w:rPr>
          <w:rFonts w:ascii="Times New Roman" w:eastAsia="Times New Roman" w:hAnsi="Times New Roman" w:cs="Times New Roman"/>
          <w:noProof w:val="0"/>
          <w:sz w:val="24"/>
          <w:szCs w:val="24"/>
          <w:lang w:eastAsia="tr-TR"/>
        </w:rPr>
        <w:t>whole</w:t>
      </w:r>
      <w:proofErr w:type="spellEnd"/>
      <w:r w:rsidRPr="005046E5">
        <w:rPr>
          <w:rFonts w:ascii="Times New Roman" w:eastAsia="Times New Roman" w:hAnsi="Times New Roman" w:cs="Times New Roman"/>
          <w:noProof w:val="0"/>
          <w:sz w:val="24"/>
          <w:szCs w:val="24"/>
          <w:lang w:eastAsia="tr-TR"/>
        </w:rPr>
        <w:t xml:space="preserve"> of </w:t>
      </w:r>
      <w:del w:id="45" w:author="Deniz Ergüden" w:date="2024-07-30T13:50:00Z">
        <w:r w:rsidRPr="005046E5" w:rsidDel="00E01269">
          <w:rPr>
            <w:rFonts w:ascii="Times New Roman" w:eastAsia="Times New Roman" w:hAnsi="Times New Roman" w:cs="Times New Roman"/>
            <w:noProof w:val="0"/>
            <w:sz w:val="24"/>
            <w:szCs w:val="24"/>
            <w:lang w:eastAsia="tr-TR"/>
          </w:rPr>
          <w:delText xml:space="preserve">10 </w:delText>
        </w:r>
      </w:del>
      <w:proofErr w:type="spellStart"/>
      <w:r w:rsidRPr="005046E5">
        <w:rPr>
          <w:rFonts w:ascii="Times New Roman" w:eastAsia="Times New Roman" w:hAnsi="Times New Roman" w:cs="Times New Roman"/>
          <w:noProof w:val="0"/>
          <w:sz w:val="24"/>
          <w:szCs w:val="24"/>
          <w:lang w:eastAsia="tr-TR"/>
        </w:rPr>
        <w:t>specimens</w:t>
      </w:r>
      <w:proofErr w:type="spellEnd"/>
      <w:r w:rsidRPr="005046E5">
        <w:rPr>
          <w:rFonts w:ascii="Times New Roman" w:eastAsia="Times New Roman" w:hAnsi="Times New Roman" w:cs="Times New Roman"/>
          <w:noProof w:val="0"/>
          <w:sz w:val="24"/>
          <w:szCs w:val="24"/>
          <w:lang w:eastAsia="tr-TR"/>
        </w:rPr>
        <w:t xml:space="preserve"> of </w:t>
      </w:r>
      <w:r w:rsidRPr="00E01269">
        <w:rPr>
          <w:rFonts w:ascii="Times New Roman" w:eastAsia="Times New Roman" w:hAnsi="Times New Roman" w:cs="Times New Roman"/>
          <w:i/>
          <w:noProof w:val="0"/>
          <w:sz w:val="24"/>
          <w:szCs w:val="24"/>
          <w:lang w:eastAsia="tr-TR"/>
          <w:rPrChange w:id="46" w:author="Deniz Ergüden" w:date="2024-07-30T13:48:00Z">
            <w:rPr>
              <w:rFonts w:ascii="Times New Roman" w:eastAsia="Times New Roman" w:hAnsi="Times New Roman" w:cs="Times New Roman"/>
              <w:noProof w:val="0"/>
              <w:sz w:val="24"/>
              <w:szCs w:val="24"/>
              <w:lang w:eastAsia="tr-TR"/>
            </w:rPr>
          </w:rPrChange>
        </w:rPr>
        <w:t xml:space="preserve">S. </w:t>
      </w:r>
      <w:proofErr w:type="spellStart"/>
      <w:r w:rsidRPr="00E01269">
        <w:rPr>
          <w:rFonts w:ascii="Times New Roman" w:eastAsia="Times New Roman" w:hAnsi="Times New Roman" w:cs="Times New Roman"/>
          <w:i/>
          <w:noProof w:val="0"/>
          <w:sz w:val="24"/>
          <w:szCs w:val="24"/>
          <w:lang w:eastAsia="tr-TR"/>
          <w:rPrChange w:id="47" w:author="Deniz Ergüden" w:date="2024-07-30T13:48:00Z">
            <w:rPr>
              <w:rFonts w:ascii="Times New Roman" w:eastAsia="Times New Roman" w:hAnsi="Times New Roman" w:cs="Times New Roman"/>
              <w:noProof w:val="0"/>
              <w:sz w:val="24"/>
              <w:szCs w:val="24"/>
              <w:lang w:eastAsia="tr-TR"/>
            </w:rPr>
          </w:rPrChange>
        </w:rPr>
        <w:t>stellaris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were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collected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with</w:t>
      </w:r>
      <w:proofErr w:type="spellEnd"/>
      <w:r w:rsidRPr="005046E5">
        <w:rPr>
          <w:rFonts w:ascii="Times New Roman" w:eastAsia="Times New Roman" w:hAnsi="Times New Roman" w:cs="Times New Roman"/>
          <w:noProof w:val="0"/>
          <w:sz w:val="24"/>
          <w:szCs w:val="24"/>
          <w:lang w:eastAsia="tr-TR"/>
        </w:rPr>
        <w:t xml:space="preserve"> an </w:t>
      </w:r>
      <w:proofErr w:type="spellStart"/>
      <w:r w:rsidRPr="005046E5">
        <w:rPr>
          <w:rFonts w:ascii="Times New Roman" w:eastAsia="Times New Roman" w:hAnsi="Times New Roman" w:cs="Times New Roman"/>
          <w:noProof w:val="0"/>
          <w:sz w:val="24"/>
          <w:szCs w:val="24"/>
          <w:lang w:eastAsia="tr-TR"/>
        </w:rPr>
        <w:t>average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length</w:t>
      </w:r>
      <w:proofErr w:type="spellEnd"/>
      <w:r w:rsidRPr="005046E5">
        <w:rPr>
          <w:rFonts w:ascii="Times New Roman" w:eastAsia="Times New Roman" w:hAnsi="Times New Roman" w:cs="Times New Roman"/>
          <w:noProof w:val="0"/>
          <w:sz w:val="24"/>
          <w:szCs w:val="24"/>
          <w:lang w:eastAsia="tr-TR"/>
        </w:rPr>
        <w:t xml:space="preserve"> of 36.72±5.09 cm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an </w:t>
      </w:r>
      <w:proofErr w:type="spellStart"/>
      <w:r w:rsidRPr="005046E5">
        <w:rPr>
          <w:rFonts w:ascii="Times New Roman" w:eastAsia="Times New Roman" w:hAnsi="Times New Roman" w:cs="Times New Roman"/>
          <w:noProof w:val="0"/>
          <w:sz w:val="24"/>
          <w:szCs w:val="24"/>
          <w:lang w:eastAsia="tr-TR"/>
        </w:rPr>
        <w:t>average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mass</w:t>
      </w:r>
      <w:proofErr w:type="spellEnd"/>
      <w:r w:rsidRPr="005046E5">
        <w:rPr>
          <w:rFonts w:ascii="Times New Roman" w:eastAsia="Times New Roman" w:hAnsi="Times New Roman" w:cs="Times New Roman"/>
          <w:noProof w:val="0"/>
          <w:sz w:val="24"/>
          <w:szCs w:val="24"/>
          <w:lang w:eastAsia="tr-TR"/>
        </w:rPr>
        <w:t xml:space="preserve"> of 206.91±74.55 g (</w:t>
      </w:r>
      <w:proofErr w:type="spellStart"/>
      <w:r w:rsidRPr="005046E5">
        <w:rPr>
          <w:rFonts w:ascii="Times New Roman" w:eastAsia="Times New Roman" w:hAnsi="Times New Roman" w:cs="Times New Roman"/>
          <w:noProof w:val="0"/>
          <w:sz w:val="24"/>
          <w:szCs w:val="24"/>
          <w:lang w:eastAsia="tr-TR"/>
        </w:rPr>
        <w:t>mean±standard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deviation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These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specimens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were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promptly</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transferred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to</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laboratory</w:t>
      </w:r>
      <w:proofErr w:type="spellEnd"/>
      <w:r w:rsidRPr="005046E5">
        <w:rPr>
          <w:rFonts w:ascii="Times New Roman" w:eastAsia="Times New Roman" w:hAnsi="Times New Roman" w:cs="Times New Roman"/>
          <w:noProof w:val="0"/>
          <w:sz w:val="24"/>
          <w:szCs w:val="24"/>
          <w:lang w:eastAsia="tr-TR"/>
        </w:rPr>
        <w:t xml:space="preserve"> on </w:t>
      </w:r>
      <w:proofErr w:type="spellStart"/>
      <w:r w:rsidRPr="005046E5">
        <w:rPr>
          <w:rFonts w:ascii="Times New Roman" w:eastAsia="Times New Roman" w:hAnsi="Times New Roman" w:cs="Times New Roman"/>
          <w:noProof w:val="0"/>
          <w:sz w:val="24"/>
          <w:szCs w:val="24"/>
          <w:lang w:eastAsia="tr-TR"/>
        </w:rPr>
        <w:t>ice</w:t>
      </w:r>
      <w:proofErr w:type="spellEnd"/>
      <w:r w:rsidRPr="005046E5">
        <w:rPr>
          <w:rFonts w:ascii="Times New Roman" w:eastAsia="Times New Roman" w:hAnsi="Times New Roman" w:cs="Times New Roman"/>
          <w:noProof w:val="0"/>
          <w:sz w:val="24"/>
          <w:szCs w:val="24"/>
          <w:lang w:eastAsia="tr-TR"/>
        </w:rPr>
        <w:t xml:space="preserve"> in an </w:t>
      </w:r>
      <w:proofErr w:type="spellStart"/>
      <w:r w:rsidRPr="005046E5">
        <w:rPr>
          <w:rFonts w:ascii="Times New Roman" w:eastAsia="Times New Roman" w:hAnsi="Times New Roman" w:cs="Times New Roman"/>
          <w:noProof w:val="0"/>
          <w:sz w:val="24"/>
          <w:szCs w:val="24"/>
          <w:lang w:eastAsia="tr-TR"/>
        </w:rPr>
        <w:t>insulated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box</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species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identity</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was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determined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using</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morphological</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meristic</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characteristics</w:t>
      </w:r>
      <w:proofErr w:type="spellEnd"/>
      <w:ins w:id="48" w:author="Deniz Ergüden" w:date="2024-07-30T13:51:00Z">
        <w:r w:rsidR="00E01269">
          <w:rPr>
            <w:rFonts w:ascii="Times New Roman" w:eastAsia="Times New Roman" w:hAnsi="Times New Roman" w:cs="Times New Roman"/>
            <w:noProof w:val="0"/>
            <w:sz w:val="24"/>
            <w:szCs w:val="24"/>
            <w:lang w:eastAsia="tr-TR"/>
          </w:rPr>
          <w:t xml:space="preserve">(Reference </w:t>
        </w:r>
        <w:proofErr w:type="spellStart"/>
        <w:r w:rsidR="00E01269">
          <w:rPr>
            <w:rFonts w:ascii="Times New Roman" w:eastAsia="Times New Roman" w:hAnsi="Times New Roman" w:cs="Times New Roman"/>
            <w:noProof w:val="0"/>
            <w:sz w:val="24"/>
            <w:szCs w:val="24"/>
            <w:lang w:eastAsia="tr-TR"/>
          </w:rPr>
          <w:t>needed</w:t>
        </w:r>
      </w:ins>
      <w:proofErr w:type="spellEnd"/>
      <w:ins w:id="49" w:author="Deniz Ergüden" w:date="2024-07-30T14:17:00Z">
        <w:r w:rsidR="00FE2B4E">
          <w:rPr>
            <w:rFonts w:ascii="Times New Roman" w:eastAsia="Times New Roman" w:hAnsi="Times New Roman" w:cs="Times New Roman"/>
            <w:noProof w:val="0"/>
            <w:sz w:val="24"/>
            <w:szCs w:val="24"/>
            <w:lang w:eastAsia="tr-TR"/>
          </w:rPr>
          <w:t>)</w:t>
        </w:r>
      </w:ins>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length</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mass</w:t>
      </w:r>
      <w:proofErr w:type="spellEnd"/>
      <w:r w:rsidRPr="005046E5">
        <w:rPr>
          <w:rFonts w:ascii="Times New Roman" w:eastAsia="Times New Roman" w:hAnsi="Times New Roman" w:cs="Times New Roman"/>
          <w:noProof w:val="0"/>
          <w:sz w:val="24"/>
          <w:szCs w:val="24"/>
          <w:lang w:eastAsia="tr-TR"/>
        </w:rPr>
        <w:t xml:space="preserve"> of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Nursehound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shark</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were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measured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with</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precision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to</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nearest</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centimetre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0.01 gram, </w:t>
      </w:r>
      <w:proofErr w:type="spellStart"/>
      <w:r w:rsidRPr="005046E5">
        <w:rPr>
          <w:rFonts w:ascii="Times New Roman" w:eastAsia="Times New Roman" w:hAnsi="Times New Roman" w:cs="Times New Roman"/>
          <w:noProof w:val="0"/>
          <w:sz w:val="24"/>
          <w:szCs w:val="24"/>
          <w:lang w:eastAsia="tr-TR"/>
        </w:rPr>
        <w:t>accordingly</w:t>
      </w:r>
      <w:proofErr w:type="spellEnd"/>
      <w:r w:rsidRPr="005046E5">
        <w:rPr>
          <w:rFonts w:ascii="Times New Roman" w:eastAsia="Times New Roman" w:hAnsi="Times New Roman" w:cs="Times New Roman"/>
          <w:noProof w:val="0"/>
          <w:sz w:val="24"/>
          <w:szCs w:val="24"/>
          <w:lang w:eastAsia="tr-TR"/>
        </w:rPr>
        <w:t>.</w:t>
      </w:r>
      <w:r w:rsidRPr="005046E5">
        <w:t xml:space="preserve"> </w:t>
      </w:r>
      <w:r w:rsidRPr="005046E5">
        <w:rPr>
          <w:rFonts w:ascii="Times New Roman" w:eastAsia="Times New Roman" w:hAnsi="Times New Roman" w:cs="Times New Roman"/>
          <w:noProof w:val="0"/>
          <w:sz w:val="24"/>
          <w:szCs w:val="24"/>
          <w:lang w:eastAsia="tr-TR"/>
        </w:rPr>
        <w:t xml:space="preserve">An </w:t>
      </w:r>
      <w:proofErr w:type="spellStart"/>
      <w:r w:rsidRPr="005046E5">
        <w:rPr>
          <w:rFonts w:ascii="Times New Roman" w:eastAsia="Times New Roman" w:hAnsi="Times New Roman" w:cs="Times New Roman"/>
          <w:noProof w:val="0"/>
          <w:sz w:val="24"/>
          <w:szCs w:val="24"/>
          <w:lang w:eastAsia="tr-TR"/>
        </w:rPr>
        <w:t>investigation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was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carried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out</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to</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examine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concentration</w:t>
      </w:r>
      <w:proofErr w:type="spellEnd"/>
      <w:r w:rsidRPr="005046E5">
        <w:rPr>
          <w:rFonts w:ascii="Times New Roman" w:eastAsia="Times New Roman" w:hAnsi="Times New Roman" w:cs="Times New Roman"/>
          <w:noProof w:val="0"/>
          <w:sz w:val="24"/>
          <w:szCs w:val="24"/>
          <w:lang w:eastAsia="tr-TR"/>
        </w:rPr>
        <w:t xml:space="preserve"> of </w:t>
      </w:r>
      <w:proofErr w:type="spellStart"/>
      <w:r w:rsidRPr="005046E5">
        <w:rPr>
          <w:rFonts w:ascii="Times New Roman" w:eastAsia="Times New Roman" w:hAnsi="Times New Roman" w:cs="Times New Roman"/>
          <w:noProof w:val="0"/>
          <w:sz w:val="24"/>
          <w:szCs w:val="24"/>
          <w:lang w:eastAsia="tr-TR"/>
        </w:rPr>
        <w:t>heavy</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metals</w:t>
      </w:r>
      <w:proofErr w:type="spellEnd"/>
      <w:r w:rsidRPr="005046E5">
        <w:rPr>
          <w:rFonts w:ascii="Times New Roman" w:eastAsia="Times New Roman" w:hAnsi="Times New Roman" w:cs="Times New Roman"/>
          <w:noProof w:val="0"/>
          <w:sz w:val="24"/>
          <w:szCs w:val="24"/>
          <w:lang w:eastAsia="tr-TR"/>
        </w:rPr>
        <w:t xml:space="preserve"> in </w:t>
      </w:r>
      <w:proofErr w:type="spellStart"/>
      <w:r w:rsidRPr="005046E5">
        <w:rPr>
          <w:rFonts w:ascii="Times New Roman" w:eastAsia="Times New Roman" w:hAnsi="Times New Roman" w:cs="Times New Roman"/>
          <w:noProof w:val="0"/>
          <w:sz w:val="24"/>
          <w:szCs w:val="24"/>
          <w:lang w:eastAsia="tr-TR"/>
        </w:rPr>
        <w:t>seawater</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samples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obtained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from</w:t>
      </w:r>
      <w:proofErr w:type="spellEnd"/>
      <w:r w:rsidRPr="005046E5">
        <w:rPr>
          <w:rFonts w:ascii="Times New Roman" w:eastAsia="Times New Roman" w:hAnsi="Times New Roman" w:cs="Times New Roman"/>
          <w:noProof w:val="0"/>
          <w:sz w:val="24"/>
          <w:szCs w:val="24"/>
          <w:lang w:eastAsia="tr-TR"/>
        </w:rPr>
        <w:t xml:space="preserve"> a </w:t>
      </w:r>
      <w:proofErr w:type="spellStart"/>
      <w:r w:rsidRPr="005046E5">
        <w:rPr>
          <w:rFonts w:ascii="Times New Roman" w:eastAsia="Times New Roman" w:hAnsi="Times New Roman" w:cs="Times New Roman"/>
          <w:noProof w:val="0"/>
          <w:sz w:val="24"/>
          <w:szCs w:val="24"/>
          <w:lang w:eastAsia="tr-TR"/>
        </w:rPr>
        <w:t>Nursehound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shark</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specimens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were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gathered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using</w:t>
      </w:r>
      <w:proofErr w:type="spellEnd"/>
      <w:r w:rsidRPr="005046E5">
        <w:rPr>
          <w:rFonts w:ascii="Times New Roman" w:eastAsia="Times New Roman" w:hAnsi="Times New Roman" w:cs="Times New Roman"/>
          <w:noProof w:val="0"/>
          <w:sz w:val="24"/>
          <w:szCs w:val="24"/>
          <w:lang w:eastAsia="tr-TR"/>
        </w:rPr>
        <w:t xml:space="preserve"> </w:t>
      </w:r>
      <w:proofErr w:type="gramStart"/>
      <w:r w:rsidRPr="005046E5">
        <w:rPr>
          <w:rFonts w:ascii="Times New Roman" w:eastAsia="Times New Roman" w:hAnsi="Times New Roman" w:cs="Times New Roman"/>
          <w:noProof w:val="0"/>
          <w:sz w:val="24"/>
          <w:szCs w:val="24"/>
          <w:lang w:eastAsia="tr-TR"/>
        </w:rPr>
        <w:t>sterile</w:t>
      </w:r>
      <w:proofErr w:type="gram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glass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containers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treated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with</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ultrapure</w:t>
      </w:r>
      <w:proofErr w:type="spellEnd"/>
      <w:r w:rsidRPr="005046E5">
        <w:rPr>
          <w:rFonts w:ascii="Times New Roman" w:eastAsia="Times New Roman" w:hAnsi="Times New Roman" w:cs="Times New Roman"/>
          <w:noProof w:val="0"/>
          <w:sz w:val="24"/>
          <w:szCs w:val="24"/>
          <w:lang w:eastAsia="tr-TR"/>
        </w:rPr>
        <w:t xml:space="preserve"> 6 M </w:t>
      </w:r>
      <w:proofErr w:type="spellStart"/>
      <w:r w:rsidRPr="005046E5">
        <w:rPr>
          <w:rFonts w:ascii="Times New Roman" w:eastAsia="Times New Roman" w:hAnsi="Times New Roman" w:cs="Times New Roman"/>
          <w:noProof w:val="0"/>
          <w:sz w:val="24"/>
          <w:szCs w:val="24"/>
          <w:lang w:eastAsia="tr-TR"/>
        </w:rPr>
        <w:t>hydrogen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nitrate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samples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were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examined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using</w:t>
      </w:r>
      <w:proofErr w:type="spellEnd"/>
      <w:r w:rsidRPr="005046E5">
        <w:rPr>
          <w:rFonts w:ascii="Times New Roman" w:eastAsia="Times New Roman" w:hAnsi="Times New Roman" w:cs="Times New Roman"/>
          <w:noProof w:val="0"/>
          <w:sz w:val="24"/>
          <w:szCs w:val="24"/>
          <w:lang w:eastAsia="tr-TR"/>
        </w:rPr>
        <w:t xml:space="preserve"> an </w:t>
      </w:r>
      <w:proofErr w:type="spellStart"/>
      <w:r w:rsidRPr="005046E5">
        <w:rPr>
          <w:rFonts w:ascii="Times New Roman" w:eastAsia="Times New Roman" w:hAnsi="Times New Roman" w:cs="Times New Roman"/>
          <w:noProof w:val="0"/>
          <w:sz w:val="24"/>
          <w:szCs w:val="24"/>
          <w:lang w:eastAsia="tr-TR"/>
        </w:rPr>
        <w:t>Analytik</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Jena</w:t>
      </w:r>
      <w:proofErr w:type="spellEnd"/>
      <w:r w:rsidRPr="005046E5">
        <w:rPr>
          <w:rFonts w:ascii="Times New Roman" w:eastAsia="Times New Roman" w:hAnsi="Times New Roman" w:cs="Times New Roman"/>
          <w:noProof w:val="0"/>
          <w:sz w:val="24"/>
          <w:szCs w:val="24"/>
          <w:lang w:eastAsia="tr-TR"/>
        </w:rPr>
        <w:t xml:space="preserve"> / </w:t>
      </w:r>
      <w:proofErr w:type="spellStart"/>
      <w:r w:rsidRPr="005046E5">
        <w:rPr>
          <w:rFonts w:ascii="Times New Roman" w:eastAsia="Times New Roman" w:hAnsi="Times New Roman" w:cs="Times New Roman"/>
          <w:noProof w:val="0"/>
          <w:sz w:val="24"/>
          <w:szCs w:val="24"/>
          <w:lang w:eastAsia="tr-TR"/>
        </w:rPr>
        <w:t>Plasmaaquant</w:t>
      </w:r>
      <w:proofErr w:type="spellEnd"/>
      <w:r w:rsidRPr="005046E5">
        <w:rPr>
          <w:rFonts w:ascii="Times New Roman" w:eastAsia="Times New Roman" w:hAnsi="Times New Roman" w:cs="Times New Roman"/>
          <w:noProof w:val="0"/>
          <w:sz w:val="24"/>
          <w:szCs w:val="24"/>
          <w:lang w:eastAsia="tr-TR"/>
        </w:rPr>
        <w:t xml:space="preserve"> ICP-MS Elite </w:t>
      </w:r>
      <w:proofErr w:type="spellStart"/>
      <w:r w:rsidRPr="005046E5">
        <w:rPr>
          <w:rFonts w:ascii="Times New Roman" w:eastAsia="Times New Roman" w:hAnsi="Times New Roman" w:cs="Times New Roman"/>
          <w:noProof w:val="0"/>
          <w:sz w:val="24"/>
          <w:szCs w:val="24"/>
          <w:lang w:eastAsia="tr-TR"/>
        </w:rPr>
        <w:t>instrument</w:t>
      </w:r>
      <w:proofErr w:type="spellEnd"/>
      <w:r w:rsidRPr="005046E5">
        <w:rPr>
          <w:rFonts w:ascii="Times New Roman" w:eastAsia="Times New Roman" w:hAnsi="Times New Roman" w:cs="Times New Roman"/>
          <w:noProof w:val="0"/>
          <w:sz w:val="24"/>
          <w:szCs w:val="24"/>
          <w:lang w:eastAsia="tr-TR"/>
        </w:rPr>
        <w:t xml:space="preserve"> at </w:t>
      </w:r>
      <w:proofErr w:type="spellStart"/>
      <w:r w:rsidRPr="005046E5">
        <w:rPr>
          <w:rFonts w:ascii="Times New Roman" w:eastAsia="Times New Roman" w:hAnsi="Times New Roman" w:cs="Times New Roman"/>
          <w:noProof w:val="0"/>
          <w:sz w:val="24"/>
          <w:szCs w:val="24"/>
          <w:lang w:eastAsia="tr-TR"/>
        </w:rPr>
        <w:t>Iskenderun</w:t>
      </w:r>
      <w:proofErr w:type="spellEnd"/>
      <w:r w:rsidRPr="005046E5">
        <w:rPr>
          <w:rFonts w:ascii="Times New Roman" w:eastAsia="Times New Roman" w:hAnsi="Times New Roman" w:cs="Times New Roman"/>
          <w:noProof w:val="0"/>
          <w:sz w:val="24"/>
          <w:szCs w:val="24"/>
          <w:lang w:eastAsia="tr-TR"/>
        </w:rPr>
        <w:t xml:space="preserve"> Technical </w:t>
      </w:r>
      <w:proofErr w:type="spellStart"/>
      <w:r w:rsidRPr="005046E5">
        <w:rPr>
          <w:rFonts w:ascii="Times New Roman" w:eastAsia="Times New Roman" w:hAnsi="Times New Roman" w:cs="Times New Roman"/>
          <w:noProof w:val="0"/>
          <w:sz w:val="24"/>
          <w:szCs w:val="24"/>
          <w:lang w:eastAsia="tr-TR"/>
        </w:rPr>
        <w:t>University</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Science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Technology</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Research</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Application.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heavy</w:t>
      </w:r>
      <w:proofErr w:type="spellEnd"/>
      <w:r w:rsidRPr="005046E5">
        <w:rPr>
          <w:rFonts w:ascii="Times New Roman" w:eastAsia="Times New Roman" w:hAnsi="Times New Roman" w:cs="Times New Roman"/>
          <w:noProof w:val="0"/>
          <w:sz w:val="24"/>
          <w:szCs w:val="24"/>
          <w:lang w:eastAsia="tr-TR"/>
        </w:rPr>
        <w:t xml:space="preserve"> metal </w:t>
      </w:r>
      <w:proofErr w:type="spellStart"/>
      <w:r w:rsidRPr="005046E5">
        <w:rPr>
          <w:rFonts w:ascii="Times New Roman" w:eastAsia="Times New Roman" w:hAnsi="Times New Roman" w:cs="Times New Roman"/>
          <w:noProof w:val="0"/>
          <w:sz w:val="24"/>
          <w:szCs w:val="24"/>
          <w:lang w:eastAsia="tr-TR"/>
        </w:rPr>
        <w:t>concentrations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were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calculated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using</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mathematical</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processes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expressed</w:t>
      </w:r>
      <w:proofErr w:type="spellEnd"/>
      <w:r w:rsidRPr="005046E5">
        <w:rPr>
          <w:rFonts w:ascii="Times New Roman" w:eastAsia="Times New Roman" w:hAnsi="Times New Roman" w:cs="Times New Roman"/>
          <w:noProof w:val="0"/>
          <w:sz w:val="24"/>
          <w:szCs w:val="24"/>
          <w:lang w:eastAsia="tr-TR"/>
        </w:rPr>
        <w:t xml:space="preserve"> as </w:t>
      </w:r>
      <w:proofErr w:type="spellStart"/>
      <w:r w:rsidRPr="005046E5">
        <w:rPr>
          <w:rFonts w:ascii="Times New Roman" w:eastAsia="Times New Roman" w:hAnsi="Times New Roman" w:cs="Times New Roman"/>
          <w:noProof w:val="0"/>
          <w:sz w:val="24"/>
          <w:szCs w:val="24"/>
          <w:lang w:eastAsia="tr-TR"/>
        </w:rPr>
        <w:t>micrograms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per</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liter</w:t>
      </w:r>
      <w:proofErr w:type="spellEnd"/>
      <w:r w:rsidRPr="005046E5">
        <w:rPr>
          <w:rFonts w:ascii="Times New Roman" w:eastAsia="Times New Roman" w:hAnsi="Times New Roman" w:cs="Times New Roman"/>
          <w:noProof w:val="0"/>
          <w:sz w:val="24"/>
          <w:szCs w:val="24"/>
          <w:lang w:eastAsia="tr-TR"/>
        </w:rPr>
        <w:t xml:space="preserve"> (µg L-1) of </w:t>
      </w:r>
      <w:proofErr w:type="spellStart"/>
      <w:r w:rsidRPr="005046E5">
        <w:rPr>
          <w:rFonts w:ascii="Times New Roman" w:eastAsia="Times New Roman" w:hAnsi="Times New Roman" w:cs="Times New Roman"/>
          <w:noProof w:val="0"/>
          <w:sz w:val="24"/>
          <w:szCs w:val="24"/>
          <w:lang w:eastAsia="tr-TR"/>
        </w:rPr>
        <w:t>wet</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weight</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used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absorption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lines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consisted</w:t>
      </w:r>
      <w:proofErr w:type="spellEnd"/>
      <w:r w:rsidRPr="005046E5">
        <w:rPr>
          <w:rFonts w:ascii="Times New Roman" w:eastAsia="Times New Roman" w:hAnsi="Times New Roman" w:cs="Times New Roman"/>
          <w:noProof w:val="0"/>
          <w:sz w:val="24"/>
          <w:szCs w:val="24"/>
          <w:lang w:eastAsia="tr-TR"/>
        </w:rPr>
        <w:t xml:space="preserve"> of </w:t>
      </w:r>
      <w:proofErr w:type="spellStart"/>
      <w:r w:rsidRPr="005046E5">
        <w:rPr>
          <w:rFonts w:ascii="Times New Roman" w:eastAsia="Times New Roman" w:hAnsi="Times New Roman" w:cs="Times New Roman"/>
          <w:noProof w:val="0"/>
          <w:sz w:val="24"/>
          <w:szCs w:val="24"/>
          <w:lang w:eastAsia="tr-TR"/>
        </w:rPr>
        <w:t>lead</w:t>
      </w:r>
      <w:proofErr w:type="spellEnd"/>
      <w:r w:rsidRPr="005046E5">
        <w:rPr>
          <w:rFonts w:ascii="Times New Roman" w:eastAsia="Times New Roman" w:hAnsi="Times New Roman" w:cs="Times New Roman"/>
          <w:noProof w:val="0"/>
          <w:sz w:val="24"/>
          <w:szCs w:val="24"/>
          <w:lang w:eastAsia="tr-TR"/>
        </w:rPr>
        <w:t xml:space="preserve"> at a </w:t>
      </w:r>
      <w:proofErr w:type="spellStart"/>
      <w:r w:rsidRPr="005046E5">
        <w:rPr>
          <w:rFonts w:ascii="Times New Roman" w:eastAsia="Times New Roman" w:hAnsi="Times New Roman" w:cs="Times New Roman"/>
          <w:noProof w:val="0"/>
          <w:sz w:val="24"/>
          <w:szCs w:val="24"/>
          <w:lang w:eastAsia="tr-TR"/>
        </w:rPr>
        <w:t>wavelength</w:t>
      </w:r>
      <w:proofErr w:type="spellEnd"/>
      <w:r w:rsidRPr="005046E5">
        <w:rPr>
          <w:rFonts w:ascii="Times New Roman" w:eastAsia="Times New Roman" w:hAnsi="Times New Roman" w:cs="Times New Roman"/>
          <w:noProof w:val="0"/>
          <w:sz w:val="24"/>
          <w:szCs w:val="24"/>
          <w:lang w:eastAsia="tr-TR"/>
        </w:rPr>
        <w:t xml:space="preserve"> of 217.0 </w:t>
      </w:r>
      <w:proofErr w:type="spellStart"/>
      <w:r w:rsidRPr="005046E5">
        <w:rPr>
          <w:rFonts w:ascii="Times New Roman" w:eastAsia="Times New Roman" w:hAnsi="Times New Roman" w:cs="Times New Roman"/>
          <w:noProof w:val="0"/>
          <w:sz w:val="24"/>
          <w:szCs w:val="24"/>
          <w:lang w:eastAsia="tr-TR"/>
        </w:rPr>
        <w:t>nm</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cadmium</w:t>
      </w:r>
      <w:proofErr w:type="spellEnd"/>
      <w:r w:rsidRPr="005046E5">
        <w:rPr>
          <w:rFonts w:ascii="Times New Roman" w:eastAsia="Times New Roman" w:hAnsi="Times New Roman" w:cs="Times New Roman"/>
          <w:noProof w:val="0"/>
          <w:sz w:val="24"/>
          <w:szCs w:val="24"/>
          <w:lang w:eastAsia="tr-TR"/>
        </w:rPr>
        <w:t xml:space="preserve"> at 357.9 </w:t>
      </w:r>
      <w:proofErr w:type="spellStart"/>
      <w:r w:rsidRPr="005046E5">
        <w:rPr>
          <w:rFonts w:ascii="Times New Roman" w:eastAsia="Times New Roman" w:hAnsi="Times New Roman" w:cs="Times New Roman"/>
          <w:noProof w:val="0"/>
          <w:sz w:val="24"/>
          <w:szCs w:val="24"/>
          <w:lang w:eastAsia="tr-TR"/>
        </w:rPr>
        <w:t>nm</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nickel</w:t>
      </w:r>
      <w:proofErr w:type="spellEnd"/>
      <w:r w:rsidRPr="005046E5">
        <w:rPr>
          <w:rFonts w:ascii="Times New Roman" w:eastAsia="Times New Roman" w:hAnsi="Times New Roman" w:cs="Times New Roman"/>
          <w:noProof w:val="0"/>
          <w:sz w:val="24"/>
          <w:szCs w:val="24"/>
          <w:lang w:eastAsia="tr-TR"/>
        </w:rPr>
        <w:t xml:space="preserve"> at 232.0 </w:t>
      </w:r>
      <w:proofErr w:type="spellStart"/>
      <w:r w:rsidRPr="005046E5">
        <w:rPr>
          <w:rFonts w:ascii="Times New Roman" w:eastAsia="Times New Roman" w:hAnsi="Times New Roman" w:cs="Times New Roman"/>
          <w:noProof w:val="0"/>
          <w:sz w:val="24"/>
          <w:szCs w:val="24"/>
          <w:lang w:eastAsia="tr-TR"/>
        </w:rPr>
        <w:t>nm</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iron</w:t>
      </w:r>
      <w:proofErr w:type="spellEnd"/>
      <w:r w:rsidRPr="005046E5">
        <w:rPr>
          <w:rFonts w:ascii="Times New Roman" w:eastAsia="Times New Roman" w:hAnsi="Times New Roman" w:cs="Times New Roman"/>
          <w:noProof w:val="0"/>
          <w:sz w:val="24"/>
          <w:szCs w:val="24"/>
          <w:lang w:eastAsia="tr-TR"/>
        </w:rPr>
        <w:t xml:space="preserve"> at 248.3 </w:t>
      </w:r>
      <w:proofErr w:type="spellStart"/>
      <w:r w:rsidRPr="005046E5">
        <w:rPr>
          <w:rFonts w:ascii="Times New Roman" w:eastAsia="Times New Roman" w:hAnsi="Times New Roman" w:cs="Times New Roman"/>
          <w:noProof w:val="0"/>
          <w:sz w:val="24"/>
          <w:szCs w:val="24"/>
          <w:lang w:eastAsia="tr-TR"/>
        </w:rPr>
        <w:t>nm</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cadmium</w:t>
      </w:r>
      <w:proofErr w:type="spellEnd"/>
      <w:r w:rsidRPr="005046E5">
        <w:rPr>
          <w:rFonts w:ascii="Times New Roman" w:eastAsia="Times New Roman" w:hAnsi="Times New Roman" w:cs="Times New Roman"/>
          <w:noProof w:val="0"/>
          <w:sz w:val="24"/>
          <w:szCs w:val="24"/>
          <w:lang w:eastAsia="tr-TR"/>
        </w:rPr>
        <w:t xml:space="preserve"> at 228.8 </w:t>
      </w:r>
      <w:proofErr w:type="spellStart"/>
      <w:r w:rsidRPr="005046E5">
        <w:rPr>
          <w:rFonts w:ascii="Times New Roman" w:eastAsia="Times New Roman" w:hAnsi="Times New Roman" w:cs="Times New Roman"/>
          <w:noProof w:val="0"/>
          <w:sz w:val="24"/>
          <w:szCs w:val="24"/>
          <w:lang w:eastAsia="tr-TR"/>
        </w:rPr>
        <w:t>nm</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zinc</w:t>
      </w:r>
      <w:proofErr w:type="spellEnd"/>
      <w:r w:rsidRPr="005046E5">
        <w:rPr>
          <w:rFonts w:ascii="Times New Roman" w:eastAsia="Times New Roman" w:hAnsi="Times New Roman" w:cs="Times New Roman"/>
          <w:noProof w:val="0"/>
          <w:sz w:val="24"/>
          <w:szCs w:val="24"/>
          <w:lang w:eastAsia="tr-TR"/>
        </w:rPr>
        <w:t xml:space="preserve"> at 213.9 </w:t>
      </w:r>
      <w:proofErr w:type="spellStart"/>
      <w:r w:rsidRPr="005046E5">
        <w:rPr>
          <w:rFonts w:ascii="Times New Roman" w:eastAsia="Times New Roman" w:hAnsi="Times New Roman" w:cs="Times New Roman"/>
          <w:noProof w:val="0"/>
          <w:sz w:val="24"/>
          <w:szCs w:val="24"/>
          <w:lang w:eastAsia="tr-TR"/>
        </w:rPr>
        <w:t>nm</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examination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also</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included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calibration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standard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solutions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for</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blanks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Analyzing</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trace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metals</w:t>
      </w:r>
      <w:proofErr w:type="spellEnd"/>
      <w:r w:rsidRPr="005046E5">
        <w:rPr>
          <w:rFonts w:ascii="Times New Roman" w:eastAsia="Times New Roman" w:hAnsi="Times New Roman" w:cs="Times New Roman"/>
          <w:noProof w:val="0"/>
          <w:sz w:val="24"/>
          <w:szCs w:val="24"/>
          <w:lang w:eastAsia="tr-TR"/>
        </w:rPr>
        <w:t xml:space="preserve"> in </w:t>
      </w:r>
      <w:proofErr w:type="spellStart"/>
      <w:r w:rsidRPr="005046E5">
        <w:rPr>
          <w:rFonts w:ascii="Times New Roman" w:eastAsia="Times New Roman" w:hAnsi="Times New Roman" w:cs="Times New Roman"/>
          <w:noProof w:val="0"/>
          <w:sz w:val="24"/>
          <w:szCs w:val="24"/>
          <w:lang w:eastAsia="tr-TR"/>
        </w:rPr>
        <w:t>muscle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cells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was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conducted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using</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acid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elimination</w:t>
      </w:r>
      <w:proofErr w:type="spellEnd"/>
      <w:r w:rsidRPr="005046E5">
        <w:rPr>
          <w:rFonts w:ascii="Times New Roman" w:eastAsia="Times New Roman" w:hAnsi="Times New Roman" w:cs="Times New Roman"/>
          <w:noProof w:val="0"/>
          <w:sz w:val="24"/>
          <w:szCs w:val="24"/>
          <w:lang w:eastAsia="tr-TR"/>
        </w:rPr>
        <w:t xml:space="preserve">, a </w:t>
      </w:r>
      <w:proofErr w:type="spellStart"/>
      <w:r w:rsidRPr="005046E5">
        <w:rPr>
          <w:rFonts w:ascii="Times New Roman" w:eastAsia="Times New Roman" w:hAnsi="Times New Roman" w:cs="Times New Roman"/>
          <w:noProof w:val="0"/>
          <w:sz w:val="24"/>
          <w:szCs w:val="24"/>
          <w:lang w:eastAsia="tr-TR"/>
        </w:rPr>
        <w:t>technique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adapted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from</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AOAC </w:t>
      </w:r>
      <w:proofErr w:type="spellStart"/>
      <w:r w:rsidRPr="005046E5">
        <w:rPr>
          <w:rFonts w:ascii="Times New Roman" w:eastAsia="Times New Roman" w:hAnsi="Times New Roman" w:cs="Times New Roman"/>
          <w:noProof w:val="0"/>
          <w:sz w:val="24"/>
          <w:szCs w:val="24"/>
          <w:lang w:eastAsia="tr-TR"/>
        </w:rPr>
        <w:t>Official</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Method</w:t>
      </w:r>
      <w:proofErr w:type="spellEnd"/>
      <w:r w:rsidRPr="005046E5">
        <w:rPr>
          <w:rFonts w:ascii="Times New Roman" w:eastAsia="Times New Roman" w:hAnsi="Times New Roman" w:cs="Times New Roman"/>
          <w:noProof w:val="0"/>
          <w:sz w:val="24"/>
          <w:szCs w:val="24"/>
          <w:lang w:eastAsia="tr-TR"/>
        </w:rPr>
        <w:t xml:space="preserve"> 999.10 (2002). An ICP-MS Elite at </w:t>
      </w:r>
      <w:proofErr w:type="spellStart"/>
      <w:r w:rsidRPr="005046E5">
        <w:rPr>
          <w:rFonts w:ascii="Times New Roman" w:eastAsia="Times New Roman" w:hAnsi="Times New Roman" w:cs="Times New Roman"/>
          <w:noProof w:val="0"/>
          <w:sz w:val="24"/>
          <w:szCs w:val="24"/>
          <w:lang w:eastAsia="tr-TR"/>
        </w:rPr>
        <w:t>Iskenderun</w:t>
      </w:r>
      <w:proofErr w:type="spellEnd"/>
      <w:r w:rsidRPr="005046E5">
        <w:rPr>
          <w:rFonts w:ascii="Times New Roman" w:eastAsia="Times New Roman" w:hAnsi="Times New Roman" w:cs="Times New Roman"/>
          <w:noProof w:val="0"/>
          <w:sz w:val="24"/>
          <w:szCs w:val="24"/>
          <w:lang w:eastAsia="tr-TR"/>
        </w:rPr>
        <w:t xml:space="preserve"> Technical </w:t>
      </w:r>
      <w:proofErr w:type="spellStart"/>
      <w:r w:rsidRPr="005046E5">
        <w:rPr>
          <w:rFonts w:ascii="Times New Roman" w:eastAsia="Times New Roman" w:hAnsi="Times New Roman" w:cs="Times New Roman"/>
          <w:noProof w:val="0"/>
          <w:sz w:val="24"/>
          <w:szCs w:val="24"/>
          <w:lang w:eastAsia="tr-TR"/>
        </w:rPr>
        <w:t>University</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Science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Technology</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Research</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Application </w:t>
      </w:r>
      <w:proofErr w:type="spellStart"/>
      <w:r w:rsidRPr="005046E5">
        <w:rPr>
          <w:rFonts w:ascii="Times New Roman" w:eastAsia="Times New Roman" w:hAnsi="Times New Roman" w:cs="Times New Roman"/>
          <w:noProof w:val="0"/>
          <w:sz w:val="24"/>
          <w:szCs w:val="24"/>
          <w:lang w:eastAsia="tr-TR"/>
        </w:rPr>
        <w:t>was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used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to</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measure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levels</w:t>
      </w:r>
      <w:proofErr w:type="spellEnd"/>
      <w:r w:rsidRPr="005046E5">
        <w:rPr>
          <w:rFonts w:ascii="Times New Roman" w:eastAsia="Times New Roman" w:hAnsi="Times New Roman" w:cs="Times New Roman"/>
          <w:noProof w:val="0"/>
          <w:sz w:val="24"/>
          <w:szCs w:val="24"/>
          <w:lang w:eastAsia="tr-TR"/>
        </w:rPr>
        <w:t xml:space="preserve"> of </w:t>
      </w:r>
      <w:proofErr w:type="spellStart"/>
      <w:r w:rsidRPr="005046E5">
        <w:rPr>
          <w:rFonts w:ascii="Times New Roman" w:eastAsia="Times New Roman" w:hAnsi="Times New Roman" w:cs="Times New Roman"/>
          <w:noProof w:val="0"/>
          <w:sz w:val="24"/>
          <w:szCs w:val="24"/>
          <w:lang w:eastAsia="tr-TR"/>
        </w:rPr>
        <w:t>metals</w:t>
      </w:r>
      <w:proofErr w:type="spellEnd"/>
      <w:r w:rsidRPr="005046E5">
        <w:rPr>
          <w:rFonts w:ascii="Times New Roman" w:eastAsia="Times New Roman" w:hAnsi="Times New Roman" w:cs="Times New Roman"/>
          <w:noProof w:val="0"/>
          <w:sz w:val="24"/>
          <w:szCs w:val="24"/>
          <w:lang w:eastAsia="tr-TR"/>
        </w:rPr>
        <w:t xml:space="preserve"> in </w:t>
      </w:r>
      <w:proofErr w:type="spellStart"/>
      <w:r w:rsidRPr="005046E5">
        <w:rPr>
          <w:rFonts w:ascii="Times New Roman" w:eastAsia="Times New Roman" w:hAnsi="Times New Roman" w:cs="Times New Roman"/>
          <w:noProof w:val="0"/>
          <w:sz w:val="24"/>
          <w:szCs w:val="24"/>
          <w:lang w:eastAsia="tr-TR"/>
        </w:rPr>
        <w:t>shark</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tissue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algorithms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were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used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to</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calculate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heavy</w:t>
      </w:r>
      <w:proofErr w:type="spellEnd"/>
      <w:r w:rsidRPr="005046E5">
        <w:rPr>
          <w:rFonts w:ascii="Times New Roman" w:eastAsia="Times New Roman" w:hAnsi="Times New Roman" w:cs="Times New Roman"/>
          <w:noProof w:val="0"/>
          <w:sz w:val="24"/>
          <w:szCs w:val="24"/>
          <w:lang w:eastAsia="tr-TR"/>
        </w:rPr>
        <w:t xml:space="preserve"> metal </w:t>
      </w:r>
      <w:proofErr w:type="spellStart"/>
      <w:r w:rsidRPr="005046E5">
        <w:rPr>
          <w:rFonts w:ascii="Times New Roman" w:eastAsia="Times New Roman" w:hAnsi="Times New Roman" w:cs="Times New Roman"/>
          <w:noProof w:val="0"/>
          <w:sz w:val="24"/>
          <w:szCs w:val="24"/>
          <w:lang w:eastAsia="tr-TR"/>
        </w:rPr>
        <w:t>concentration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which</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was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quantified</w:t>
      </w:r>
      <w:proofErr w:type="spellEnd"/>
      <w:r w:rsidRPr="005046E5">
        <w:rPr>
          <w:rFonts w:ascii="Times New Roman" w:eastAsia="Times New Roman" w:hAnsi="Times New Roman" w:cs="Times New Roman"/>
          <w:noProof w:val="0"/>
          <w:sz w:val="24"/>
          <w:szCs w:val="24"/>
          <w:lang w:eastAsia="tr-TR"/>
        </w:rPr>
        <w:t xml:space="preserve"> as </w:t>
      </w:r>
      <w:proofErr w:type="spellStart"/>
      <w:r w:rsidRPr="005046E5">
        <w:rPr>
          <w:rFonts w:ascii="Times New Roman" w:eastAsia="Times New Roman" w:hAnsi="Times New Roman" w:cs="Times New Roman"/>
          <w:noProof w:val="0"/>
          <w:sz w:val="24"/>
          <w:szCs w:val="24"/>
          <w:lang w:eastAsia="tr-TR"/>
        </w:rPr>
        <w:t>micrograms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per</w:t>
      </w:r>
      <w:proofErr w:type="spellEnd"/>
      <w:r w:rsidRPr="005046E5">
        <w:rPr>
          <w:rFonts w:ascii="Times New Roman" w:eastAsia="Times New Roman" w:hAnsi="Times New Roman" w:cs="Times New Roman"/>
          <w:noProof w:val="0"/>
          <w:sz w:val="24"/>
          <w:szCs w:val="24"/>
          <w:lang w:eastAsia="tr-TR"/>
        </w:rPr>
        <w:t xml:space="preserve"> gram of </w:t>
      </w:r>
      <w:proofErr w:type="spellStart"/>
      <w:r w:rsidRPr="005046E5">
        <w:rPr>
          <w:rFonts w:ascii="Times New Roman" w:eastAsia="Times New Roman" w:hAnsi="Times New Roman" w:cs="Times New Roman"/>
          <w:noProof w:val="0"/>
          <w:sz w:val="24"/>
          <w:szCs w:val="24"/>
          <w:lang w:eastAsia="tr-TR"/>
        </w:rPr>
        <w:t>wet</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weight</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w.w</w:t>
      </w:r>
      <w:proofErr w:type="spellEnd"/>
      <w:r w:rsidRPr="005046E5">
        <w:rPr>
          <w:rFonts w:ascii="Times New Roman" w:eastAsia="Times New Roman" w:hAnsi="Times New Roman" w:cs="Times New Roman"/>
          <w:noProof w:val="0"/>
          <w:sz w:val="24"/>
          <w:szCs w:val="24"/>
          <w:lang w:eastAsia="tr-TR"/>
        </w:rPr>
        <w:t>.).</w:t>
      </w:r>
    </w:p>
    <w:p w14:paraId="2E1D7316" w14:textId="4928F9CB" w:rsidR="005046E5" w:rsidRDefault="005046E5" w:rsidP="00604D23">
      <w:pPr>
        <w:spacing w:after="0" w:line="240" w:lineRule="auto"/>
        <w:jc w:val="both"/>
        <w:rPr>
          <w:rFonts w:ascii="Times New Roman" w:eastAsia="Times New Roman" w:hAnsi="Times New Roman" w:cs="Times New Roman"/>
          <w:noProof w:val="0"/>
          <w:sz w:val="24"/>
          <w:szCs w:val="24"/>
          <w:lang w:eastAsia="tr-TR"/>
        </w:rPr>
      </w:pPr>
    </w:p>
    <w:p w14:paraId="4403C9DF" w14:textId="3C605D68" w:rsidR="005046E5" w:rsidRDefault="005046E5" w:rsidP="00604D23">
      <w:pPr>
        <w:spacing w:after="0" w:line="240" w:lineRule="auto"/>
        <w:jc w:val="both"/>
        <w:rPr>
          <w:rFonts w:ascii="Times New Roman" w:eastAsia="Times New Roman" w:hAnsi="Times New Roman" w:cs="Times New Roman"/>
          <w:noProof w:val="0"/>
          <w:sz w:val="24"/>
          <w:szCs w:val="24"/>
          <w:lang w:eastAsia="tr-TR"/>
        </w:rPr>
      </w:pPr>
    </w:p>
    <w:p w14:paraId="57EC45A9" w14:textId="77777777" w:rsidR="00ED5B76" w:rsidRPr="005046E5" w:rsidRDefault="00ED5B76" w:rsidP="00604D23">
      <w:pPr>
        <w:spacing w:after="0" w:line="240" w:lineRule="auto"/>
        <w:jc w:val="both"/>
        <w:rPr>
          <w:rFonts w:ascii="Times New Roman" w:eastAsia="Times New Roman" w:hAnsi="Times New Roman" w:cs="Times New Roman"/>
          <w:noProof w:val="0"/>
          <w:sz w:val="24"/>
          <w:szCs w:val="24"/>
          <w:lang w:eastAsia="tr-TR"/>
        </w:rPr>
      </w:pPr>
    </w:p>
    <w:p w14:paraId="4DAA38E1" w14:textId="29B8730F" w:rsidR="00885800" w:rsidRDefault="00885800" w:rsidP="00604D23">
      <w:pPr>
        <w:spacing w:line="240" w:lineRule="auto"/>
        <w:jc w:val="both"/>
        <w:rPr>
          <w:rFonts w:ascii="Times New Roman" w:eastAsia="Calibri" w:hAnsi="Times New Roman" w:cs="Times New Roman"/>
          <w:b/>
          <w:sz w:val="24"/>
          <w:szCs w:val="24"/>
          <w:shd w:val="clear" w:color="auto" w:fill="FFFFFF"/>
          <w:lang w:val="en-GB"/>
        </w:rPr>
      </w:pPr>
      <w:r w:rsidRPr="00885800">
        <w:rPr>
          <w:rFonts w:ascii="Times New Roman" w:eastAsia="Calibri" w:hAnsi="Times New Roman" w:cs="Times New Roman"/>
          <w:b/>
          <w:sz w:val="24"/>
          <w:szCs w:val="24"/>
          <w:shd w:val="clear" w:color="auto" w:fill="FFFFFF"/>
          <w:lang w:val="en-GB"/>
        </w:rPr>
        <w:t>Comet Assay</w:t>
      </w:r>
    </w:p>
    <w:p w14:paraId="2422DA4C" w14:textId="62B3B954" w:rsidR="005046E5" w:rsidRPr="005046E5" w:rsidRDefault="005046E5" w:rsidP="00604D23">
      <w:pPr>
        <w:spacing w:line="240" w:lineRule="auto"/>
        <w:jc w:val="both"/>
        <w:rPr>
          <w:rFonts w:ascii="Times New Roman" w:eastAsia="Calibri" w:hAnsi="Times New Roman" w:cs="Times New Roman"/>
          <w:sz w:val="24"/>
          <w:szCs w:val="24"/>
          <w:shd w:val="clear" w:color="auto" w:fill="FFFFFF"/>
          <w:lang w:val="en-GB"/>
        </w:rPr>
      </w:pPr>
      <w:r w:rsidRPr="005046E5">
        <w:rPr>
          <w:rFonts w:ascii="Times New Roman" w:eastAsia="Calibri" w:hAnsi="Times New Roman" w:cs="Times New Roman"/>
          <w:sz w:val="24"/>
          <w:szCs w:val="24"/>
          <w:shd w:val="clear" w:color="auto" w:fill="FFFFFF"/>
          <w:lang w:val="en-GB"/>
        </w:rPr>
        <w:t>The laboratories at Iskenderun Technological University's Faculty of Marine Science and Technology used Comet Assay experiments to detect DNA damage in shark tissues. Blood cells</w:t>
      </w:r>
      <w:r>
        <w:rPr>
          <w:rFonts w:ascii="Times New Roman" w:eastAsia="Calibri" w:hAnsi="Times New Roman" w:cs="Times New Roman"/>
          <w:sz w:val="24"/>
          <w:szCs w:val="24"/>
          <w:shd w:val="clear" w:color="auto" w:fill="FFFFFF"/>
          <w:lang w:val="en-GB"/>
        </w:rPr>
        <w:t xml:space="preserve"> were isolated from tissues</w:t>
      </w:r>
      <w:r w:rsidRPr="005046E5">
        <w:rPr>
          <w:rFonts w:ascii="Times New Roman" w:eastAsia="Calibri" w:hAnsi="Times New Roman" w:cs="Times New Roman"/>
          <w:sz w:val="24"/>
          <w:szCs w:val="24"/>
          <w:shd w:val="clear" w:color="auto" w:fill="FFFFFF"/>
          <w:lang w:val="en-GB"/>
        </w:rPr>
        <w:t xml:space="preserve"> using cellular dissociation, and samples were generated using a cell suspension and 0.7% LMPA. DNA damage indices were determined by the use of scoring techniques and fluorescence microscopy. The comet tail intensity was examined using a sample size of </w:t>
      </w:r>
      <w:r>
        <w:rPr>
          <w:rFonts w:ascii="Times New Roman" w:eastAsia="Calibri" w:hAnsi="Times New Roman" w:cs="Times New Roman"/>
          <w:sz w:val="24"/>
          <w:szCs w:val="24"/>
          <w:shd w:val="clear" w:color="auto" w:fill="FFFFFF"/>
          <w:lang w:val="en-GB"/>
        </w:rPr>
        <w:t xml:space="preserve">one </w:t>
      </w:r>
      <w:r w:rsidRPr="005046E5">
        <w:rPr>
          <w:rFonts w:ascii="Times New Roman" w:eastAsia="Calibri" w:hAnsi="Times New Roman" w:cs="Times New Roman"/>
          <w:sz w:val="24"/>
          <w:szCs w:val="24"/>
          <w:shd w:val="clear" w:color="auto" w:fill="FFFFFF"/>
          <w:lang w:val="en-GB"/>
        </w:rPr>
        <w:t>thousand cells.</w:t>
      </w:r>
    </w:p>
    <w:p w14:paraId="6F40DE15" w14:textId="7A795CDA" w:rsidR="00885800" w:rsidRDefault="00885800" w:rsidP="00604D23">
      <w:pPr>
        <w:spacing w:after="0" w:line="240" w:lineRule="auto"/>
        <w:jc w:val="both"/>
        <w:rPr>
          <w:ins w:id="50" w:author="Deniz Ergüden" w:date="2024-07-30T13:58:00Z"/>
          <w:rFonts w:ascii="Times New Roman" w:eastAsia="Calibri" w:hAnsi="Times New Roman" w:cs="Times New Roman"/>
          <w:b/>
          <w:sz w:val="24"/>
          <w:szCs w:val="24"/>
          <w:shd w:val="clear" w:color="auto" w:fill="FFFFFF"/>
          <w:lang w:val="en-GB"/>
        </w:rPr>
      </w:pPr>
      <w:r w:rsidRPr="005B630A">
        <w:rPr>
          <w:rFonts w:ascii="Times New Roman" w:eastAsia="Calibri" w:hAnsi="Times New Roman" w:cs="Times New Roman"/>
          <w:b/>
          <w:sz w:val="24"/>
          <w:szCs w:val="24"/>
          <w:shd w:val="clear" w:color="auto" w:fill="FFFFFF"/>
          <w:lang w:val="en-GB"/>
        </w:rPr>
        <w:t>Statistical analysis</w:t>
      </w:r>
    </w:p>
    <w:p w14:paraId="1CEC239D" w14:textId="77777777" w:rsidR="00F12BED" w:rsidRPr="005B630A" w:rsidRDefault="00F12BED" w:rsidP="00604D23">
      <w:pPr>
        <w:spacing w:after="0" w:line="240" w:lineRule="auto"/>
        <w:jc w:val="both"/>
        <w:rPr>
          <w:rFonts w:ascii="Times New Roman" w:eastAsia="Calibri" w:hAnsi="Times New Roman" w:cs="Times New Roman"/>
          <w:b/>
          <w:sz w:val="24"/>
          <w:szCs w:val="24"/>
          <w:shd w:val="clear" w:color="auto" w:fill="FFFFFF"/>
          <w:lang w:val="en-GB"/>
        </w:rPr>
      </w:pPr>
    </w:p>
    <w:p w14:paraId="07CA053F" w14:textId="01384BAB" w:rsidR="005046E5" w:rsidRPr="005046E5" w:rsidRDefault="005046E5" w:rsidP="00604D23">
      <w:pPr>
        <w:spacing w:after="0" w:line="240" w:lineRule="auto"/>
        <w:jc w:val="both"/>
        <w:rPr>
          <w:rFonts w:ascii="Times New Roman" w:eastAsia="Times New Roman" w:hAnsi="Times New Roman" w:cs="Times New Roman"/>
          <w:noProof w:val="0"/>
          <w:sz w:val="24"/>
          <w:szCs w:val="24"/>
          <w:lang w:eastAsia="tr-TR"/>
        </w:rPr>
      </w:pP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research</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used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Pearson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Correlation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analysis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to</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establish</w:t>
      </w:r>
      <w:proofErr w:type="spellEnd"/>
      <w:r w:rsidRPr="005046E5">
        <w:rPr>
          <w:rFonts w:ascii="Times New Roman" w:eastAsia="Times New Roman" w:hAnsi="Times New Roman" w:cs="Times New Roman"/>
          <w:noProof w:val="0"/>
          <w:sz w:val="24"/>
          <w:szCs w:val="24"/>
          <w:lang w:eastAsia="tr-TR"/>
        </w:rPr>
        <w:t xml:space="preserve"> a </w:t>
      </w:r>
      <w:proofErr w:type="spellStart"/>
      <w:r w:rsidRPr="005046E5">
        <w:rPr>
          <w:rFonts w:ascii="Times New Roman" w:eastAsia="Times New Roman" w:hAnsi="Times New Roman" w:cs="Times New Roman"/>
          <w:noProof w:val="0"/>
          <w:sz w:val="24"/>
          <w:szCs w:val="24"/>
          <w:lang w:eastAsia="tr-TR"/>
        </w:rPr>
        <w:t>potential</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association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between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factors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DNA </w:t>
      </w:r>
      <w:proofErr w:type="spellStart"/>
      <w:r w:rsidRPr="005046E5">
        <w:rPr>
          <w:rFonts w:ascii="Times New Roman" w:eastAsia="Times New Roman" w:hAnsi="Times New Roman" w:cs="Times New Roman"/>
          <w:noProof w:val="0"/>
          <w:sz w:val="24"/>
          <w:szCs w:val="24"/>
          <w:lang w:eastAsia="tr-TR"/>
        </w:rPr>
        <w:t>damage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calculating</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mean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standard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deviation</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for</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all</w:t>
      </w:r>
      <w:proofErr w:type="spellEnd"/>
      <w:r w:rsidRPr="005046E5">
        <w:rPr>
          <w:rFonts w:ascii="Times New Roman" w:eastAsia="Times New Roman" w:hAnsi="Times New Roman" w:cs="Times New Roman"/>
          <w:noProof w:val="0"/>
          <w:sz w:val="24"/>
          <w:szCs w:val="24"/>
          <w:lang w:eastAsia="tr-TR"/>
        </w:rPr>
        <w:t xml:space="preserve"> </w:t>
      </w:r>
      <w:proofErr w:type="gramStart"/>
      <w:r w:rsidRPr="005046E5">
        <w:rPr>
          <w:rFonts w:ascii="Times New Roman" w:eastAsia="Times New Roman" w:hAnsi="Times New Roman" w:cs="Times New Roman"/>
          <w:noProof w:val="0"/>
          <w:sz w:val="24"/>
          <w:szCs w:val="24"/>
          <w:lang w:eastAsia="tr-TR"/>
        </w:rPr>
        <w:t>data</w:t>
      </w:r>
      <w:proofErr w:type="gram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points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The</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statistical</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analysis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was</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performed</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using</w:t>
      </w:r>
      <w:proofErr w:type="spellEnd"/>
      <w:r w:rsidRPr="005046E5">
        <w:rPr>
          <w:rFonts w:ascii="Times New Roman" w:eastAsia="Times New Roman" w:hAnsi="Times New Roman" w:cs="Times New Roman"/>
          <w:noProof w:val="0"/>
          <w:sz w:val="24"/>
          <w:szCs w:val="24"/>
          <w:lang w:eastAsia="tr-TR"/>
        </w:rPr>
        <w:t xml:space="preserve"> R-</w:t>
      </w:r>
      <w:proofErr w:type="spellStart"/>
      <w:r w:rsidRPr="005046E5">
        <w:rPr>
          <w:rFonts w:ascii="Times New Roman" w:eastAsia="Times New Roman" w:hAnsi="Times New Roman" w:cs="Times New Roman"/>
          <w:noProof w:val="0"/>
          <w:sz w:val="24"/>
          <w:szCs w:val="24"/>
          <w:lang w:eastAsia="tr-TR"/>
        </w:rPr>
        <w:t>Studio</w:t>
      </w:r>
      <w:proofErr w:type="spellEnd"/>
      <w:r w:rsidRPr="005046E5">
        <w:rPr>
          <w:rFonts w:ascii="Times New Roman" w:eastAsia="Times New Roman" w:hAnsi="Times New Roman" w:cs="Times New Roman"/>
          <w:noProof w:val="0"/>
          <w:sz w:val="24"/>
          <w:szCs w:val="24"/>
          <w:lang w:eastAsia="tr-TR"/>
        </w:rPr>
        <w:t xml:space="preserve"> </w:t>
      </w:r>
      <w:proofErr w:type="spellStart"/>
      <w:r w:rsidRPr="005046E5">
        <w:rPr>
          <w:rFonts w:ascii="Times New Roman" w:eastAsia="Times New Roman" w:hAnsi="Times New Roman" w:cs="Times New Roman"/>
          <w:noProof w:val="0"/>
          <w:sz w:val="24"/>
          <w:szCs w:val="24"/>
          <w:lang w:eastAsia="tr-TR"/>
        </w:rPr>
        <w:t>and</w:t>
      </w:r>
      <w:proofErr w:type="spellEnd"/>
      <w:r w:rsidRPr="005046E5">
        <w:rPr>
          <w:rFonts w:ascii="Times New Roman" w:eastAsia="Times New Roman" w:hAnsi="Times New Roman" w:cs="Times New Roman"/>
          <w:noProof w:val="0"/>
          <w:sz w:val="24"/>
          <w:szCs w:val="24"/>
          <w:lang w:eastAsia="tr-TR"/>
        </w:rPr>
        <w:t xml:space="preserve"> IBM SPSS </w:t>
      </w:r>
      <w:proofErr w:type="spellStart"/>
      <w:r w:rsidRPr="005046E5">
        <w:rPr>
          <w:rFonts w:ascii="Times New Roman" w:eastAsia="Times New Roman" w:hAnsi="Times New Roman" w:cs="Times New Roman"/>
          <w:noProof w:val="0"/>
          <w:sz w:val="24"/>
          <w:szCs w:val="24"/>
          <w:lang w:eastAsia="tr-TR"/>
        </w:rPr>
        <w:t>Statistics</w:t>
      </w:r>
      <w:proofErr w:type="spellEnd"/>
      <w:r w:rsidRPr="005046E5">
        <w:rPr>
          <w:rFonts w:ascii="Times New Roman" w:eastAsia="Times New Roman" w:hAnsi="Times New Roman" w:cs="Times New Roman"/>
          <w:noProof w:val="0"/>
          <w:sz w:val="24"/>
          <w:szCs w:val="24"/>
          <w:lang w:eastAsia="tr-TR"/>
        </w:rPr>
        <w:t xml:space="preserve"> 21 </w:t>
      </w:r>
      <w:r w:rsidR="003432B5">
        <w:rPr>
          <w:rFonts w:ascii="Times New Roman" w:eastAsia="Times New Roman" w:hAnsi="Times New Roman" w:cs="Times New Roman"/>
          <w:noProof w:val="0"/>
          <w:sz w:val="24"/>
          <w:szCs w:val="24"/>
          <w:lang w:eastAsia="tr-TR"/>
        </w:rPr>
        <w:t>(</w:t>
      </w:r>
      <w:proofErr w:type="spellStart"/>
      <w:r w:rsidRPr="005046E5">
        <w:rPr>
          <w:rFonts w:ascii="Times New Roman" w:eastAsia="Times New Roman" w:hAnsi="Times New Roman" w:cs="Times New Roman"/>
          <w:noProof w:val="0"/>
          <w:sz w:val="24"/>
          <w:szCs w:val="24"/>
          <w:lang w:eastAsia="tr-TR"/>
        </w:rPr>
        <w:t>Zheng</w:t>
      </w:r>
      <w:proofErr w:type="spellEnd"/>
      <w:r w:rsidRPr="005046E5">
        <w:rPr>
          <w:rFonts w:ascii="Times New Roman" w:eastAsia="Times New Roman" w:hAnsi="Times New Roman" w:cs="Times New Roman"/>
          <w:noProof w:val="0"/>
          <w:sz w:val="24"/>
          <w:szCs w:val="24"/>
          <w:lang w:eastAsia="tr-TR"/>
        </w:rPr>
        <w:t xml:space="preserve"> et al</w:t>
      </w:r>
      <w:proofErr w:type="gramStart"/>
      <w:r w:rsidRPr="005046E5">
        <w:rPr>
          <w:rFonts w:ascii="Times New Roman" w:eastAsia="Times New Roman" w:hAnsi="Times New Roman" w:cs="Times New Roman"/>
          <w:noProof w:val="0"/>
          <w:sz w:val="24"/>
          <w:szCs w:val="24"/>
          <w:lang w:eastAsia="tr-TR"/>
        </w:rPr>
        <w:t>.</w:t>
      </w:r>
      <w:r w:rsidR="003432B5">
        <w:rPr>
          <w:rFonts w:ascii="Times New Roman" w:eastAsia="Times New Roman" w:hAnsi="Times New Roman" w:cs="Times New Roman"/>
          <w:noProof w:val="0"/>
          <w:sz w:val="24"/>
          <w:szCs w:val="24"/>
          <w:lang w:eastAsia="tr-TR"/>
        </w:rPr>
        <w:t>,</w:t>
      </w:r>
      <w:proofErr w:type="gramEnd"/>
      <w:r w:rsidR="003432B5">
        <w:rPr>
          <w:rFonts w:ascii="Times New Roman" w:eastAsia="Times New Roman" w:hAnsi="Times New Roman" w:cs="Times New Roman"/>
          <w:noProof w:val="0"/>
          <w:sz w:val="24"/>
          <w:szCs w:val="24"/>
          <w:lang w:eastAsia="tr-TR"/>
        </w:rPr>
        <w:t xml:space="preserve">2016). </w:t>
      </w:r>
    </w:p>
    <w:p w14:paraId="47FC89CB" w14:textId="388E6A0D" w:rsidR="00514F50" w:rsidRDefault="00514F50" w:rsidP="00604D23">
      <w:pPr>
        <w:spacing w:after="0" w:line="240" w:lineRule="auto"/>
        <w:jc w:val="both"/>
        <w:rPr>
          <w:rFonts w:ascii="Times New Roman" w:eastAsia="Calibri" w:hAnsi="Times New Roman" w:cs="Times New Roman"/>
          <w:sz w:val="24"/>
          <w:szCs w:val="24"/>
          <w:shd w:val="clear" w:color="auto" w:fill="FFFFFF"/>
          <w:lang w:val="en-GB"/>
        </w:rPr>
      </w:pPr>
    </w:p>
    <w:p w14:paraId="6ADF0643" w14:textId="7B70A4E0" w:rsidR="003F0B29" w:rsidRPr="005B630A" w:rsidRDefault="00C25311" w:rsidP="00604D23">
      <w:pPr>
        <w:spacing w:line="240" w:lineRule="auto"/>
        <w:rPr>
          <w:rFonts w:ascii="Times New Roman" w:hAnsi="Times New Roman" w:cs="Times New Roman"/>
          <w:b/>
          <w:noProof w:val="0"/>
          <w:sz w:val="24"/>
          <w:szCs w:val="24"/>
        </w:rPr>
      </w:pPr>
      <w:proofErr w:type="spellStart"/>
      <w:r w:rsidRPr="005B630A">
        <w:rPr>
          <w:rFonts w:ascii="Times New Roman" w:hAnsi="Times New Roman" w:cs="Times New Roman"/>
          <w:b/>
          <w:noProof w:val="0"/>
          <w:sz w:val="24"/>
          <w:szCs w:val="24"/>
        </w:rPr>
        <w:t>R</w:t>
      </w:r>
      <w:r w:rsidR="00604D23" w:rsidRPr="005B630A">
        <w:rPr>
          <w:rFonts w:ascii="Times New Roman" w:hAnsi="Times New Roman" w:cs="Times New Roman"/>
          <w:b/>
          <w:noProof w:val="0"/>
          <w:sz w:val="24"/>
          <w:szCs w:val="24"/>
        </w:rPr>
        <w:t>esults</w:t>
      </w:r>
      <w:proofErr w:type="spellEnd"/>
    </w:p>
    <w:p w14:paraId="18F37662" w14:textId="63BF9880" w:rsidR="005F0882" w:rsidRPr="005F0882" w:rsidRDefault="00E849CA" w:rsidP="00604D23">
      <w:pPr>
        <w:spacing w:line="240" w:lineRule="auto"/>
        <w:jc w:val="both"/>
        <w:rPr>
          <w:rFonts w:ascii="Times New Roman" w:hAnsi="Times New Roman" w:cs="Times New Roman"/>
          <w:noProof w:val="0"/>
          <w:sz w:val="24"/>
          <w:szCs w:val="24"/>
        </w:rPr>
      </w:pPr>
      <w:proofErr w:type="spellStart"/>
      <w:proofErr w:type="gramStart"/>
      <w:r>
        <w:rPr>
          <w:rFonts w:ascii="Times New Roman" w:hAnsi="Times New Roman" w:cs="Times New Roman"/>
          <w:noProof w:val="0"/>
          <w:sz w:val="24"/>
          <w:szCs w:val="24"/>
        </w:rPr>
        <w:t>T</w:t>
      </w:r>
      <w:r w:rsidR="009D53CA" w:rsidRPr="005B630A">
        <w:rPr>
          <w:rFonts w:ascii="Times New Roman" w:hAnsi="Times New Roman" w:cs="Times New Roman"/>
          <w:noProof w:val="0"/>
          <w:sz w:val="24"/>
          <w:szCs w:val="24"/>
        </w:rPr>
        <w:t>he</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values</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for</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the</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concentrations</w:t>
      </w:r>
      <w:proofErr w:type="spellEnd"/>
      <w:r w:rsidR="009D53CA" w:rsidRPr="005B630A">
        <w:rPr>
          <w:rFonts w:ascii="Times New Roman" w:hAnsi="Times New Roman" w:cs="Times New Roman"/>
          <w:noProof w:val="0"/>
          <w:sz w:val="24"/>
          <w:szCs w:val="24"/>
        </w:rPr>
        <w:t xml:space="preserve"> of C</w:t>
      </w:r>
      <w:r w:rsidR="0072238F">
        <w:rPr>
          <w:rFonts w:ascii="Times New Roman" w:hAnsi="Times New Roman" w:cs="Times New Roman"/>
          <w:noProof w:val="0"/>
          <w:sz w:val="24"/>
          <w:szCs w:val="24"/>
        </w:rPr>
        <w:t xml:space="preserve">r, </w:t>
      </w:r>
      <w:proofErr w:type="spellStart"/>
      <w:r w:rsidR="0072238F">
        <w:rPr>
          <w:rFonts w:ascii="Times New Roman" w:hAnsi="Times New Roman" w:cs="Times New Roman"/>
          <w:noProof w:val="0"/>
          <w:sz w:val="24"/>
          <w:szCs w:val="24"/>
        </w:rPr>
        <w:t>Cd</w:t>
      </w:r>
      <w:proofErr w:type="spellEnd"/>
      <w:r w:rsidR="009D53CA" w:rsidRPr="005B630A">
        <w:rPr>
          <w:rFonts w:ascii="Times New Roman" w:hAnsi="Times New Roman" w:cs="Times New Roman"/>
          <w:noProof w:val="0"/>
          <w:sz w:val="24"/>
          <w:szCs w:val="24"/>
        </w:rPr>
        <w:t xml:space="preserve">, Fe, </w:t>
      </w:r>
      <w:proofErr w:type="spellStart"/>
      <w:r w:rsidR="0072238F">
        <w:rPr>
          <w:rFonts w:ascii="Times New Roman" w:hAnsi="Times New Roman" w:cs="Times New Roman"/>
          <w:noProof w:val="0"/>
          <w:sz w:val="24"/>
          <w:szCs w:val="24"/>
        </w:rPr>
        <w:t>Ni</w:t>
      </w:r>
      <w:proofErr w:type="spellEnd"/>
      <w:r w:rsidR="0072238F">
        <w:rPr>
          <w:rFonts w:ascii="Times New Roman" w:hAnsi="Times New Roman" w:cs="Times New Roman"/>
          <w:noProof w:val="0"/>
          <w:sz w:val="24"/>
          <w:szCs w:val="24"/>
        </w:rPr>
        <w:t xml:space="preserve">, Pb </w:t>
      </w:r>
      <w:proofErr w:type="spellStart"/>
      <w:r w:rsidR="009D53CA" w:rsidRPr="005B630A">
        <w:rPr>
          <w:rFonts w:ascii="Times New Roman" w:hAnsi="Times New Roman" w:cs="Times New Roman"/>
          <w:noProof w:val="0"/>
          <w:sz w:val="24"/>
          <w:szCs w:val="24"/>
        </w:rPr>
        <w:t>and</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Zn</w:t>
      </w:r>
      <w:proofErr w:type="spellEnd"/>
      <w:r w:rsidR="009D53CA" w:rsidRPr="005B630A">
        <w:rPr>
          <w:rFonts w:ascii="Times New Roman" w:hAnsi="Times New Roman" w:cs="Times New Roman"/>
          <w:noProof w:val="0"/>
          <w:sz w:val="24"/>
          <w:szCs w:val="24"/>
        </w:rPr>
        <w:t xml:space="preserve"> in </w:t>
      </w:r>
      <w:proofErr w:type="spellStart"/>
      <w:r w:rsidR="009D53CA" w:rsidRPr="005B630A">
        <w:rPr>
          <w:rFonts w:ascii="Times New Roman" w:hAnsi="Times New Roman" w:cs="Times New Roman"/>
          <w:noProof w:val="0"/>
          <w:sz w:val="24"/>
          <w:szCs w:val="24"/>
        </w:rPr>
        <w:t>the</w:t>
      </w:r>
      <w:proofErr w:type="spellEnd"/>
      <w:r w:rsidR="0072238F">
        <w:rPr>
          <w:rFonts w:ascii="Times New Roman" w:hAnsi="Times New Roman" w:cs="Times New Roman"/>
          <w:noProof w:val="0"/>
          <w:sz w:val="24"/>
          <w:szCs w:val="24"/>
        </w:rPr>
        <w:t xml:space="preserve"> </w:t>
      </w:r>
      <w:proofErr w:type="spellStart"/>
      <w:r w:rsidR="0072238F">
        <w:rPr>
          <w:rFonts w:ascii="Times New Roman" w:hAnsi="Times New Roman" w:cs="Times New Roman"/>
          <w:noProof w:val="0"/>
          <w:sz w:val="24"/>
          <w:szCs w:val="24"/>
        </w:rPr>
        <w:t>sea</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water</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columns</w:t>
      </w:r>
      <w:proofErr w:type="spellEnd"/>
      <w:r w:rsidR="009D53CA" w:rsidRPr="005B630A">
        <w:rPr>
          <w:rFonts w:ascii="Times New Roman" w:hAnsi="Times New Roman" w:cs="Times New Roman"/>
          <w:noProof w:val="0"/>
          <w:sz w:val="24"/>
          <w:szCs w:val="24"/>
        </w:rPr>
        <w:t xml:space="preserve"> at </w:t>
      </w:r>
      <w:proofErr w:type="spellStart"/>
      <w:r w:rsidR="009D53CA" w:rsidRPr="005B630A">
        <w:rPr>
          <w:rFonts w:ascii="Times New Roman" w:hAnsi="Times New Roman" w:cs="Times New Roman"/>
          <w:noProof w:val="0"/>
          <w:sz w:val="24"/>
          <w:szCs w:val="24"/>
        </w:rPr>
        <w:t>the</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sample</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location</w:t>
      </w:r>
      <w:proofErr w:type="spellEnd"/>
      <w:r w:rsidR="0081318D" w:rsidRPr="0081318D">
        <w:rPr>
          <w:rFonts w:ascii="Times New Roman" w:hAnsi="Times New Roman" w:cs="Times New Roman"/>
          <w:noProof w:val="0"/>
          <w:sz w:val="24"/>
          <w:szCs w:val="24"/>
        </w:rPr>
        <w:t xml:space="preserve"> </w:t>
      </w:r>
      <w:proofErr w:type="spellStart"/>
      <w:r w:rsidR="0081318D">
        <w:rPr>
          <w:rFonts w:ascii="Times New Roman" w:hAnsi="Times New Roman" w:cs="Times New Roman"/>
          <w:noProof w:val="0"/>
          <w:sz w:val="24"/>
          <w:szCs w:val="24"/>
        </w:rPr>
        <w:t>were</w:t>
      </w:r>
      <w:proofErr w:type="spellEnd"/>
      <w:r w:rsidR="0081318D">
        <w:rPr>
          <w:rFonts w:ascii="Times New Roman" w:hAnsi="Times New Roman" w:cs="Times New Roman"/>
          <w:noProof w:val="0"/>
          <w:sz w:val="24"/>
          <w:szCs w:val="24"/>
        </w:rPr>
        <w:t xml:space="preserve"> </w:t>
      </w:r>
      <w:proofErr w:type="spellStart"/>
      <w:r w:rsidR="0081318D">
        <w:rPr>
          <w:rFonts w:ascii="Times New Roman" w:hAnsi="Times New Roman" w:cs="Times New Roman"/>
          <w:noProof w:val="0"/>
          <w:sz w:val="24"/>
          <w:szCs w:val="24"/>
        </w:rPr>
        <w:t>listed</w:t>
      </w:r>
      <w:proofErr w:type="spellEnd"/>
      <w:r w:rsidR="0081318D">
        <w:rPr>
          <w:rFonts w:ascii="Times New Roman" w:hAnsi="Times New Roman" w:cs="Times New Roman"/>
          <w:noProof w:val="0"/>
          <w:sz w:val="24"/>
          <w:szCs w:val="24"/>
        </w:rPr>
        <w:t xml:space="preserve"> in </w:t>
      </w:r>
      <w:proofErr w:type="spellStart"/>
      <w:r w:rsidR="0081318D">
        <w:rPr>
          <w:rFonts w:ascii="Times New Roman" w:hAnsi="Times New Roman" w:cs="Times New Roman"/>
          <w:noProof w:val="0"/>
          <w:sz w:val="24"/>
          <w:szCs w:val="24"/>
        </w:rPr>
        <w:t>Table</w:t>
      </w:r>
      <w:proofErr w:type="spellEnd"/>
      <w:r w:rsidR="0081318D">
        <w:rPr>
          <w:rFonts w:ascii="Times New Roman" w:hAnsi="Times New Roman" w:cs="Times New Roman"/>
          <w:noProof w:val="0"/>
          <w:sz w:val="24"/>
          <w:szCs w:val="24"/>
        </w:rPr>
        <w:t xml:space="preserve"> </w:t>
      </w:r>
      <w:r>
        <w:rPr>
          <w:rFonts w:ascii="Times New Roman" w:hAnsi="Times New Roman" w:cs="Times New Roman"/>
          <w:noProof w:val="0"/>
          <w:sz w:val="24"/>
          <w:szCs w:val="24"/>
        </w:rPr>
        <w:t>1</w:t>
      </w:r>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In</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the</w:t>
      </w:r>
      <w:proofErr w:type="spellEnd"/>
      <w:r w:rsidR="009D53CA" w:rsidRPr="005B630A">
        <w:rPr>
          <w:rFonts w:ascii="Times New Roman" w:hAnsi="Times New Roman" w:cs="Times New Roman"/>
          <w:noProof w:val="0"/>
          <w:sz w:val="24"/>
          <w:szCs w:val="24"/>
        </w:rPr>
        <w:t xml:space="preserve"> </w:t>
      </w:r>
      <w:proofErr w:type="spellStart"/>
      <w:r w:rsidR="0072238F">
        <w:rPr>
          <w:rFonts w:ascii="Times New Roman" w:hAnsi="Times New Roman" w:cs="Times New Roman"/>
          <w:noProof w:val="0"/>
          <w:sz w:val="24"/>
          <w:szCs w:val="24"/>
        </w:rPr>
        <w:t>sea</w:t>
      </w:r>
      <w:proofErr w:type="spellEnd"/>
      <w:r w:rsidR="0072238F">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water</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columns</w:t>
      </w:r>
      <w:proofErr w:type="spellEnd"/>
      <w:r w:rsidR="009D53CA" w:rsidRPr="005B630A">
        <w:rPr>
          <w:rFonts w:ascii="Times New Roman" w:hAnsi="Times New Roman" w:cs="Times New Roman"/>
          <w:noProof w:val="0"/>
          <w:sz w:val="24"/>
          <w:szCs w:val="24"/>
        </w:rPr>
        <w:t xml:space="preserve"> of </w:t>
      </w:r>
      <w:proofErr w:type="spellStart"/>
      <w:r w:rsidR="00A611E5">
        <w:rPr>
          <w:rFonts w:ascii="Times New Roman" w:hAnsi="Times New Roman" w:cs="Times New Roman"/>
          <w:noProof w:val="0"/>
          <w:sz w:val="24"/>
          <w:szCs w:val="24"/>
        </w:rPr>
        <w:t>the</w:t>
      </w:r>
      <w:proofErr w:type="spellEnd"/>
      <w:r w:rsidR="00A611E5">
        <w:rPr>
          <w:rFonts w:ascii="Times New Roman" w:hAnsi="Times New Roman" w:cs="Times New Roman"/>
          <w:noProof w:val="0"/>
          <w:sz w:val="24"/>
          <w:szCs w:val="24"/>
        </w:rPr>
        <w:t xml:space="preserve"> </w:t>
      </w:r>
      <w:proofErr w:type="spellStart"/>
      <w:r w:rsidR="00A611E5">
        <w:rPr>
          <w:rFonts w:ascii="Times New Roman" w:hAnsi="Times New Roman" w:cs="Times New Roman"/>
          <w:noProof w:val="0"/>
          <w:sz w:val="24"/>
          <w:szCs w:val="24"/>
        </w:rPr>
        <w:t>sample</w:t>
      </w:r>
      <w:proofErr w:type="spellEnd"/>
      <w:r w:rsidR="00A611E5">
        <w:rPr>
          <w:rFonts w:ascii="Times New Roman" w:hAnsi="Times New Roman" w:cs="Times New Roman"/>
          <w:noProof w:val="0"/>
          <w:sz w:val="24"/>
          <w:szCs w:val="24"/>
        </w:rPr>
        <w:t xml:space="preserve"> </w:t>
      </w:r>
      <w:proofErr w:type="spellStart"/>
      <w:r w:rsidR="00A611E5">
        <w:rPr>
          <w:rFonts w:ascii="Times New Roman" w:hAnsi="Times New Roman" w:cs="Times New Roman"/>
          <w:noProof w:val="0"/>
          <w:sz w:val="24"/>
          <w:szCs w:val="24"/>
        </w:rPr>
        <w:t>location</w:t>
      </w:r>
      <w:proofErr w:type="spellEnd"/>
      <w:r w:rsidR="00A611E5">
        <w:rPr>
          <w:rFonts w:ascii="Times New Roman" w:hAnsi="Times New Roman" w:cs="Times New Roman"/>
          <w:noProof w:val="0"/>
          <w:sz w:val="24"/>
          <w:szCs w:val="24"/>
        </w:rPr>
        <w:t xml:space="preserve">, Fe, </w:t>
      </w:r>
      <w:proofErr w:type="spellStart"/>
      <w:r w:rsidR="00A611E5">
        <w:rPr>
          <w:rFonts w:ascii="Times New Roman" w:hAnsi="Times New Roman" w:cs="Times New Roman"/>
          <w:noProof w:val="0"/>
          <w:sz w:val="24"/>
          <w:szCs w:val="24"/>
        </w:rPr>
        <w:t>Zn</w:t>
      </w:r>
      <w:proofErr w:type="spellEnd"/>
      <w:r w:rsidR="00A611E5">
        <w:rPr>
          <w:rFonts w:ascii="Times New Roman" w:hAnsi="Times New Roman" w:cs="Times New Roman"/>
          <w:noProof w:val="0"/>
          <w:sz w:val="24"/>
          <w:szCs w:val="24"/>
        </w:rPr>
        <w:t xml:space="preserve"> </w:t>
      </w:r>
      <w:r>
        <w:rPr>
          <w:rFonts w:ascii="Times New Roman" w:hAnsi="Times New Roman" w:cs="Times New Roman"/>
          <w:noProof w:val="0"/>
          <w:sz w:val="24"/>
          <w:szCs w:val="24"/>
        </w:rPr>
        <w:t>1</w:t>
      </w:r>
      <w:r w:rsidR="00A611E5">
        <w:rPr>
          <w:rFonts w:ascii="Times New Roman" w:hAnsi="Times New Roman" w:cs="Times New Roman"/>
          <w:noProof w:val="0"/>
          <w:sz w:val="24"/>
          <w:szCs w:val="24"/>
        </w:rPr>
        <w:t>and Cr</w:t>
      </w:r>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were</w:t>
      </w:r>
      <w:proofErr w:type="spellEnd"/>
      <w:r w:rsidR="009D53CA" w:rsidRPr="005B630A">
        <w:rPr>
          <w:rFonts w:ascii="Times New Roman" w:hAnsi="Times New Roman" w:cs="Times New Roman"/>
          <w:noProof w:val="0"/>
          <w:sz w:val="24"/>
          <w:szCs w:val="24"/>
        </w:rPr>
        <w:t xml:space="preserve"> at </w:t>
      </w:r>
      <w:proofErr w:type="spellStart"/>
      <w:r w:rsidR="009D53CA" w:rsidRPr="005B630A">
        <w:rPr>
          <w:rFonts w:ascii="Times New Roman" w:hAnsi="Times New Roman" w:cs="Times New Roman"/>
          <w:noProof w:val="0"/>
          <w:sz w:val="24"/>
          <w:szCs w:val="24"/>
        </w:rPr>
        <w:t>greater</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concentrations</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while</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Cd</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was</w:t>
      </w:r>
      <w:proofErr w:type="spellEnd"/>
      <w:r w:rsidR="009D53CA" w:rsidRPr="005B630A">
        <w:rPr>
          <w:rFonts w:ascii="Times New Roman" w:hAnsi="Times New Roman" w:cs="Times New Roman"/>
          <w:noProof w:val="0"/>
          <w:sz w:val="24"/>
          <w:szCs w:val="24"/>
        </w:rPr>
        <w:t xml:space="preserve"> at </w:t>
      </w:r>
      <w:proofErr w:type="spellStart"/>
      <w:r w:rsidR="009D53CA" w:rsidRPr="005B630A">
        <w:rPr>
          <w:rFonts w:ascii="Times New Roman" w:hAnsi="Times New Roman" w:cs="Times New Roman"/>
          <w:noProof w:val="0"/>
          <w:sz w:val="24"/>
          <w:szCs w:val="24"/>
        </w:rPr>
        <w:t>the</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lowest</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dose</w:t>
      </w:r>
      <w:proofErr w:type="spellEnd"/>
      <w:r w:rsidR="009D53CA" w:rsidRPr="005B630A">
        <w:rPr>
          <w:rFonts w:ascii="Times New Roman" w:hAnsi="Times New Roman" w:cs="Times New Roman"/>
          <w:noProof w:val="0"/>
          <w:sz w:val="24"/>
          <w:szCs w:val="24"/>
        </w:rPr>
        <w:t xml:space="preserve">. </w:t>
      </w:r>
      <w:proofErr w:type="spellStart"/>
      <w:proofErr w:type="gramEnd"/>
      <w:r w:rsidR="009D53CA" w:rsidRPr="005B630A">
        <w:rPr>
          <w:rFonts w:ascii="Times New Roman" w:hAnsi="Times New Roman" w:cs="Times New Roman"/>
          <w:noProof w:val="0"/>
          <w:sz w:val="24"/>
          <w:szCs w:val="24"/>
        </w:rPr>
        <w:t>The</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relative</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abundance</w:t>
      </w:r>
      <w:proofErr w:type="spellEnd"/>
      <w:r w:rsidR="009D53CA" w:rsidRPr="005B630A">
        <w:rPr>
          <w:rFonts w:ascii="Times New Roman" w:hAnsi="Times New Roman" w:cs="Times New Roman"/>
          <w:noProof w:val="0"/>
          <w:sz w:val="24"/>
          <w:szCs w:val="24"/>
        </w:rPr>
        <w:t xml:space="preserve"> of </w:t>
      </w:r>
      <w:proofErr w:type="spellStart"/>
      <w:r w:rsidR="009D53CA" w:rsidRPr="005B630A">
        <w:rPr>
          <w:rFonts w:ascii="Times New Roman" w:hAnsi="Times New Roman" w:cs="Times New Roman"/>
          <w:noProof w:val="0"/>
          <w:sz w:val="24"/>
          <w:szCs w:val="24"/>
        </w:rPr>
        <w:t>heavy</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metals</w:t>
      </w:r>
      <w:proofErr w:type="spellEnd"/>
      <w:r w:rsidR="009D53CA" w:rsidRPr="005B630A">
        <w:rPr>
          <w:rFonts w:ascii="Times New Roman" w:hAnsi="Times New Roman" w:cs="Times New Roman"/>
          <w:noProof w:val="0"/>
          <w:sz w:val="24"/>
          <w:szCs w:val="24"/>
        </w:rPr>
        <w:t xml:space="preserve"> at </w:t>
      </w:r>
      <w:proofErr w:type="spellStart"/>
      <w:r w:rsidR="009D53CA" w:rsidRPr="005B630A">
        <w:rPr>
          <w:rFonts w:ascii="Times New Roman" w:hAnsi="Times New Roman" w:cs="Times New Roman"/>
          <w:noProof w:val="0"/>
          <w:sz w:val="24"/>
          <w:szCs w:val="24"/>
        </w:rPr>
        <w:t>the</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sample</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location</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were</w:t>
      </w:r>
      <w:proofErr w:type="spellEnd"/>
      <w:r w:rsidR="009D53CA" w:rsidRPr="005B630A">
        <w:rPr>
          <w:rFonts w:ascii="Times New Roman" w:hAnsi="Times New Roman" w:cs="Times New Roman"/>
          <w:noProof w:val="0"/>
          <w:sz w:val="24"/>
          <w:szCs w:val="24"/>
        </w:rPr>
        <w:t xml:space="preserve"> in </w:t>
      </w:r>
      <w:proofErr w:type="spellStart"/>
      <w:r w:rsidR="009D53CA" w:rsidRPr="005B630A">
        <w:rPr>
          <w:rFonts w:ascii="Times New Roman" w:hAnsi="Times New Roman" w:cs="Times New Roman"/>
          <w:noProof w:val="0"/>
          <w:sz w:val="24"/>
          <w:szCs w:val="24"/>
        </w:rPr>
        <w:t>the</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following</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order</w:t>
      </w:r>
      <w:proofErr w:type="spellEnd"/>
      <w:r w:rsidR="009D53CA" w:rsidRPr="005B630A">
        <w:rPr>
          <w:rFonts w:ascii="Times New Roman" w:hAnsi="Times New Roman" w:cs="Times New Roman"/>
          <w:noProof w:val="0"/>
          <w:sz w:val="24"/>
          <w:szCs w:val="24"/>
        </w:rPr>
        <w:t>: Fe&gt;</w:t>
      </w:r>
      <w:proofErr w:type="spellStart"/>
      <w:r w:rsidR="009D53CA" w:rsidRPr="005B630A">
        <w:rPr>
          <w:rFonts w:ascii="Times New Roman" w:hAnsi="Times New Roman" w:cs="Times New Roman"/>
          <w:noProof w:val="0"/>
          <w:sz w:val="24"/>
          <w:szCs w:val="24"/>
        </w:rPr>
        <w:t>Zn</w:t>
      </w:r>
      <w:proofErr w:type="spellEnd"/>
      <w:r w:rsidR="009D53CA" w:rsidRPr="005B630A">
        <w:rPr>
          <w:rFonts w:ascii="Times New Roman" w:hAnsi="Times New Roman" w:cs="Times New Roman"/>
          <w:noProof w:val="0"/>
          <w:sz w:val="24"/>
          <w:szCs w:val="24"/>
        </w:rPr>
        <w:t>&gt;Cr&gt;</w:t>
      </w:r>
      <w:proofErr w:type="spellStart"/>
      <w:r w:rsidR="009D53CA" w:rsidRPr="005B630A">
        <w:rPr>
          <w:rFonts w:ascii="Times New Roman" w:hAnsi="Times New Roman" w:cs="Times New Roman"/>
          <w:noProof w:val="0"/>
          <w:sz w:val="24"/>
          <w:szCs w:val="24"/>
        </w:rPr>
        <w:t>Ni</w:t>
      </w:r>
      <w:proofErr w:type="spellEnd"/>
      <w:r w:rsidR="009D53CA" w:rsidRPr="005B630A">
        <w:rPr>
          <w:rFonts w:ascii="Times New Roman" w:hAnsi="Times New Roman" w:cs="Times New Roman"/>
          <w:noProof w:val="0"/>
          <w:sz w:val="24"/>
          <w:szCs w:val="24"/>
        </w:rPr>
        <w:t>&gt;Pb</w:t>
      </w:r>
      <w:r w:rsidR="00A611E5">
        <w:rPr>
          <w:rFonts w:ascii="Times New Roman" w:hAnsi="Times New Roman" w:cs="Times New Roman"/>
          <w:noProof w:val="0"/>
          <w:sz w:val="24"/>
          <w:szCs w:val="24"/>
        </w:rPr>
        <w:t>&gt;</w:t>
      </w:r>
      <w:proofErr w:type="spellStart"/>
      <w:r w:rsidR="00A611E5">
        <w:rPr>
          <w:rFonts w:ascii="Times New Roman" w:hAnsi="Times New Roman" w:cs="Times New Roman"/>
          <w:noProof w:val="0"/>
          <w:sz w:val="24"/>
          <w:szCs w:val="24"/>
        </w:rPr>
        <w:t>Zn</w:t>
      </w:r>
      <w:proofErr w:type="spellEnd"/>
      <w:r w:rsidR="009D53CA" w:rsidRPr="005B630A">
        <w:rPr>
          <w:rFonts w:ascii="Times New Roman" w:hAnsi="Times New Roman" w:cs="Times New Roman"/>
          <w:noProof w:val="0"/>
          <w:sz w:val="24"/>
          <w:szCs w:val="24"/>
        </w:rPr>
        <w:t xml:space="preserve"> (</w:t>
      </w:r>
      <w:proofErr w:type="spellStart"/>
      <w:r w:rsidR="009D53CA" w:rsidRPr="005B630A">
        <w:rPr>
          <w:rFonts w:ascii="Times New Roman" w:hAnsi="Times New Roman" w:cs="Times New Roman"/>
          <w:noProof w:val="0"/>
          <w:sz w:val="24"/>
          <w:szCs w:val="24"/>
        </w:rPr>
        <w:t>Table</w:t>
      </w:r>
      <w:proofErr w:type="spellEnd"/>
      <w:r w:rsidR="009D53CA" w:rsidRPr="005B630A">
        <w:rPr>
          <w:rFonts w:ascii="Times New Roman" w:hAnsi="Times New Roman" w:cs="Times New Roman"/>
          <w:noProof w:val="0"/>
          <w:sz w:val="24"/>
          <w:szCs w:val="24"/>
        </w:rPr>
        <w:t xml:space="preserve"> 1).</w:t>
      </w:r>
    </w:p>
    <w:p w14:paraId="61FA38E3" w14:textId="2359191E" w:rsidR="005B630A" w:rsidRDefault="005B630A" w:rsidP="00604D23">
      <w:pPr>
        <w:spacing w:after="0" w:line="240" w:lineRule="auto"/>
        <w:jc w:val="both"/>
        <w:rPr>
          <w:rFonts w:ascii="Times New Roman" w:eastAsia="Times New Roman" w:hAnsi="Times New Roman" w:cs="Times New Roman"/>
          <w:bCs/>
          <w:noProof w:val="0"/>
          <w:sz w:val="24"/>
          <w:szCs w:val="24"/>
          <w:lang w:eastAsia="tr-TR"/>
        </w:rPr>
      </w:pPr>
      <w:proofErr w:type="spellStart"/>
      <w:r w:rsidRPr="005B630A">
        <w:rPr>
          <w:rFonts w:ascii="Times New Roman" w:eastAsia="Times New Roman" w:hAnsi="Times New Roman" w:cs="Times New Roman"/>
          <w:bCs/>
          <w:noProof w:val="0"/>
          <w:sz w:val="24"/>
          <w:szCs w:val="24"/>
          <w:lang w:eastAsia="tr-TR"/>
        </w:rPr>
        <w:t>Table</w:t>
      </w:r>
      <w:proofErr w:type="spellEnd"/>
      <w:r w:rsidRPr="005B630A">
        <w:rPr>
          <w:rFonts w:ascii="Times New Roman" w:eastAsia="Times New Roman" w:hAnsi="Times New Roman" w:cs="Times New Roman"/>
          <w:bCs/>
          <w:noProof w:val="0"/>
          <w:sz w:val="24"/>
          <w:szCs w:val="24"/>
          <w:lang w:eastAsia="tr-TR"/>
        </w:rPr>
        <w:t xml:space="preserve"> 1. </w:t>
      </w:r>
      <w:proofErr w:type="spellStart"/>
      <w:r w:rsidRPr="005B630A">
        <w:rPr>
          <w:rFonts w:ascii="Times New Roman" w:eastAsia="Times New Roman" w:hAnsi="Times New Roman" w:cs="Times New Roman"/>
          <w:bCs/>
          <w:noProof w:val="0"/>
          <w:sz w:val="24"/>
          <w:szCs w:val="24"/>
          <w:lang w:eastAsia="tr-TR"/>
        </w:rPr>
        <w:t>The</w:t>
      </w:r>
      <w:proofErr w:type="spellEnd"/>
      <w:r w:rsidRPr="005B630A">
        <w:rPr>
          <w:rFonts w:ascii="Times New Roman" w:eastAsia="Times New Roman" w:hAnsi="Times New Roman" w:cs="Times New Roman"/>
          <w:bCs/>
          <w:noProof w:val="0"/>
          <w:sz w:val="24"/>
          <w:szCs w:val="24"/>
          <w:lang w:eastAsia="tr-TR"/>
        </w:rPr>
        <w:t xml:space="preserve"> </w:t>
      </w:r>
      <w:proofErr w:type="spellStart"/>
      <w:r w:rsidRPr="005B630A">
        <w:rPr>
          <w:rFonts w:ascii="Times New Roman" w:eastAsia="Times New Roman" w:hAnsi="Times New Roman" w:cs="Times New Roman"/>
          <w:bCs/>
          <w:noProof w:val="0"/>
          <w:sz w:val="24"/>
          <w:szCs w:val="24"/>
          <w:lang w:eastAsia="tr-TR"/>
        </w:rPr>
        <w:t>mean</w:t>
      </w:r>
      <w:proofErr w:type="spellEnd"/>
      <w:r w:rsidRPr="005B630A">
        <w:rPr>
          <w:rFonts w:ascii="Times New Roman" w:eastAsia="Times New Roman" w:hAnsi="Times New Roman" w:cs="Times New Roman"/>
          <w:bCs/>
          <w:noProof w:val="0"/>
          <w:sz w:val="24"/>
          <w:szCs w:val="24"/>
          <w:lang w:eastAsia="tr-TR"/>
        </w:rPr>
        <w:t xml:space="preserve"> </w:t>
      </w:r>
      <w:proofErr w:type="spellStart"/>
      <w:r w:rsidRPr="005B630A">
        <w:rPr>
          <w:rFonts w:ascii="Times New Roman" w:eastAsia="Times New Roman" w:hAnsi="Times New Roman" w:cs="Times New Roman"/>
          <w:bCs/>
          <w:noProof w:val="0"/>
          <w:sz w:val="24"/>
          <w:szCs w:val="24"/>
          <w:lang w:eastAsia="tr-TR"/>
        </w:rPr>
        <w:t>values</w:t>
      </w:r>
      <w:proofErr w:type="spellEnd"/>
      <w:r w:rsidRPr="005B630A">
        <w:rPr>
          <w:rFonts w:ascii="Times New Roman" w:eastAsia="Times New Roman" w:hAnsi="Times New Roman" w:cs="Times New Roman"/>
          <w:bCs/>
          <w:noProof w:val="0"/>
          <w:sz w:val="24"/>
          <w:szCs w:val="24"/>
          <w:lang w:eastAsia="tr-TR"/>
        </w:rPr>
        <w:t xml:space="preserve"> of </w:t>
      </w:r>
      <w:proofErr w:type="spellStart"/>
      <w:r w:rsidRPr="005B630A">
        <w:rPr>
          <w:rFonts w:ascii="Times New Roman" w:eastAsia="Times New Roman" w:hAnsi="Times New Roman" w:cs="Times New Roman"/>
          <w:bCs/>
          <w:noProof w:val="0"/>
          <w:sz w:val="24"/>
          <w:szCs w:val="24"/>
          <w:lang w:eastAsia="tr-TR"/>
        </w:rPr>
        <w:t>trace</w:t>
      </w:r>
      <w:proofErr w:type="spellEnd"/>
      <w:r w:rsidRPr="005B630A">
        <w:rPr>
          <w:rFonts w:ascii="Times New Roman" w:eastAsia="Times New Roman" w:hAnsi="Times New Roman" w:cs="Times New Roman"/>
          <w:bCs/>
          <w:noProof w:val="0"/>
          <w:sz w:val="24"/>
          <w:szCs w:val="24"/>
          <w:lang w:eastAsia="tr-TR"/>
        </w:rPr>
        <w:t xml:space="preserve"> metal </w:t>
      </w:r>
      <w:proofErr w:type="spellStart"/>
      <w:r w:rsidRPr="005B630A">
        <w:rPr>
          <w:rFonts w:ascii="Times New Roman" w:eastAsia="Times New Roman" w:hAnsi="Times New Roman" w:cs="Times New Roman"/>
          <w:bCs/>
          <w:noProof w:val="0"/>
          <w:sz w:val="24"/>
          <w:szCs w:val="24"/>
          <w:lang w:eastAsia="tr-TR"/>
        </w:rPr>
        <w:t>concentrations</w:t>
      </w:r>
      <w:proofErr w:type="spellEnd"/>
      <w:r w:rsidR="0021600F">
        <w:rPr>
          <w:rFonts w:ascii="Times New Roman" w:eastAsia="Times New Roman" w:hAnsi="Times New Roman" w:cs="Times New Roman"/>
          <w:bCs/>
          <w:noProof w:val="0"/>
          <w:sz w:val="24"/>
          <w:szCs w:val="24"/>
          <w:lang w:eastAsia="tr-TR"/>
        </w:rPr>
        <w:t xml:space="preserve"> (</w:t>
      </w:r>
      <w:r w:rsidR="0021600F" w:rsidRPr="003F060C">
        <w:rPr>
          <w:rFonts w:ascii="Times New Roman" w:hAnsi="Times New Roman" w:cs="Times New Roman"/>
          <w:bCs/>
          <w:sz w:val="24"/>
          <w:szCs w:val="24"/>
        </w:rPr>
        <w:t>µg L</w:t>
      </w:r>
      <w:r w:rsidR="0021600F" w:rsidRPr="003F060C">
        <w:rPr>
          <w:rFonts w:ascii="Times New Roman" w:hAnsi="Times New Roman" w:cs="Times New Roman"/>
          <w:bCs/>
          <w:sz w:val="24"/>
          <w:szCs w:val="24"/>
          <w:vertAlign w:val="superscript"/>
        </w:rPr>
        <w:t>-1</w:t>
      </w:r>
      <w:r w:rsidR="0021600F">
        <w:rPr>
          <w:rFonts w:ascii="Times New Roman" w:hAnsi="Times New Roman" w:cs="Times New Roman"/>
          <w:bCs/>
          <w:sz w:val="24"/>
          <w:szCs w:val="24"/>
        </w:rPr>
        <w:t>)</w:t>
      </w:r>
      <w:r w:rsidRPr="005B630A">
        <w:rPr>
          <w:rFonts w:ascii="Times New Roman" w:eastAsia="Times New Roman" w:hAnsi="Times New Roman" w:cs="Times New Roman"/>
          <w:bCs/>
          <w:noProof w:val="0"/>
          <w:sz w:val="24"/>
          <w:szCs w:val="24"/>
          <w:lang w:eastAsia="tr-TR"/>
        </w:rPr>
        <w:t xml:space="preserve"> in </w:t>
      </w:r>
      <w:proofErr w:type="spellStart"/>
      <w:r w:rsidRPr="005B630A">
        <w:rPr>
          <w:rFonts w:ascii="Times New Roman" w:eastAsia="Times New Roman" w:hAnsi="Times New Roman" w:cs="Times New Roman"/>
          <w:bCs/>
          <w:noProof w:val="0"/>
          <w:sz w:val="24"/>
          <w:szCs w:val="24"/>
          <w:lang w:eastAsia="tr-TR"/>
        </w:rPr>
        <w:t>the</w:t>
      </w:r>
      <w:proofErr w:type="spellEnd"/>
      <w:r w:rsidRPr="005B630A">
        <w:rPr>
          <w:rFonts w:ascii="Times New Roman" w:eastAsia="Times New Roman" w:hAnsi="Times New Roman" w:cs="Times New Roman"/>
          <w:bCs/>
          <w:noProof w:val="0"/>
          <w:sz w:val="24"/>
          <w:szCs w:val="24"/>
          <w:lang w:eastAsia="tr-TR"/>
        </w:rPr>
        <w:t xml:space="preserve"> </w:t>
      </w:r>
      <w:proofErr w:type="spellStart"/>
      <w:r w:rsidRPr="005B630A">
        <w:rPr>
          <w:rFonts w:ascii="Times New Roman" w:eastAsia="Times New Roman" w:hAnsi="Times New Roman" w:cs="Times New Roman"/>
          <w:bCs/>
          <w:noProof w:val="0"/>
          <w:sz w:val="24"/>
          <w:szCs w:val="24"/>
          <w:lang w:eastAsia="tr-TR"/>
        </w:rPr>
        <w:t>Iskenderun</w:t>
      </w:r>
      <w:proofErr w:type="spellEnd"/>
      <w:r w:rsidRPr="005B630A">
        <w:rPr>
          <w:rFonts w:ascii="Times New Roman" w:eastAsia="Times New Roman" w:hAnsi="Times New Roman" w:cs="Times New Roman"/>
          <w:bCs/>
          <w:noProof w:val="0"/>
          <w:sz w:val="24"/>
          <w:szCs w:val="24"/>
          <w:lang w:eastAsia="tr-TR"/>
        </w:rPr>
        <w:t xml:space="preserve"> Bay </w:t>
      </w:r>
      <w:proofErr w:type="spellStart"/>
      <w:r w:rsidRPr="005B630A">
        <w:rPr>
          <w:rFonts w:ascii="Times New Roman" w:eastAsia="Times New Roman" w:hAnsi="Times New Roman" w:cs="Times New Roman"/>
          <w:bCs/>
          <w:noProof w:val="0"/>
          <w:sz w:val="24"/>
          <w:szCs w:val="24"/>
          <w:lang w:eastAsia="tr-TR"/>
        </w:rPr>
        <w:t>with</w:t>
      </w:r>
      <w:proofErr w:type="spellEnd"/>
      <w:r w:rsidRPr="005B630A">
        <w:rPr>
          <w:rFonts w:ascii="Times New Roman" w:eastAsia="Times New Roman" w:hAnsi="Times New Roman" w:cs="Times New Roman"/>
          <w:bCs/>
          <w:noProof w:val="0"/>
          <w:sz w:val="24"/>
          <w:szCs w:val="24"/>
          <w:lang w:eastAsia="tr-TR"/>
        </w:rPr>
        <w:t xml:space="preserve"> a </w:t>
      </w:r>
      <w:proofErr w:type="spellStart"/>
      <w:r w:rsidRPr="005B630A">
        <w:rPr>
          <w:rFonts w:ascii="Times New Roman" w:eastAsia="Times New Roman" w:hAnsi="Times New Roman" w:cs="Times New Roman"/>
          <w:bCs/>
          <w:noProof w:val="0"/>
          <w:sz w:val="24"/>
          <w:szCs w:val="24"/>
          <w:lang w:eastAsia="tr-TR"/>
        </w:rPr>
        <w:t>comparison</w:t>
      </w:r>
      <w:proofErr w:type="spellEnd"/>
      <w:r w:rsidRPr="005B630A">
        <w:rPr>
          <w:rFonts w:ascii="Times New Roman" w:eastAsia="Times New Roman" w:hAnsi="Times New Roman" w:cs="Times New Roman"/>
          <w:bCs/>
          <w:noProof w:val="0"/>
          <w:sz w:val="24"/>
          <w:szCs w:val="24"/>
          <w:lang w:eastAsia="tr-TR"/>
        </w:rPr>
        <w:t xml:space="preserve"> of </w:t>
      </w:r>
      <w:proofErr w:type="spellStart"/>
      <w:r w:rsidRPr="005B630A">
        <w:rPr>
          <w:rFonts w:ascii="Times New Roman" w:eastAsia="Times New Roman" w:hAnsi="Times New Roman" w:cs="Times New Roman"/>
          <w:bCs/>
          <w:noProof w:val="0"/>
          <w:sz w:val="24"/>
          <w:szCs w:val="24"/>
          <w:lang w:eastAsia="tr-TR"/>
        </w:rPr>
        <w:t>the</w:t>
      </w:r>
      <w:proofErr w:type="spellEnd"/>
      <w:r w:rsidRPr="005B630A">
        <w:rPr>
          <w:rFonts w:ascii="Times New Roman" w:eastAsia="Times New Roman" w:hAnsi="Times New Roman" w:cs="Times New Roman"/>
          <w:bCs/>
          <w:noProof w:val="0"/>
          <w:sz w:val="24"/>
          <w:szCs w:val="24"/>
          <w:lang w:eastAsia="tr-TR"/>
        </w:rPr>
        <w:t xml:space="preserve"> </w:t>
      </w:r>
      <w:proofErr w:type="spellStart"/>
      <w:r w:rsidRPr="005B630A">
        <w:rPr>
          <w:rFonts w:ascii="Times New Roman" w:eastAsia="Times New Roman" w:hAnsi="Times New Roman" w:cs="Times New Roman"/>
          <w:bCs/>
          <w:noProof w:val="0"/>
          <w:sz w:val="24"/>
          <w:szCs w:val="24"/>
          <w:lang w:eastAsia="tr-TR"/>
        </w:rPr>
        <w:t>Turkish</w:t>
      </w:r>
      <w:proofErr w:type="spellEnd"/>
      <w:r w:rsidRPr="005B630A">
        <w:rPr>
          <w:rFonts w:ascii="Times New Roman" w:eastAsia="Times New Roman" w:hAnsi="Times New Roman" w:cs="Times New Roman"/>
          <w:bCs/>
          <w:noProof w:val="0"/>
          <w:sz w:val="24"/>
          <w:szCs w:val="24"/>
          <w:lang w:eastAsia="tr-TR"/>
        </w:rPr>
        <w:t xml:space="preserve"> </w:t>
      </w:r>
      <w:proofErr w:type="spellStart"/>
      <w:r w:rsidRPr="005B630A">
        <w:rPr>
          <w:rFonts w:ascii="Times New Roman" w:eastAsia="Times New Roman" w:hAnsi="Times New Roman" w:cs="Times New Roman"/>
          <w:bCs/>
          <w:noProof w:val="0"/>
          <w:sz w:val="24"/>
          <w:szCs w:val="24"/>
          <w:lang w:eastAsia="tr-TR"/>
        </w:rPr>
        <w:t>Environmental</w:t>
      </w:r>
      <w:proofErr w:type="spellEnd"/>
      <w:r w:rsidRPr="005B630A">
        <w:rPr>
          <w:rFonts w:ascii="Times New Roman" w:eastAsia="Times New Roman" w:hAnsi="Times New Roman" w:cs="Times New Roman"/>
          <w:bCs/>
          <w:noProof w:val="0"/>
          <w:sz w:val="24"/>
          <w:szCs w:val="24"/>
          <w:lang w:eastAsia="tr-TR"/>
        </w:rPr>
        <w:t xml:space="preserve"> </w:t>
      </w:r>
      <w:proofErr w:type="spellStart"/>
      <w:r w:rsidRPr="005B630A">
        <w:rPr>
          <w:rFonts w:ascii="Times New Roman" w:eastAsia="Times New Roman" w:hAnsi="Times New Roman" w:cs="Times New Roman"/>
          <w:bCs/>
          <w:noProof w:val="0"/>
          <w:sz w:val="24"/>
          <w:szCs w:val="24"/>
          <w:lang w:eastAsia="tr-TR"/>
        </w:rPr>
        <w:t>Guideline</w:t>
      </w:r>
      <w:proofErr w:type="spellEnd"/>
      <w:r w:rsidRPr="005B630A">
        <w:rPr>
          <w:rFonts w:ascii="Times New Roman" w:eastAsia="Times New Roman" w:hAnsi="Times New Roman" w:cs="Times New Roman"/>
          <w:bCs/>
          <w:noProof w:val="0"/>
          <w:sz w:val="24"/>
          <w:szCs w:val="24"/>
          <w:lang w:eastAsia="tr-TR"/>
        </w:rPr>
        <w:t xml:space="preserve"> (TEG) </w:t>
      </w:r>
      <w:proofErr w:type="spellStart"/>
      <w:r w:rsidRPr="005B630A">
        <w:rPr>
          <w:rFonts w:ascii="Times New Roman" w:eastAsia="Times New Roman" w:hAnsi="Times New Roman" w:cs="Times New Roman"/>
          <w:bCs/>
          <w:noProof w:val="0"/>
          <w:sz w:val="24"/>
          <w:szCs w:val="24"/>
          <w:lang w:eastAsia="tr-TR"/>
        </w:rPr>
        <w:t>and</w:t>
      </w:r>
      <w:proofErr w:type="spellEnd"/>
      <w:r w:rsidRPr="005B630A">
        <w:rPr>
          <w:rFonts w:ascii="Times New Roman" w:eastAsia="Times New Roman" w:hAnsi="Times New Roman" w:cs="Times New Roman"/>
          <w:bCs/>
          <w:noProof w:val="0"/>
          <w:sz w:val="24"/>
          <w:szCs w:val="24"/>
          <w:lang w:eastAsia="tr-TR"/>
        </w:rPr>
        <w:t xml:space="preserve"> </w:t>
      </w:r>
      <w:proofErr w:type="spellStart"/>
      <w:r w:rsidRPr="005B630A">
        <w:rPr>
          <w:rFonts w:ascii="Times New Roman" w:eastAsia="Times New Roman" w:hAnsi="Times New Roman" w:cs="Times New Roman"/>
          <w:bCs/>
          <w:noProof w:val="0"/>
          <w:sz w:val="24"/>
          <w:szCs w:val="24"/>
          <w:lang w:eastAsia="tr-TR"/>
        </w:rPr>
        <w:t>Environmental</w:t>
      </w:r>
      <w:proofErr w:type="spellEnd"/>
      <w:r w:rsidRPr="005B630A">
        <w:rPr>
          <w:rFonts w:ascii="Times New Roman" w:eastAsia="Times New Roman" w:hAnsi="Times New Roman" w:cs="Times New Roman"/>
          <w:bCs/>
          <w:noProof w:val="0"/>
          <w:sz w:val="24"/>
          <w:szCs w:val="24"/>
          <w:lang w:eastAsia="tr-TR"/>
        </w:rPr>
        <w:t xml:space="preserve"> </w:t>
      </w:r>
      <w:proofErr w:type="spellStart"/>
      <w:r w:rsidRPr="005B630A">
        <w:rPr>
          <w:rFonts w:ascii="Times New Roman" w:eastAsia="Times New Roman" w:hAnsi="Times New Roman" w:cs="Times New Roman"/>
          <w:bCs/>
          <w:noProof w:val="0"/>
          <w:sz w:val="24"/>
          <w:szCs w:val="24"/>
          <w:lang w:eastAsia="tr-TR"/>
        </w:rPr>
        <w:t>Protection</w:t>
      </w:r>
      <w:proofErr w:type="spellEnd"/>
      <w:r w:rsidRPr="005B630A">
        <w:rPr>
          <w:rFonts w:ascii="Times New Roman" w:eastAsia="Times New Roman" w:hAnsi="Times New Roman" w:cs="Times New Roman"/>
          <w:bCs/>
          <w:noProof w:val="0"/>
          <w:sz w:val="24"/>
          <w:szCs w:val="24"/>
          <w:lang w:eastAsia="tr-TR"/>
        </w:rPr>
        <w:t xml:space="preserve"> </w:t>
      </w:r>
      <w:proofErr w:type="spellStart"/>
      <w:r w:rsidRPr="005B630A">
        <w:rPr>
          <w:rFonts w:ascii="Times New Roman" w:eastAsia="Times New Roman" w:hAnsi="Times New Roman" w:cs="Times New Roman"/>
          <w:bCs/>
          <w:noProof w:val="0"/>
          <w:sz w:val="24"/>
          <w:szCs w:val="24"/>
          <w:lang w:eastAsia="tr-TR"/>
        </w:rPr>
        <w:t>Agency</w:t>
      </w:r>
      <w:proofErr w:type="spellEnd"/>
      <w:r w:rsidRPr="005B630A">
        <w:rPr>
          <w:rFonts w:ascii="Times New Roman" w:eastAsia="Times New Roman" w:hAnsi="Times New Roman" w:cs="Times New Roman"/>
          <w:bCs/>
          <w:noProof w:val="0"/>
          <w:sz w:val="24"/>
          <w:szCs w:val="24"/>
          <w:lang w:eastAsia="tr-TR"/>
        </w:rPr>
        <w:t xml:space="preserve"> (EPA, USEPA).</w:t>
      </w:r>
      <w:r w:rsidR="007A37DC">
        <w:rPr>
          <w:rFonts w:ascii="Times New Roman" w:eastAsia="Times New Roman" w:hAnsi="Times New Roman" w:cs="Times New Roman"/>
          <w:bCs/>
          <w:noProof w:val="0"/>
          <w:sz w:val="24"/>
          <w:szCs w:val="24"/>
          <w:lang w:eastAsia="tr-TR"/>
        </w:rPr>
        <w:t xml:space="preserve"> </w:t>
      </w:r>
    </w:p>
    <w:p w14:paraId="28592BF1" w14:textId="58D31D13" w:rsidR="005B630A" w:rsidRDefault="005B630A" w:rsidP="00604D23">
      <w:pPr>
        <w:spacing w:after="0" w:line="240" w:lineRule="auto"/>
        <w:jc w:val="both"/>
        <w:rPr>
          <w:rFonts w:ascii="Times New Roman" w:eastAsia="Times New Roman" w:hAnsi="Times New Roman" w:cs="Times New Roman"/>
          <w:bCs/>
          <w:noProof w:val="0"/>
          <w:sz w:val="24"/>
          <w:szCs w:val="24"/>
          <w:lang w:eastAsia="tr-TR"/>
        </w:rPr>
      </w:pPr>
    </w:p>
    <w:tbl>
      <w:tblPr>
        <w:tblStyle w:val="TabloKlavuzu"/>
        <w:tblpPr w:leftFromText="180" w:rightFromText="180" w:vertAnchor="text" w:horzAnchor="margin" w:tblpY="-27"/>
        <w:tblW w:w="8931" w:type="dxa"/>
        <w:tblLayout w:type="fixed"/>
        <w:tblLook w:val="04A0" w:firstRow="1" w:lastRow="0" w:firstColumn="1" w:lastColumn="0" w:noHBand="0" w:noVBand="1"/>
      </w:tblPr>
      <w:tblGrid>
        <w:gridCol w:w="1338"/>
        <w:gridCol w:w="2773"/>
        <w:gridCol w:w="1559"/>
        <w:gridCol w:w="287"/>
        <w:gridCol w:w="422"/>
        <w:gridCol w:w="393"/>
        <w:gridCol w:w="914"/>
        <w:gridCol w:w="1210"/>
        <w:gridCol w:w="35"/>
      </w:tblGrid>
      <w:tr w:rsidR="00E01269" w:rsidRPr="00BB3335" w14:paraId="68DFDFFB" w14:textId="77777777" w:rsidTr="00E01269">
        <w:trPr>
          <w:trHeight w:val="289"/>
        </w:trPr>
        <w:tc>
          <w:tcPr>
            <w:tcW w:w="1338" w:type="dxa"/>
            <w:tcBorders>
              <w:left w:val="nil"/>
              <w:bottom w:val="single" w:sz="4" w:space="0" w:color="auto"/>
              <w:right w:val="nil"/>
            </w:tcBorders>
            <w:shd w:val="clear" w:color="auto" w:fill="FFFFFF" w:themeFill="background1"/>
          </w:tcPr>
          <w:p w14:paraId="6F7A4D48" w14:textId="77777777" w:rsidR="00E01269" w:rsidRPr="00BB3335" w:rsidRDefault="00E01269" w:rsidP="00E01269">
            <w:pPr>
              <w:jc w:val="both"/>
              <w:rPr>
                <w:moveTo w:id="51" w:author="Deniz Ergüden" w:date="2024-07-30T13:53:00Z"/>
                <w:rFonts w:ascii="Times New Roman" w:eastAsia="Times New Roman" w:hAnsi="Times New Roman" w:cs="Times New Roman"/>
                <w:b/>
                <w:noProof w:val="0"/>
                <w:sz w:val="18"/>
                <w:szCs w:val="18"/>
                <w:lang w:eastAsia="tr-TR"/>
              </w:rPr>
            </w:pPr>
            <w:moveToRangeStart w:id="52" w:author="Deniz Ergüden" w:date="2024-07-30T13:53:00Z" w:name="move173240037"/>
            <w:moveTo w:id="53" w:author="Deniz Ergüden" w:date="2024-07-30T13:53:00Z">
              <w:r w:rsidRPr="00BB3335">
                <w:rPr>
                  <w:rFonts w:ascii="Times New Roman" w:eastAsia="Times New Roman" w:hAnsi="Times New Roman" w:cs="Times New Roman"/>
                  <w:b/>
                  <w:noProof w:val="0"/>
                  <w:sz w:val="18"/>
                  <w:szCs w:val="18"/>
                  <w:lang w:val="en-GB" w:eastAsia="tr-TR"/>
                </w:rPr>
                <w:t>Metals</w:t>
              </w:r>
            </w:moveTo>
          </w:p>
        </w:tc>
        <w:tc>
          <w:tcPr>
            <w:tcW w:w="2773" w:type="dxa"/>
            <w:tcBorders>
              <w:left w:val="nil"/>
              <w:bottom w:val="single" w:sz="4" w:space="0" w:color="auto"/>
              <w:right w:val="nil"/>
            </w:tcBorders>
            <w:shd w:val="clear" w:color="auto" w:fill="FFFFFF" w:themeFill="background1"/>
          </w:tcPr>
          <w:p w14:paraId="41F3BB1E" w14:textId="77777777" w:rsidR="00E01269" w:rsidRPr="00BB3335" w:rsidRDefault="00E01269" w:rsidP="00E01269">
            <w:pPr>
              <w:jc w:val="both"/>
              <w:rPr>
                <w:moveTo w:id="54" w:author="Deniz Ergüden" w:date="2024-07-30T13:53:00Z"/>
                <w:rFonts w:ascii="Times New Roman" w:eastAsia="Times New Roman" w:hAnsi="Times New Roman" w:cs="Times New Roman"/>
                <w:b/>
                <w:noProof w:val="0"/>
                <w:sz w:val="18"/>
                <w:szCs w:val="18"/>
                <w:lang w:eastAsia="tr-TR"/>
              </w:rPr>
            </w:pPr>
            <w:proofErr w:type="spellStart"/>
            <w:moveTo w:id="55" w:author="Deniz Ergüden" w:date="2024-07-30T13:53:00Z">
              <w:r w:rsidRPr="00BB3335">
                <w:rPr>
                  <w:rFonts w:ascii="Times New Roman" w:eastAsia="Times New Roman" w:hAnsi="Times New Roman" w:cs="Times New Roman"/>
                  <w:b/>
                  <w:noProof w:val="0"/>
                  <w:sz w:val="18"/>
                  <w:szCs w:val="18"/>
                  <w:lang w:eastAsia="tr-TR"/>
                </w:rPr>
                <w:t>Iskenderun</w:t>
              </w:r>
              <w:proofErr w:type="spellEnd"/>
              <w:r w:rsidRPr="00BB3335">
                <w:rPr>
                  <w:rFonts w:ascii="Times New Roman" w:eastAsia="Times New Roman" w:hAnsi="Times New Roman" w:cs="Times New Roman"/>
                  <w:b/>
                  <w:noProof w:val="0"/>
                  <w:sz w:val="18"/>
                  <w:szCs w:val="18"/>
                  <w:lang w:eastAsia="tr-TR"/>
                </w:rPr>
                <w:t xml:space="preserve"> Bay</w:t>
              </w:r>
            </w:moveTo>
          </w:p>
        </w:tc>
        <w:tc>
          <w:tcPr>
            <w:tcW w:w="2268" w:type="dxa"/>
            <w:gridSpan w:val="3"/>
            <w:tcBorders>
              <w:left w:val="nil"/>
              <w:bottom w:val="single" w:sz="4" w:space="0" w:color="auto"/>
              <w:right w:val="nil"/>
            </w:tcBorders>
            <w:shd w:val="clear" w:color="auto" w:fill="FFFFFF" w:themeFill="background1"/>
          </w:tcPr>
          <w:p w14:paraId="3E5E4065" w14:textId="77777777" w:rsidR="00E01269" w:rsidRPr="00BB3335" w:rsidRDefault="00E01269" w:rsidP="00E01269">
            <w:pPr>
              <w:jc w:val="both"/>
              <w:rPr>
                <w:moveTo w:id="56" w:author="Deniz Ergüden" w:date="2024-07-30T13:53:00Z"/>
                <w:rFonts w:ascii="Times New Roman" w:eastAsia="Times New Roman" w:hAnsi="Times New Roman" w:cs="Times New Roman"/>
                <w:b/>
                <w:noProof w:val="0"/>
                <w:sz w:val="18"/>
                <w:szCs w:val="18"/>
                <w:lang w:eastAsia="tr-TR"/>
              </w:rPr>
            </w:pPr>
            <w:moveTo w:id="57" w:author="Deniz Ergüden" w:date="2024-07-30T13:53:00Z">
              <w:r w:rsidRPr="00BB3335">
                <w:rPr>
                  <w:rFonts w:ascii="Times New Roman" w:eastAsia="Times New Roman" w:hAnsi="Times New Roman" w:cs="Times New Roman"/>
                  <w:b/>
                  <w:noProof w:val="0"/>
                  <w:sz w:val="18"/>
                  <w:szCs w:val="18"/>
                  <w:lang w:eastAsia="tr-TR"/>
                </w:rPr>
                <w:t>TEG (2016)</w:t>
              </w:r>
            </w:moveTo>
          </w:p>
        </w:tc>
        <w:tc>
          <w:tcPr>
            <w:tcW w:w="2552" w:type="dxa"/>
            <w:gridSpan w:val="4"/>
            <w:tcBorders>
              <w:left w:val="nil"/>
              <w:bottom w:val="single" w:sz="4" w:space="0" w:color="auto"/>
              <w:right w:val="nil"/>
            </w:tcBorders>
            <w:shd w:val="clear" w:color="auto" w:fill="FFFFFF" w:themeFill="background1"/>
          </w:tcPr>
          <w:p w14:paraId="40D93C02" w14:textId="77777777" w:rsidR="00E01269" w:rsidRPr="00BB3335" w:rsidRDefault="00E01269" w:rsidP="00E01269">
            <w:pPr>
              <w:jc w:val="both"/>
              <w:rPr>
                <w:moveTo w:id="58" w:author="Deniz Ergüden" w:date="2024-07-30T13:53:00Z"/>
                <w:rFonts w:ascii="Times New Roman" w:eastAsia="Times New Roman" w:hAnsi="Times New Roman" w:cs="Times New Roman"/>
                <w:b/>
                <w:noProof w:val="0"/>
                <w:sz w:val="18"/>
                <w:szCs w:val="18"/>
                <w:lang w:eastAsia="tr-TR"/>
              </w:rPr>
            </w:pPr>
            <w:moveTo w:id="59" w:author="Deniz Ergüden" w:date="2024-07-30T13:53:00Z">
              <w:r w:rsidRPr="00BB3335">
                <w:rPr>
                  <w:rFonts w:ascii="Times New Roman" w:eastAsia="Times New Roman" w:hAnsi="Times New Roman" w:cs="Times New Roman"/>
                  <w:b/>
                  <w:noProof w:val="0"/>
                  <w:sz w:val="18"/>
                  <w:szCs w:val="18"/>
                  <w:lang w:eastAsia="tr-TR"/>
                </w:rPr>
                <w:t>EPA (2007, 2016)</w:t>
              </w:r>
            </w:moveTo>
          </w:p>
        </w:tc>
      </w:tr>
      <w:tr w:rsidR="00E01269" w:rsidRPr="00BB3335" w14:paraId="6FFE2607" w14:textId="77777777" w:rsidTr="00E01269">
        <w:trPr>
          <w:gridAfter w:val="1"/>
          <w:wAfter w:w="35" w:type="dxa"/>
          <w:trHeight w:val="362"/>
        </w:trPr>
        <w:tc>
          <w:tcPr>
            <w:tcW w:w="1338" w:type="dxa"/>
            <w:tcBorders>
              <w:left w:val="nil"/>
              <w:bottom w:val="single" w:sz="4" w:space="0" w:color="auto"/>
              <w:right w:val="nil"/>
            </w:tcBorders>
            <w:shd w:val="clear" w:color="auto" w:fill="FFFFFF" w:themeFill="background1"/>
            <w:vAlign w:val="center"/>
          </w:tcPr>
          <w:p w14:paraId="6FA0966B" w14:textId="77777777" w:rsidR="00E01269" w:rsidRPr="00BB3335" w:rsidRDefault="00E01269" w:rsidP="00E01269">
            <w:pPr>
              <w:jc w:val="both"/>
              <w:rPr>
                <w:moveTo w:id="60" w:author="Deniz Ergüden" w:date="2024-07-30T13:53:00Z"/>
                <w:rFonts w:ascii="Times New Roman" w:eastAsia="Times New Roman" w:hAnsi="Times New Roman" w:cs="Times New Roman"/>
                <w:noProof w:val="0"/>
                <w:sz w:val="18"/>
                <w:szCs w:val="18"/>
                <w:lang w:eastAsia="tr-TR"/>
              </w:rPr>
            </w:pPr>
          </w:p>
        </w:tc>
        <w:tc>
          <w:tcPr>
            <w:tcW w:w="2773" w:type="dxa"/>
            <w:tcBorders>
              <w:left w:val="nil"/>
              <w:bottom w:val="single" w:sz="4" w:space="0" w:color="auto"/>
              <w:right w:val="nil"/>
            </w:tcBorders>
            <w:shd w:val="clear" w:color="auto" w:fill="FFFFFF" w:themeFill="background1"/>
            <w:vAlign w:val="center"/>
          </w:tcPr>
          <w:p w14:paraId="7EB778D5" w14:textId="77777777" w:rsidR="00E01269" w:rsidRPr="00BB3335" w:rsidRDefault="00E01269" w:rsidP="00E01269">
            <w:pPr>
              <w:jc w:val="both"/>
              <w:rPr>
                <w:moveTo w:id="61" w:author="Deniz Ergüden" w:date="2024-07-30T13:53:00Z"/>
                <w:rFonts w:ascii="Times New Roman" w:eastAsia="Times New Roman" w:hAnsi="Times New Roman" w:cs="Times New Roman"/>
                <w:b/>
                <w:noProof w:val="0"/>
                <w:sz w:val="18"/>
                <w:szCs w:val="18"/>
                <w:lang w:eastAsia="tr-TR"/>
              </w:rPr>
            </w:pPr>
          </w:p>
        </w:tc>
        <w:tc>
          <w:tcPr>
            <w:tcW w:w="1559" w:type="dxa"/>
            <w:tcBorders>
              <w:left w:val="nil"/>
              <w:bottom w:val="single" w:sz="4" w:space="0" w:color="auto"/>
              <w:right w:val="nil"/>
            </w:tcBorders>
            <w:shd w:val="clear" w:color="auto" w:fill="FFFFFF" w:themeFill="background1"/>
          </w:tcPr>
          <w:p w14:paraId="5FA38E38" w14:textId="77777777" w:rsidR="00E01269" w:rsidRPr="00BB3335" w:rsidRDefault="00E01269" w:rsidP="00E01269">
            <w:pPr>
              <w:jc w:val="both"/>
              <w:rPr>
                <w:moveTo w:id="62" w:author="Deniz Ergüden" w:date="2024-07-30T13:53:00Z"/>
                <w:rFonts w:ascii="Times New Roman" w:eastAsia="Times New Roman" w:hAnsi="Times New Roman" w:cs="Times New Roman"/>
                <w:b/>
                <w:noProof w:val="0"/>
                <w:sz w:val="18"/>
                <w:szCs w:val="18"/>
                <w:lang w:eastAsia="tr-TR"/>
              </w:rPr>
            </w:pPr>
            <w:moveTo w:id="63" w:author="Deniz Ergüden" w:date="2024-07-30T13:53:00Z">
              <w:r w:rsidRPr="00BB3335">
                <w:rPr>
                  <w:rFonts w:ascii="Times New Roman" w:eastAsia="Times New Roman" w:hAnsi="Times New Roman" w:cs="Times New Roman"/>
                  <w:b/>
                  <w:noProof w:val="0"/>
                  <w:sz w:val="18"/>
                  <w:szCs w:val="18"/>
                  <w:lang w:eastAsia="tr-TR"/>
                </w:rPr>
                <w:t>CMC</w:t>
              </w:r>
            </w:moveTo>
          </w:p>
        </w:tc>
        <w:tc>
          <w:tcPr>
            <w:tcW w:w="287" w:type="dxa"/>
            <w:tcBorders>
              <w:left w:val="nil"/>
              <w:bottom w:val="single" w:sz="4" w:space="0" w:color="auto"/>
              <w:right w:val="nil"/>
            </w:tcBorders>
            <w:shd w:val="clear" w:color="auto" w:fill="FFFFFF" w:themeFill="background1"/>
          </w:tcPr>
          <w:p w14:paraId="2093EA83" w14:textId="77777777" w:rsidR="00E01269" w:rsidRPr="00BB3335" w:rsidRDefault="00E01269" w:rsidP="00E01269">
            <w:pPr>
              <w:jc w:val="both"/>
              <w:rPr>
                <w:moveTo w:id="64" w:author="Deniz Ergüden" w:date="2024-07-30T13:53:00Z"/>
                <w:rFonts w:ascii="Times New Roman" w:eastAsia="Times New Roman" w:hAnsi="Times New Roman" w:cs="Times New Roman"/>
                <w:b/>
                <w:noProof w:val="0"/>
                <w:sz w:val="18"/>
                <w:szCs w:val="18"/>
                <w:lang w:eastAsia="tr-TR"/>
              </w:rPr>
            </w:pPr>
          </w:p>
        </w:tc>
        <w:tc>
          <w:tcPr>
            <w:tcW w:w="815" w:type="dxa"/>
            <w:gridSpan w:val="2"/>
            <w:tcBorders>
              <w:left w:val="nil"/>
              <w:bottom w:val="single" w:sz="4" w:space="0" w:color="auto"/>
              <w:right w:val="nil"/>
            </w:tcBorders>
            <w:shd w:val="clear" w:color="auto" w:fill="FFFFFF" w:themeFill="background1"/>
          </w:tcPr>
          <w:p w14:paraId="65987A34" w14:textId="77777777" w:rsidR="00E01269" w:rsidRPr="00BB3335" w:rsidRDefault="00E01269" w:rsidP="00E01269">
            <w:pPr>
              <w:jc w:val="both"/>
              <w:rPr>
                <w:moveTo w:id="65" w:author="Deniz Ergüden" w:date="2024-07-30T13:53:00Z"/>
                <w:rFonts w:ascii="Times New Roman" w:eastAsia="Times New Roman" w:hAnsi="Times New Roman" w:cs="Times New Roman"/>
                <w:b/>
                <w:noProof w:val="0"/>
                <w:sz w:val="18"/>
                <w:szCs w:val="18"/>
                <w:lang w:eastAsia="tr-TR"/>
              </w:rPr>
            </w:pPr>
          </w:p>
        </w:tc>
        <w:tc>
          <w:tcPr>
            <w:tcW w:w="914" w:type="dxa"/>
            <w:tcBorders>
              <w:left w:val="nil"/>
              <w:bottom w:val="single" w:sz="4" w:space="0" w:color="auto"/>
              <w:right w:val="nil"/>
            </w:tcBorders>
            <w:shd w:val="clear" w:color="auto" w:fill="FFFFFF" w:themeFill="background1"/>
          </w:tcPr>
          <w:p w14:paraId="25951C32" w14:textId="77777777" w:rsidR="00E01269" w:rsidRPr="00BB3335" w:rsidRDefault="00E01269" w:rsidP="00E01269">
            <w:pPr>
              <w:jc w:val="both"/>
              <w:rPr>
                <w:moveTo w:id="66" w:author="Deniz Ergüden" w:date="2024-07-30T13:53:00Z"/>
                <w:rFonts w:ascii="Times New Roman" w:eastAsia="Times New Roman" w:hAnsi="Times New Roman" w:cs="Times New Roman"/>
                <w:b/>
                <w:noProof w:val="0"/>
                <w:sz w:val="18"/>
                <w:szCs w:val="18"/>
                <w:lang w:eastAsia="tr-TR"/>
              </w:rPr>
            </w:pPr>
            <w:moveTo w:id="67" w:author="Deniz Ergüden" w:date="2024-07-30T13:53:00Z">
              <w:r w:rsidRPr="00BB3335">
                <w:rPr>
                  <w:rFonts w:ascii="Times New Roman" w:eastAsia="Times New Roman" w:hAnsi="Times New Roman" w:cs="Times New Roman"/>
                  <w:b/>
                  <w:noProof w:val="0"/>
                  <w:sz w:val="18"/>
                  <w:szCs w:val="18"/>
                  <w:lang w:eastAsia="tr-TR"/>
                </w:rPr>
                <w:t>CMC</w:t>
              </w:r>
            </w:moveTo>
          </w:p>
        </w:tc>
        <w:tc>
          <w:tcPr>
            <w:tcW w:w="1210" w:type="dxa"/>
            <w:tcBorders>
              <w:left w:val="nil"/>
              <w:bottom w:val="single" w:sz="4" w:space="0" w:color="auto"/>
              <w:right w:val="nil"/>
            </w:tcBorders>
            <w:shd w:val="clear" w:color="auto" w:fill="FFFFFF" w:themeFill="background1"/>
          </w:tcPr>
          <w:p w14:paraId="646774F1" w14:textId="77777777" w:rsidR="00E01269" w:rsidRPr="00BB3335" w:rsidRDefault="00E01269" w:rsidP="00E01269">
            <w:pPr>
              <w:jc w:val="both"/>
              <w:rPr>
                <w:moveTo w:id="68" w:author="Deniz Ergüden" w:date="2024-07-30T13:53:00Z"/>
                <w:rFonts w:ascii="Times New Roman" w:eastAsia="Times New Roman" w:hAnsi="Times New Roman" w:cs="Times New Roman"/>
                <w:b/>
                <w:noProof w:val="0"/>
                <w:sz w:val="18"/>
                <w:szCs w:val="18"/>
                <w:lang w:eastAsia="tr-TR"/>
              </w:rPr>
            </w:pPr>
            <w:moveTo w:id="69" w:author="Deniz Ergüden" w:date="2024-07-30T13:53:00Z">
              <w:r w:rsidRPr="00BB3335">
                <w:rPr>
                  <w:rFonts w:ascii="Times New Roman" w:eastAsia="Times New Roman" w:hAnsi="Times New Roman" w:cs="Times New Roman"/>
                  <w:b/>
                  <w:noProof w:val="0"/>
                  <w:sz w:val="18"/>
                  <w:szCs w:val="18"/>
                  <w:lang w:eastAsia="tr-TR"/>
                </w:rPr>
                <w:t>CCC</w:t>
              </w:r>
            </w:moveTo>
          </w:p>
        </w:tc>
      </w:tr>
      <w:tr w:rsidR="00E01269" w:rsidRPr="00BB3335" w14:paraId="53105820" w14:textId="77777777" w:rsidTr="00E01269">
        <w:trPr>
          <w:gridAfter w:val="1"/>
          <w:wAfter w:w="35" w:type="dxa"/>
          <w:trHeight w:val="212"/>
        </w:trPr>
        <w:tc>
          <w:tcPr>
            <w:tcW w:w="1338" w:type="dxa"/>
            <w:tcBorders>
              <w:top w:val="single" w:sz="4" w:space="0" w:color="auto"/>
              <w:left w:val="nil"/>
              <w:bottom w:val="nil"/>
              <w:right w:val="nil"/>
            </w:tcBorders>
            <w:shd w:val="clear" w:color="auto" w:fill="FFFFFF" w:themeFill="background1"/>
          </w:tcPr>
          <w:p w14:paraId="0405CAA4" w14:textId="77777777" w:rsidR="00E01269" w:rsidRPr="00BB3335" w:rsidRDefault="00E01269" w:rsidP="00E01269">
            <w:pPr>
              <w:jc w:val="both"/>
              <w:rPr>
                <w:moveTo w:id="70" w:author="Deniz Ergüden" w:date="2024-07-30T13:53:00Z"/>
                <w:rFonts w:ascii="Times New Roman" w:eastAsia="Times New Roman" w:hAnsi="Times New Roman" w:cs="Times New Roman"/>
                <w:b/>
                <w:noProof w:val="0"/>
                <w:sz w:val="18"/>
                <w:szCs w:val="18"/>
                <w:vertAlign w:val="superscript"/>
                <w:lang w:eastAsia="tr-TR"/>
              </w:rPr>
            </w:pPr>
            <w:moveTo w:id="71" w:author="Deniz Ergüden" w:date="2024-07-30T13:53:00Z">
              <w:r w:rsidRPr="00BB3335">
                <w:rPr>
                  <w:rFonts w:ascii="Times New Roman" w:eastAsia="Times New Roman" w:hAnsi="Times New Roman" w:cs="Times New Roman"/>
                  <w:b/>
                  <w:noProof w:val="0"/>
                  <w:sz w:val="18"/>
                  <w:szCs w:val="18"/>
                  <w:lang w:eastAsia="tr-TR"/>
                </w:rPr>
                <w:t>Cr</w:t>
              </w:r>
            </w:moveTo>
          </w:p>
        </w:tc>
        <w:tc>
          <w:tcPr>
            <w:tcW w:w="2773" w:type="dxa"/>
            <w:tcBorders>
              <w:top w:val="single" w:sz="4" w:space="0" w:color="auto"/>
              <w:left w:val="nil"/>
              <w:bottom w:val="nil"/>
              <w:right w:val="nil"/>
            </w:tcBorders>
            <w:shd w:val="clear" w:color="auto" w:fill="FFFFFF" w:themeFill="background1"/>
          </w:tcPr>
          <w:p w14:paraId="6D3B9EDC" w14:textId="77777777" w:rsidR="00E01269" w:rsidRPr="00BB3335" w:rsidRDefault="00E01269" w:rsidP="00E01269">
            <w:pPr>
              <w:jc w:val="both"/>
              <w:rPr>
                <w:moveTo w:id="72" w:author="Deniz Ergüden" w:date="2024-07-30T13:53:00Z"/>
                <w:rFonts w:ascii="Times New Roman" w:eastAsia="Times New Roman" w:hAnsi="Times New Roman" w:cs="Times New Roman"/>
                <w:noProof w:val="0"/>
                <w:sz w:val="18"/>
                <w:szCs w:val="18"/>
                <w:lang w:eastAsia="tr-TR"/>
              </w:rPr>
            </w:pPr>
            <w:moveTo w:id="73" w:author="Deniz Ergüden" w:date="2024-07-30T13:53:00Z">
              <w:r w:rsidRPr="00BB3335">
                <w:rPr>
                  <w:rFonts w:ascii="Times New Roman" w:eastAsia="Times New Roman" w:hAnsi="Times New Roman" w:cs="Times New Roman"/>
                  <w:bCs/>
                  <w:noProof w:val="0"/>
                  <w:sz w:val="18"/>
                  <w:szCs w:val="18"/>
                  <w:lang w:eastAsia="tr-TR"/>
                </w:rPr>
                <w:t>5.645±0.483</w:t>
              </w:r>
            </w:moveTo>
          </w:p>
        </w:tc>
        <w:tc>
          <w:tcPr>
            <w:tcW w:w="1559" w:type="dxa"/>
            <w:tcBorders>
              <w:top w:val="single" w:sz="4" w:space="0" w:color="auto"/>
              <w:left w:val="nil"/>
              <w:bottom w:val="nil"/>
              <w:right w:val="nil"/>
            </w:tcBorders>
            <w:shd w:val="clear" w:color="auto" w:fill="FFFFFF" w:themeFill="background1"/>
          </w:tcPr>
          <w:p w14:paraId="234A6159" w14:textId="77777777" w:rsidR="00E01269" w:rsidRPr="00BB3335" w:rsidRDefault="00E01269" w:rsidP="00E01269">
            <w:pPr>
              <w:jc w:val="both"/>
              <w:rPr>
                <w:moveTo w:id="74" w:author="Deniz Ergüden" w:date="2024-07-30T13:53:00Z"/>
                <w:rFonts w:ascii="Times New Roman" w:eastAsia="Times New Roman" w:hAnsi="Times New Roman" w:cs="Times New Roman"/>
                <w:noProof w:val="0"/>
                <w:sz w:val="18"/>
                <w:szCs w:val="18"/>
                <w:lang w:eastAsia="tr-TR"/>
              </w:rPr>
            </w:pPr>
            <w:moveTo w:id="75" w:author="Deniz Ergüden" w:date="2024-07-30T13:53:00Z">
              <w:r w:rsidRPr="00BB3335">
                <w:rPr>
                  <w:rFonts w:ascii="Times New Roman" w:eastAsia="Times New Roman" w:hAnsi="Times New Roman" w:cs="Times New Roman"/>
                  <w:noProof w:val="0"/>
                  <w:sz w:val="18"/>
                  <w:szCs w:val="18"/>
                  <w:lang w:eastAsia="tr-TR"/>
                </w:rPr>
                <w:t>88</w:t>
              </w:r>
            </w:moveTo>
          </w:p>
        </w:tc>
        <w:tc>
          <w:tcPr>
            <w:tcW w:w="287" w:type="dxa"/>
            <w:tcBorders>
              <w:top w:val="single" w:sz="4" w:space="0" w:color="auto"/>
              <w:left w:val="nil"/>
              <w:bottom w:val="nil"/>
              <w:right w:val="nil"/>
            </w:tcBorders>
            <w:shd w:val="clear" w:color="auto" w:fill="FFFFFF" w:themeFill="background1"/>
          </w:tcPr>
          <w:p w14:paraId="77855DE2" w14:textId="77777777" w:rsidR="00E01269" w:rsidRPr="00BB3335" w:rsidRDefault="00E01269" w:rsidP="00E01269">
            <w:pPr>
              <w:jc w:val="both"/>
              <w:rPr>
                <w:moveTo w:id="76"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single" w:sz="4" w:space="0" w:color="auto"/>
              <w:left w:val="nil"/>
              <w:bottom w:val="nil"/>
              <w:right w:val="nil"/>
            </w:tcBorders>
            <w:shd w:val="clear" w:color="auto" w:fill="FFFFFF" w:themeFill="background1"/>
          </w:tcPr>
          <w:p w14:paraId="526F9D0A" w14:textId="77777777" w:rsidR="00E01269" w:rsidRPr="00BB3335" w:rsidRDefault="00E01269" w:rsidP="00E01269">
            <w:pPr>
              <w:jc w:val="both"/>
              <w:rPr>
                <w:moveTo w:id="77" w:author="Deniz Ergüden" w:date="2024-07-30T13:53:00Z"/>
                <w:rFonts w:ascii="Times New Roman" w:eastAsia="Times New Roman" w:hAnsi="Times New Roman" w:cs="Times New Roman"/>
                <w:noProof w:val="0"/>
                <w:sz w:val="18"/>
                <w:szCs w:val="18"/>
                <w:lang w:eastAsia="tr-TR"/>
              </w:rPr>
            </w:pPr>
          </w:p>
        </w:tc>
        <w:tc>
          <w:tcPr>
            <w:tcW w:w="914" w:type="dxa"/>
            <w:tcBorders>
              <w:top w:val="single" w:sz="4" w:space="0" w:color="auto"/>
              <w:left w:val="nil"/>
              <w:bottom w:val="nil"/>
              <w:right w:val="nil"/>
            </w:tcBorders>
            <w:shd w:val="clear" w:color="auto" w:fill="FFFFFF" w:themeFill="background1"/>
          </w:tcPr>
          <w:p w14:paraId="1EE85EE1" w14:textId="77777777" w:rsidR="00E01269" w:rsidRPr="00BB3335" w:rsidRDefault="00E01269" w:rsidP="00E01269">
            <w:pPr>
              <w:jc w:val="both"/>
              <w:rPr>
                <w:moveTo w:id="78" w:author="Deniz Ergüden" w:date="2024-07-30T13:53:00Z"/>
                <w:rFonts w:ascii="Times New Roman" w:eastAsia="Times New Roman" w:hAnsi="Times New Roman" w:cs="Times New Roman"/>
                <w:noProof w:val="0"/>
                <w:sz w:val="18"/>
                <w:szCs w:val="18"/>
                <w:lang w:eastAsia="tr-TR"/>
              </w:rPr>
            </w:pPr>
            <w:moveTo w:id="79" w:author="Deniz Ergüden" w:date="2024-07-30T13:53:00Z">
              <w:r w:rsidRPr="00BB3335">
                <w:rPr>
                  <w:rFonts w:ascii="Times New Roman" w:eastAsia="Times New Roman" w:hAnsi="Times New Roman" w:cs="Times New Roman"/>
                  <w:noProof w:val="0"/>
                  <w:sz w:val="18"/>
                  <w:szCs w:val="18"/>
                  <w:lang w:eastAsia="tr-TR"/>
                </w:rPr>
                <w:t>1.1</w:t>
              </w:r>
            </w:moveTo>
          </w:p>
        </w:tc>
        <w:tc>
          <w:tcPr>
            <w:tcW w:w="1210" w:type="dxa"/>
            <w:tcBorders>
              <w:top w:val="single" w:sz="4" w:space="0" w:color="auto"/>
              <w:left w:val="nil"/>
              <w:bottom w:val="nil"/>
              <w:right w:val="nil"/>
            </w:tcBorders>
            <w:shd w:val="clear" w:color="auto" w:fill="FFFFFF" w:themeFill="background1"/>
          </w:tcPr>
          <w:p w14:paraId="538C93D6" w14:textId="77777777" w:rsidR="00E01269" w:rsidRPr="00BB3335" w:rsidRDefault="00E01269" w:rsidP="00E01269">
            <w:pPr>
              <w:jc w:val="both"/>
              <w:rPr>
                <w:moveTo w:id="80" w:author="Deniz Ergüden" w:date="2024-07-30T13:53:00Z"/>
                <w:rFonts w:ascii="Times New Roman" w:eastAsia="Times New Roman" w:hAnsi="Times New Roman" w:cs="Times New Roman"/>
                <w:noProof w:val="0"/>
                <w:sz w:val="18"/>
                <w:szCs w:val="18"/>
                <w:lang w:eastAsia="tr-TR"/>
              </w:rPr>
            </w:pPr>
            <w:moveTo w:id="81" w:author="Deniz Ergüden" w:date="2024-07-30T13:53:00Z">
              <w:r w:rsidRPr="00BB3335">
                <w:rPr>
                  <w:rFonts w:ascii="Times New Roman" w:eastAsia="Times New Roman" w:hAnsi="Times New Roman" w:cs="Times New Roman"/>
                  <w:noProof w:val="0"/>
                  <w:sz w:val="18"/>
                  <w:szCs w:val="18"/>
                  <w:lang w:eastAsia="tr-TR"/>
                </w:rPr>
                <w:t>50.0</w:t>
              </w:r>
            </w:moveTo>
          </w:p>
        </w:tc>
      </w:tr>
      <w:tr w:rsidR="00E01269" w:rsidRPr="00BB3335" w14:paraId="36F90461" w14:textId="77777777" w:rsidTr="00E01269">
        <w:trPr>
          <w:gridAfter w:val="1"/>
          <w:wAfter w:w="35" w:type="dxa"/>
          <w:trHeight w:val="212"/>
        </w:trPr>
        <w:tc>
          <w:tcPr>
            <w:tcW w:w="1338" w:type="dxa"/>
            <w:tcBorders>
              <w:top w:val="nil"/>
              <w:left w:val="nil"/>
              <w:bottom w:val="nil"/>
              <w:right w:val="nil"/>
            </w:tcBorders>
            <w:shd w:val="clear" w:color="auto" w:fill="FFFFFF" w:themeFill="background1"/>
          </w:tcPr>
          <w:p w14:paraId="3511A63B" w14:textId="77777777" w:rsidR="00E01269" w:rsidRPr="00BB3335" w:rsidRDefault="00E01269" w:rsidP="00E01269">
            <w:pPr>
              <w:jc w:val="both"/>
              <w:rPr>
                <w:moveTo w:id="82" w:author="Deniz Ergüden" w:date="2024-07-30T13:53:00Z"/>
                <w:rFonts w:ascii="Times New Roman" w:eastAsia="Times New Roman" w:hAnsi="Times New Roman" w:cs="Times New Roman"/>
                <w:b/>
                <w:noProof w:val="0"/>
                <w:sz w:val="18"/>
                <w:szCs w:val="18"/>
                <w:lang w:eastAsia="tr-TR"/>
              </w:rPr>
            </w:pPr>
            <w:proofErr w:type="spellStart"/>
            <w:moveTo w:id="83" w:author="Deniz Ergüden" w:date="2024-07-30T13:53:00Z">
              <w:r w:rsidRPr="00BB3335">
                <w:rPr>
                  <w:rFonts w:ascii="Times New Roman" w:eastAsia="Times New Roman" w:hAnsi="Times New Roman" w:cs="Times New Roman"/>
                  <w:b/>
                  <w:noProof w:val="0"/>
                  <w:sz w:val="18"/>
                  <w:szCs w:val="18"/>
                  <w:lang w:eastAsia="tr-TR"/>
                </w:rPr>
                <w:t>Cd</w:t>
              </w:r>
              <w:proofErr w:type="spellEnd"/>
            </w:moveTo>
          </w:p>
        </w:tc>
        <w:tc>
          <w:tcPr>
            <w:tcW w:w="2773" w:type="dxa"/>
            <w:tcBorders>
              <w:top w:val="nil"/>
              <w:left w:val="nil"/>
              <w:bottom w:val="nil"/>
              <w:right w:val="nil"/>
            </w:tcBorders>
            <w:shd w:val="clear" w:color="auto" w:fill="FFFFFF" w:themeFill="background1"/>
          </w:tcPr>
          <w:p w14:paraId="012300C6" w14:textId="77777777" w:rsidR="00E01269" w:rsidRPr="00BB3335" w:rsidRDefault="00E01269" w:rsidP="00E01269">
            <w:pPr>
              <w:jc w:val="both"/>
              <w:rPr>
                <w:moveTo w:id="84" w:author="Deniz Ergüden" w:date="2024-07-30T13:53:00Z"/>
                <w:rFonts w:ascii="Times New Roman" w:eastAsia="Times New Roman" w:hAnsi="Times New Roman" w:cs="Times New Roman"/>
                <w:noProof w:val="0"/>
                <w:sz w:val="18"/>
                <w:szCs w:val="18"/>
                <w:lang w:eastAsia="tr-TR"/>
              </w:rPr>
            </w:pPr>
            <w:moveTo w:id="85" w:author="Deniz Ergüden" w:date="2024-07-30T13:53:00Z">
              <w:r w:rsidRPr="00BB3335">
                <w:rPr>
                  <w:rFonts w:ascii="Times New Roman" w:eastAsia="Times New Roman" w:hAnsi="Times New Roman" w:cs="Times New Roman"/>
                  <w:noProof w:val="0"/>
                  <w:sz w:val="18"/>
                  <w:szCs w:val="18"/>
                  <w:lang w:eastAsia="tr-TR"/>
                </w:rPr>
                <w:t>0.025±0.011</w:t>
              </w:r>
            </w:moveTo>
          </w:p>
        </w:tc>
        <w:tc>
          <w:tcPr>
            <w:tcW w:w="1559" w:type="dxa"/>
            <w:tcBorders>
              <w:top w:val="nil"/>
              <w:left w:val="nil"/>
              <w:bottom w:val="nil"/>
              <w:right w:val="nil"/>
            </w:tcBorders>
            <w:shd w:val="clear" w:color="auto" w:fill="FFFFFF" w:themeFill="background1"/>
          </w:tcPr>
          <w:p w14:paraId="36E16F84" w14:textId="77777777" w:rsidR="00E01269" w:rsidRPr="00BB3335" w:rsidRDefault="00E01269" w:rsidP="00E01269">
            <w:pPr>
              <w:jc w:val="both"/>
              <w:rPr>
                <w:moveTo w:id="86" w:author="Deniz Ergüden" w:date="2024-07-30T13:53:00Z"/>
                <w:rFonts w:ascii="Times New Roman" w:eastAsia="Times New Roman" w:hAnsi="Times New Roman" w:cs="Times New Roman"/>
                <w:noProof w:val="0"/>
                <w:sz w:val="18"/>
                <w:szCs w:val="18"/>
                <w:lang w:eastAsia="tr-TR"/>
              </w:rPr>
            </w:pPr>
            <w:moveTo w:id="87" w:author="Deniz Ergüden" w:date="2024-07-30T13:53:00Z">
              <w:r w:rsidRPr="00BB3335">
                <w:rPr>
                  <w:rFonts w:ascii="Times New Roman" w:eastAsia="Times New Roman" w:hAnsi="Times New Roman" w:cs="Times New Roman"/>
                  <w:noProof w:val="0"/>
                  <w:sz w:val="18"/>
                  <w:szCs w:val="18"/>
                  <w:lang w:eastAsia="tr-TR"/>
                </w:rPr>
                <w:t>&lt;0.45(Class)</w:t>
              </w:r>
            </w:moveTo>
          </w:p>
        </w:tc>
        <w:tc>
          <w:tcPr>
            <w:tcW w:w="287" w:type="dxa"/>
            <w:tcBorders>
              <w:top w:val="nil"/>
              <w:left w:val="nil"/>
              <w:bottom w:val="nil"/>
              <w:right w:val="nil"/>
            </w:tcBorders>
            <w:shd w:val="clear" w:color="auto" w:fill="FFFFFF" w:themeFill="background1"/>
          </w:tcPr>
          <w:p w14:paraId="017FEEA7" w14:textId="77777777" w:rsidR="00E01269" w:rsidRPr="00BB3335" w:rsidRDefault="00E01269" w:rsidP="00E01269">
            <w:pPr>
              <w:jc w:val="both"/>
              <w:rPr>
                <w:moveTo w:id="88"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nil"/>
              <w:left w:val="nil"/>
              <w:bottom w:val="nil"/>
              <w:right w:val="nil"/>
            </w:tcBorders>
            <w:shd w:val="clear" w:color="auto" w:fill="FFFFFF" w:themeFill="background1"/>
          </w:tcPr>
          <w:p w14:paraId="23F3377D" w14:textId="77777777" w:rsidR="00E01269" w:rsidRPr="00BB3335" w:rsidRDefault="00E01269" w:rsidP="00E01269">
            <w:pPr>
              <w:jc w:val="both"/>
              <w:rPr>
                <w:moveTo w:id="89" w:author="Deniz Ergüden" w:date="2024-07-30T13:53:00Z"/>
                <w:rFonts w:ascii="Times New Roman" w:eastAsia="Times New Roman" w:hAnsi="Times New Roman" w:cs="Times New Roman"/>
                <w:noProof w:val="0"/>
                <w:sz w:val="18"/>
                <w:szCs w:val="18"/>
                <w:lang w:eastAsia="tr-TR"/>
              </w:rPr>
            </w:pPr>
          </w:p>
        </w:tc>
        <w:tc>
          <w:tcPr>
            <w:tcW w:w="914" w:type="dxa"/>
            <w:tcBorders>
              <w:top w:val="nil"/>
              <w:left w:val="nil"/>
              <w:bottom w:val="nil"/>
              <w:right w:val="nil"/>
            </w:tcBorders>
            <w:shd w:val="clear" w:color="auto" w:fill="FFFFFF" w:themeFill="background1"/>
          </w:tcPr>
          <w:p w14:paraId="44A48071" w14:textId="77777777" w:rsidR="00E01269" w:rsidRPr="00BB3335" w:rsidRDefault="00E01269" w:rsidP="00E01269">
            <w:pPr>
              <w:jc w:val="both"/>
              <w:rPr>
                <w:moveTo w:id="90" w:author="Deniz Ergüden" w:date="2024-07-30T13:53:00Z"/>
                <w:rFonts w:ascii="Times New Roman" w:eastAsia="Times New Roman" w:hAnsi="Times New Roman" w:cs="Times New Roman"/>
                <w:noProof w:val="0"/>
                <w:sz w:val="18"/>
                <w:szCs w:val="18"/>
                <w:lang w:eastAsia="tr-TR"/>
              </w:rPr>
            </w:pPr>
            <w:moveTo w:id="91" w:author="Deniz Ergüden" w:date="2024-07-30T13:53:00Z">
              <w:r w:rsidRPr="00BB3335">
                <w:rPr>
                  <w:rFonts w:ascii="Times New Roman" w:eastAsia="Times New Roman" w:hAnsi="Times New Roman" w:cs="Times New Roman"/>
                  <w:noProof w:val="0"/>
                  <w:sz w:val="18"/>
                  <w:szCs w:val="18"/>
                  <w:lang w:eastAsia="tr-TR"/>
                </w:rPr>
                <w:t>33</w:t>
              </w:r>
            </w:moveTo>
          </w:p>
        </w:tc>
        <w:tc>
          <w:tcPr>
            <w:tcW w:w="1210" w:type="dxa"/>
            <w:tcBorders>
              <w:top w:val="nil"/>
              <w:left w:val="nil"/>
              <w:bottom w:val="nil"/>
              <w:right w:val="nil"/>
            </w:tcBorders>
            <w:shd w:val="clear" w:color="auto" w:fill="FFFFFF" w:themeFill="background1"/>
          </w:tcPr>
          <w:p w14:paraId="75E03FB5" w14:textId="77777777" w:rsidR="00E01269" w:rsidRPr="00BB3335" w:rsidRDefault="00E01269" w:rsidP="00E01269">
            <w:pPr>
              <w:jc w:val="both"/>
              <w:rPr>
                <w:moveTo w:id="92" w:author="Deniz Ergüden" w:date="2024-07-30T13:53:00Z"/>
                <w:rFonts w:ascii="Times New Roman" w:eastAsia="Times New Roman" w:hAnsi="Times New Roman" w:cs="Times New Roman"/>
                <w:noProof w:val="0"/>
                <w:sz w:val="18"/>
                <w:szCs w:val="18"/>
                <w:lang w:eastAsia="tr-TR"/>
              </w:rPr>
            </w:pPr>
            <w:moveTo w:id="93" w:author="Deniz Ergüden" w:date="2024-07-30T13:53:00Z">
              <w:r w:rsidRPr="00BB3335">
                <w:rPr>
                  <w:rFonts w:ascii="Times New Roman" w:eastAsia="Times New Roman" w:hAnsi="Times New Roman" w:cs="Times New Roman"/>
                  <w:noProof w:val="0"/>
                  <w:sz w:val="18"/>
                  <w:szCs w:val="18"/>
                  <w:lang w:eastAsia="tr-TR"/>
                </w:rPr>
                <w:t>7.9</w:t>
              </w:r>
            </w:moveTo>
          </w:p>
        </w:tc>
      </w:tr>
      <w:tr w:rsidR="00E01269" w:rsidRPr="00BB3335" w14:paraId="3255C083" w14:textId="77777777" w:rsidTr="00E01269">
        <w:trPr>
          <w:gridAfter w:val="1"/>
          <w:wAfter w:w="35" w:type="dxa"/>
          <w:trHeight w:val="212"/>
        </w:trPr>
        <w:tc>
          <w:tcPr>
            <w:tcW w:w="1338" w:type="dxa"/>
            <w:tcBorders>
              <w:top w:val="nil"/>
              <w:left w:val="nil"/>
              <w:bottom w:val="nil"/>
              <w:right w:val="nil"/>
            </w:tcBorders>
            <w:shd w:val="clear" w:color="auto" w:fill="FFFFFF" w:themeFill="background1"/>
          </w:tcPr>
          <w:p w14:paraId="0A29E05F" w14:textId="77777777" w:rsidR="00E01269" w:rsidRPr="00BB3335" w:rsidRDefault="00E01269" w:rsidP="00E01269">
            <w:pPr>
              <w:jc w:val="both"/>
              <w:rPr>
                <w:moveTo w:id="94" w:author="Deniz Ergüden" w:date="2024-07-30T13:53:00Z"/>
                <w:rFonts w:ascii="Times New Roman" w:eastAsia="Times New Roman" w:hAnsi="Times New Roman" w:cs="Times New Roman"/>
                <w:b/>
                <w:noProof w:val="0"/>
                <w:sz w:val="18"/>
                <w:szCs w:val="18"/>
                <w:vertAlign w:val="superscript"/>
                <w:lang w:eastAsia="tr-TR"/>
              </w:rPr>
            </w:pPr>
            <w:moveTo w:id="95" w:author="Deniz Ergüden" w:date="2024-07-30T13:53:00Z">
              <w:r w:rsidRPr="00BB3335">
                <w:rPr>
                  <w:rFonts w:ascii="Times New Roman" w:eastAsia="Times New Roman" w:hAnsi="Times New Roman" w:cs="Times New Roman"/>
                  <w:b/>
                  <w:noProof w:val="0"/>
                  <w:sz w:val="18"/>
                  <w:szCs w:val="18"/>
                  <w:lang w:eastAsia="tr-TR"/>
                </w:rPr>
                <w:t>Fe</w:t>
              </w:r>
            </w:moveTo>
          </w:p>
        </w:tc>
        <w:tc>
          <w:tcPr>
            <w:tcW w:w="2773" w:type="dxa"/>
            <w:tcBorders>
              <w:top w:val="nil"/>
              <w:left w:val="nil"/>
              <w:bottom w:val="nil"/>
              <w:right w:val="nil"/>
            </w:tcBorders>
            <w:shd w:val="clear" w:color="auto" w:fill="FFFFFF" w:themeFill="background1"/>
          </w:tcPr>
          <w:p w14:paraId="03915BE8" w14:textId="77777777" w:rsidR="00E01269" w:rsidRPr="00BB3335" w:rsidRDefault="00E01269" w:rsidP="00E01269">
            <w:pPr>
              <w:jc w:val="both"/>
              <w:rPr>
                <w:moveTo w:id="96" w:author="Deniz Ergüden" w:date="2024-07-30T13:53:00Z"/>
                <w:rFonts w:ascii="Times New Roman" w:eastAsia="Times New Roman" w:hAnsi="Times New Roman" w:cs="Times New Roman"/>
                <w:bCs/>
                <w:noProof w:val="0"/>
                <w:sz w:val="18"/>
                <w:szCs w:val="18"/>
                <w:lang w:eastAsia="tr-TR"/>
              </w:rPr>
            </w:pPr>
            <w:moveTo w:id="97" w:author="Deniz Ergüden" w:date="2024-07-30T13:53:00Z">
              <w:r w:rsidRPr="00BB3335">
                <w:rPr>
                  <w:rFonts w:ascii="Times New Roman" w:eastAsia="Times New Roman" w:hAnsi="Times New Roman" w:cs="Times New Roman"/>
                  <w:bCs/>
                  <w:noProof w:val="0"/>
                  <w:sz w:val="18"/>
                  <w:szCs w:val="18"/>
                  <w:lang w:eastAsia="tr-TR"/>
                </w:rPr>
                <w:t>53.699±4.312</w:t>
              </w:r>
            </w:moveTo>
          </w:p>
        </w:tc>
        <w:tc>
          <w:tcPr>
            <w:tcW w:w="1559" w:type="dxa"/>
            <w:tcBorders>
              <w:top w:val="nil"/>
              <w:left w:val="nil"/>
              <w:bottom w:val="nil"/>
              <w:right w:val="nil"/>
            </w:tcBorders>
            <w:shd w:val="clear" w:color="auto" w:fill="FFFFFF" w:themeFill="background1"/>
          </w:tcPr>
          <w:p w14:paraId="7A7F7A04" w14:textId="77777777" w:rsidR="00E01269" w:rsidRPr="00BB3335" w:rsidRDefault="00E01269" w:rsidP="00E01269">
            <w:pPr>
              <w:jc w:val="both"/>
              <w:rPr>
                <w:moveTo w:id="98" w:author="Deniz Ergüden" w:date="2024-07-30T13:53:00Z"/>
                <w:rFonts w:ascii="Times New Roman" w:eastAsia="Times New Roman" w:hAnsi="Times New Roman" w:cs="Times New Roman"/>
                <w:noProof w:val="0"/>
                <w:sz w:val="18"/>
                <w:szCs w:val="18"/>
                <w:lang w:eastAsia="tr-TR"/>
              </w:rPr>
            </w:pPr>
            <w:moveTo w:id="99" w:author="Deniz Ergüden" w:date="2024-07-30T13:53:00Z">
              <w:r w:rsidRPr="00BB3335">
                <w:rPr>
                  <w:rFonts w:ascii="Times New Roman" w:eastAsia="Times New Roman" w:hAnsi="Times New Roman" w:cs="Times New Roman"/>
                  <w:noProof w:val="0"/>
                  <w:sz w:val="18"/>
                  <w:szCs w:val="18"/>
                  <w:lang w:eastAsia="tr-TR"/>
                </w:rPr>
                <w:t>101</w:t>
              </w:r>
            </w:moveTo>
          </w:p>
        </w:tc>
        <w:tc>
          <w:tcPr>
            <w:tcW w:w="287" w:type="dxa"/>
            <w:tcBorders>
              <w:top w:val="nil"/>
              <w:left w:val="nil"/>
              <w:bottom w:val="nil"/>
              <w:right w:val="nil"/>
            </w:tcBorders>
            <w:shd w:val="clear" w:color="auto" w:fill="FFFFFF" w:themeFill="background1"/>
          </w:tcPr>
          <w:p w14:paraId="0778E823" w14:textId="77777777" w:rsidR="00E01269" w:rsidRPr="00BB3335" w:rsidRDefault="00E01269" w:rsidP="00E01269">
            <w:pPr>
              <w:jc w:val="both"/>
              <w:rPr>
                <w:moveTo w:id="100"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nil"/>
              <w:left w:val="nil"/>
              <w:bottom w:val="nil"/>
              <w:right w:val="nil"/>
            </w:tcBorders>
            <w:shd w:val="clear" w:color="auto" w:fill="FFFFFF" w:themeFill="background1"/>
          </w:tcPr>
          <w:p w14:paraId="446E43C8" w14:textId="77777777" w:rsidR="00E01269" w:rsidRPr="00BB3335" w:rsidRDefault="00E01269" w:rsidP="00E01269">
            <w:pPr>
              <w:jc w:val="both"/>
              <w:rPr>
                <w:moveTo w:id="101" w:author="Deniz Ergüden" w:date="2024-07-30T13:53:00Z"/>
                <w:rFonts w:ascii="Times New Roman" w:eastAsia="Times New Roman" w:hAnsi="Times New Roman" w:cs="Times New Roman"/>
                <w:noProof w:val="0"/>
                <w:sz w:val="18"/>
                <w:szCs w:val="18"/>
                <w:lang w:eastAsia="tr-TR"/>
              </w:rPr>
            </w:pPr>
          </w:p>
        </w:tc>
        <w:tc>
          <w:tcPr>
            <w:tcW w:w="914" w:type="dxa"/>
            <w:tcBorders>
              <w:top w:val="nil"/>
              <w:left w:val="nil"/>
              <w:bottom w:val="nil"/>
              <w:right w:val="nil"/>
            </w:tcBorders>
            <w:shd w:val="clear" w:color="auto" w:fill="FFFFFF" w:themeFill="background1"/>
          </w:tcPr>
          <w:p w14:paraId="552B2AEB" w14:textId="77777777" w:rsidR="00E01269" w:rsidRPr="00BB3335" w:rsidRDefault="00E01269" w:rsidP="00E01269">
            <w:pPr>
              <w:jc w:val="both"/>
              <w:rPr>
                <w:moveTo w:id="102" w:author="Deniz Ergüden" w:date="2024-07-30T13:53:00Z"/>
                <w:rFonts w:ascii="Times New Roman" w:eastAsia="Times New Roman" w:hAnsi="Times New Roman" w:cs="Times New Roman"/>
                <w:noProof w:val="0"/>
                <w:sz w:val="18"/>
                <w:szCs w:val="18"/>
                <w:lang w:eastAsia="tr-TR"/>
              </w:rPr>
            </w:pPr>
            <w:moveTo w:id="103" w:author="Deniz Ergüden" w:date="2024-07-30T13:53:00Z">
              <w:r w:rsidRPr="00BB3335">
                <w:rPr>
                  <w:rFonts w:ascii="Times New Roman" w:eastAsia="Times New Roman" w:hAnsi="Times New Roman" w:cs="Times New Roman"/>
                  <w:noProof w:val="0"/>
                  <w:sz w:val="18"/>
                  <w:szCs w:val="18"/>
                  <w:lang w:eastAsia="tr-TR"/>
                </w:rPr>
                <w:t>-</w:t>
              </w:r>
            </w:moveTo>
          </w:p>
        </w:tc>
        <w:tc>
          <w:tcPr>
            <w:tcW w:w="1210" w:type="dxa"/>
            <w:tcBorders>
              <w:top w:val="nil"/>
              <w:left w:val="nil"/>
              <w:bottom w:val="nil"/>
              <w:right w:val="nil"/>
            </w:tcBorders>
            <w:shd w:val="clear" w:color="auto" w:fill="FFFFFF" w:themeFill="background1"/>
          </w:tcPr>
          <w:p w14:paraId="741A5C59" w14:textId="77777777" w:rsidR="00E01269" w:rsidRPr="00BB3335" w:rsidRDefault="00E01269" w:rsidP="00E01269">
            <w:pPr>
              <w:jc w:val="both"/>
              <w:rPr>
                <w:moveTo w:id="104" w:author="Deniz Ergüden" w:date="2024-07-30T13:53:00Z"/>
                <w:rFonts w:ascii="Times New Roman" w:eastAsia="Times New Roman" w:hAnsi="Times New Roman" w:cs="Times New Roman"/>
                <w:noProof w:val="0"/>
                <w:sz w:val="18"/>
                <w:szCs w:val="18"/>
                <w:lang w:eastAsia="tr-TR"/>
              </w:rPr>
            </w:pPr>
            <w:moveTo w:id="105" w:author="Deniz Ergüden" w:date="2024-07-30T13:53:00Z">
              <w:r w:rsidRPr="00BB3335">
                <w:rPr>
                  <w:rFonts w:ascii="Times New Roman" w:eastAsia="Times New Roman" w:hAnsi="Times New Roman" w:cs="Times New Roman"/>
                  <w:noProof w:val="0"/>
                  <w:sz w:val="18"/>
                  <w:szCs w:val="18"/>
                  <w:lang w:eastAsia="tr-TR"/>
                </w:rPr>
                <w:t>-</w:t>
              </w:r>
            </w:moveTo>
          </w:p>
        </w:tc>
      </w:tr>
      <w:tr w:rsidR="00E01269" w:rsidRPr="00BB3335" w14:paraId="0738E1F0" w14:textId="77777777" w:rsidTr="00E01269">
        <w:trPr>
          <w:gridAfter w:val="1"/>
          <w:wAfter w:w="35" w:type="dxa"/>
          <w:trHeight w:val="212"/>
        </w:trPr>
        <w:tc>
          <w:tcPr>
            <w:tcW w:w="1338" w:type="dxa"/>
            <w:tcBorders>
              <w:top w:val="nil"/>
              <w:left w:val="nil"/>
              <w:bottom w:val="nil"/>
              <w:right w:val="nil"/>
            </w:tcBorders>
            <w:shd w:val="clear" w:color="auto" w:fill="FFFFFF" w:themeFill="background1"/>
          </w:tcPr>
          <w:p w14:paraId="1EC736EF" w14:textId="77777777" w:rsidR="00E01269" w:rsidRPr="00BB3335" w:rsidRDefault="00E01269" w:rsidP="00E01269">
            <w:pPr>
              <w:jc w:val="both"/>
              <w:rPr>
                <w:moveTo w:id="106" w:author="Deniz Ergüden" w:date="2024-07-30T13:53:00Z"/>
                <w:rFonts w:ascii="Times New Roman" w:eastAsia="Times New Roman" w:hAnsi="Times New Roman" w:cs="Times New Roman"/>
                <w:b/>
                <w:noProof w:val="0"/>
                <w:sz w:val="18"/>
                <w:szCs w:val="18"/>
                <w:vertAlign w:val="superscript"/>
                <w:lang w:eastAsia="tr-TR"/>
              </w:rPr>
            </w:pPr>
            <w:proofErr w:type="spellStart"/>
            <w:moveTo w:id="107" w:author="Deniz Ergüden" w:date="2024-07-30T13:53:00Z">
              <w:r w:rsidRPr="00BB3335">
                <w:rPr>
                  <w:rFonts w:ascii="Times New Roman" w:eastAsia="Times New Roman" w:hAnsi="Times New Roman" w:cs="Times New Roman"/>
                  <w:b/>
                  <w:noProof w:val="0"/>
                  <w:sz w:val="18"/>
                  <w:szCs w:val="18"/>
                  <w:lang w:eastAsia="tr-TR"/>
                </w:rPr>
                <w:t>Ni</w:t>
              </w:r>
              <w:proofErr w:type="spellEnd"/>
            </w:moveTo>
          </w:p>
        </w:tc>
        <w:tc>
          <w:tcPr>
            <w:tcW w:w="2773" w:type="dxa"/>
            <w:tcBorders>
              <w:top w:val="nil"/>
              <w:left w:val="nil"/>
              <w:bottom w:val="nil"/>
              <w:right w:val="nil"/>
            </w:tcBorders>
            <w:shd w:val="clear" w:color="auto" w:fill="FFFFFF" w:themeFill="background1"/>
          </w:tcPr>
          <w:p w14:paraId="5B934464" w14:textId="77777777" w:rsidR="00E01269" w:rsidRPr="00BB3335" w:rsidRDefault="00E01269" w:rsidP="00E01269">
            <w:pPr>
              <w:jc w:val="both"/>
              <w:rPr>
                <w:moveTo w:id="108" w:author="Deniz Ergüden" w:date="2024-07-30T13:53:00Z"/>
                <w:rFonts w:ascii="Times New Roman" w:eastAsia="Times New Roman" w:hAnsi="Times New Roman" w:cs="Times New Roman"/>
                <w:noProof w:val="0"/>
                <w:sz w:val="18"/>
                <w:szCs w:val="18"/>
                <w:lang w:eastAsia="tr-TR"/>
              </w:rPr>
            </w:pPr>
            <w:moveTo w:id="109" w:author="Deniz Ergüden" w:date="2024-07-30T13:53:00Z">
              <w:r w:rsidRPr="00BB3335">
                <w:rPr>
                  <w:rFonts w:ascii="Times New Roman" w:eastAsia="Times New Roman" w:hAnsi="Times New Roman" w:cs="Times New Roman"/>
                  <w:noProof w:val="0"/>
                  <w:sz w:val="18"/>
                  <w:szCs w:val="18"/>
                  <w:lang w:eastAsia="tr-TR"/>
                </w:rPr>
                <w:t>1.848±0.207</w:t>
              </w:r>
            </w:moveTo>
          </w:p>
        </w:tc>
        <w:tc>
          <w:tcPr>
            <w:tcW w:w="1559" w:type="dxa"/>
            <w:tcBorders>
              <w:top w:val="nil"/>
              <w:left w:val="nil"/>
              <w:bottom w:val="nil"/>
              <w:right w:val="nil"/>
            </w:tcBorders>
            <w:shd w:val="clear" w:color="auto" w:fill="FFFFFF" w:themeFill="background1"/>
          </w:tcPr>
          <w:p w14:paraId="3BB39ACD" w14:textId="77777777" w:rsidR="00E01269" w:rsidRPr="00BB3335" w:rsidRDefault="00E01269" w:rsidP="00E01269">
            <w:pPr>
              <w:jc w:val="both"/>
              <w:rPr>
                <w:moveTo w:id="110" w:author="Deniz Ergüden" w:date="2024-07-30T13:53:00Z"/>
                <w:rFonts w:ascii="Times New Roman" w:eastAsia="Times New Roman" w:hAnsi="Times New Roman" w:cs="Times New Roman"/>
                <w:noProof w:val="0"/>
                <w:sz w:val="18"/>
                <w:szCs w:val="18"/>
                <w:lang w:eastAsia="tr-TR"/>
              </w:rPr>
            </w:pPr>
            <w:moveTo w:id="111" w:author="Deniz Ergüden" w:date="2024-07-30T13:53:00Z">
              <w:r w:rsidRPr="00BB3335">
                <w:rPr>
                  <w:rFonts w:ascii="Times New Roman" w:eastAsia="Times New Roman" w:hAnsi="Times New Roman" w:cs="Times New Roman"/>
                  <w:noProof w:val="0"/>
                  <w:sz w:val="18"/>
                  <w:szCs w:val="18"/>
                  <w:lang w:eastAsia="tr-TR"/>
                </w:rPr>
                <w:t>34</w:t>
              </w:r>
            </w:moveTo>
          </w:p>
        </w:tc>
        <w:tc>
          <w:tcPr>
            <w:tcW w:w="287" w:type="dxa"/>
            <w:tcBorders>
              <w:top w:val="nil"/>
              <w:left w:val="nil"/>
              <w:bottom w:val="nil"/>
              <w:right w:val="nil"/>
            </w:tcBorders>
            <w:shd w:val="clear" w:color="auto" w:fill="FFFFFF" w:themeFill="background1"/>
          </w:tcPr>
          <w:p w14:paraId="74468894" w14:textId="77777777" w:rsidR="00E01269" w:rsidRPr="00BB3335" w:rsidRDefault="00E01269" w:rsidP="00E01269">
            <w:pPr>
              <w:jc w:val="both"/>
              <w:rPr>
                <w:moveTo w:id="112"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nil"/>
              <w:left w:val="nil"/>
              <w:bottom w:val="nil"/>
              <w:right w:val="nil"/>
            </w:tcBorders>
            <w:shd w:val="clear" w:color="auto" w:fill="FFFFFF" w:themeFill="background1"/>
          </w:tcPr>
          <w:p w14:paraId="50F29B5D" w14:textId="77777777" w:rsidR="00E01269" w:rsidRPr="00BB3335" w:rsidRDefault="00E01269" w:rsidP="00E01269">
            <w:pPr>
              <w:jc w:val="both"/>
              <w:rPr>
                <w:moveTo w:id="113" w:author="Deniz Ergüden" w:date="2024-07-30T13:53:00Z"/>
                <w:rFonts w:ascii="Times New Roman" w:eastAsia="Times New Roman" w:hAnsi="Times New Roman" w:cs="Times New Roman"/>
                <w:noProof w:val="0"/>
                <w:sz w:val="18"/>
                <w:szCs w:val="18"/>
                <w:lang w:eastAsia="tr-TR"/>
              </w:rPr>
            </w:pPr>
          </w:p>
        </w:tc>
        <w:tc>
          <w:tcPr>
            <w:tcW w:w="914" w:type="dxa"/>
            <w:tcBorders>
              <w:top w:val="nil"/>
              <w:left w:val="nil"/>
              <w:bottom w:val="nil"/>
              <w:right w:val="nil"/>
            </w:tcBorders>
            <w:shd w:val="clear" w:color="auto" w:fill="FFFFFF" w:themeFill="background1"/>
          </w:tcPr>
          <w:p w14:paraId="063F1388" w14:textId="77777777" w:rsidR="00E01269" w:rsidRPr="00BB3335" w:rsidRDefault="00E01269" w:rsidP="00E01269">
            <w:pPr>
              <w:jc w:val="both"/>
              <w:rPr>
                <w:moveTo w:id="114" w:author="Deniz Ergüden" w:date="2024-07-30T13:53:00Z"/>
                <w:rFonts w:ascii="Times New Roman" w:eastAsia="Times New Roman" w:hAnsi="Times New Roman" w:cs="Times New Roman"/>
                <w:noProof w:val="0"/>
                <w:sz w:val="18"/>
                <w:szCs w:val="18"/>
                <w:lang w:eastAsia="tr-TR"/>
              </w:rPr>
            </w:pPr>
            <w:moveTo w:id="115" w:author="Deniz Ergüden" w:date="2024-07-30T13:53:00Z">
              <w:r w:rsidRPr="00BB3335">
                <w:rPr>
                  <w:rFonts w:ascii="Times New Roman" w:eastAsia="Times New Roman" w:hAnsi="Times New Roman" w:cs="Times New Roman"/>
                  <w:noProof w:val="0"/>
                  <w:sz w:val="18"/>
                  <w:szCs w:val="18"/>
                  <w:lang w:eastAsia="tr-TR"/>
                </w:rPr>
                <w:t>74</w:t>
              </w:r>
            </w:moveTo>
          </w:p>
        </w:tc>
        <w:tc>
          <w:tcPr>
            <w:tcW w:w="1210" w:type="dxa"/>
            <w:tcBorders>
              <w:top w:val="nil"/>
              <w:left w:val="nil"/>
              <w:bottom w:val="nil"/>
              <w:right w:val="nil"/>
            </w:tcBorders>
            <w:shd w:val="clear" w:color="auto" w:fill="FFFFFF" w:themeFill="background1"/>
          </w:tcPr>
          <w:p w14:paraId="3CDD0C97" w14:textId="77777777" w:rsidR="00E01269" w:rsidRPr="00BB3335" w:rsidRDefault="00E01269" w:rsidP="00E01269">
            <w:pPr>
              <w:jc w:val="both"/>
              <w:rPr>
                <w:moveTo w:id="116" w:author="Deniz Ergüden" w:date="2024-07-30T13:53:00Z"/>
                <w:rFonts w:ascii="Times New Roman" w:eastAsia="Times New Roman" w:hAnsi="Times New Roman" w:cs="Times New Roman"/>
                <w:noProof w:val="0"/>
                <w:sz w:val="18"/>
                <w:szCs w:val="18"/>
                <w:lang w:eastAsia="tr-TR"/>
              </w:rPr>
            </w:pPr>
            <w:moveTo w:id="117" w:author="Deniz Ergüden" w:date="2024-07-30T13:53:00Z">
              <w:r w:rsidRPr="00BB3335">
                <w:rPr>
                  <w:rFonts w:ascii="Times New Roman" w:eastAsia="Times New Roman" w:hAnsi="Times New Roman" w:cs="Times New Roman"/>
                  <w:noProof w:val="0"/>
                  <w:sz w:val="18"/>
                  <w:szCs w:val="18"/>
                  <w:lang w:eastAsia="tr-TR"/>
                </w:rPr>
                <w:t>8.2</w:t>
              </w:r>
            </w:moveTo>
          </w:p>
        </w:tc>
      </w:tr>
      <w:tr w:rsidR="00E01269" w:rsidRPr="00BB3335" w14:paraId="6640A00B" w14:textId="77777777" w:rsidTr="00E01269">
        <w:trPr>
          <w:gridAfter w:val="1"/>
          <w:wAfter w:w="35" w:type="dxa"/>
          <w:trHeight w:val="212"/>
        </w:trPr>
        <w:tc>
          <w:tcPr>
            <w:tcW w:w="1338" w:type="dxa"/>
            <w:tcBorders>
              <w:top w:val="nil"/>
              <w:left w:val="nil"/>
              <w:bottom w:val="nil"/>
              <w:right w:val="nil"/>
            </w:tcBorders>
            <w:shd w:val="clear" w:color="auto" w:fill="FFFFFF" w:themeFill="background1"/>
          </w:tcPr>
          <w:p w14:paraId="2C4068F0" w14:textId="77777777" w:rsidR="00E01269" w:rsidRPr="00BB3335" w:rsidRDefault="00E01269" w:rsidP="00E01269">
            <w:pPr>
              <w:jc w:val="both"/>
              <w:rPr>
                <w:moveTo w:id="118" w:author="Deniz Ergüden" w:date="2024-07-30T13:53:00Z"/>
                <w:rFonts w:ascii="Times New Roman" w:eastAsia="Times New Roman" w:hAnsi="Times New Roman" w:cs="Times New Roman"/>
                <w:b/>
                <w:noProof w:val="0"/>
                <w:sz w:val="18"/>
                <w:szCs w:val="18"/>
                <w:lang w:eastAsia="tr-TR"/>
              </w:rPr>
            </w:pPr>
            <w:moveTo w:id="119" w:author="Deniz Ergüden" w:date="2024-07-30T13:53:00Z">
              <w:r w:rsidRPr="00BB3335">
                <w:rPr>
                  <w:rFonts w:ascii="Times New Roman" w:eastAsia="Times New Roman" w:hAnsi="Times New Roman" w:cs="Times New Roman"/>
                  <w:b/>
                  <w:noProof w:val="0"/>
                  <w:sz w:val="18"/>
                  <w:szCs w:val="18"/>
                  <w:lang w:eastAsia="tr-TR"/>
                </w:rPr>
                <w:t>Pb</w:t>
              </w:r>
            </w:moveTo>
          </w:p>
        </w:tc>
        <w:tc>
          <w:tcPr>
            <w:tcW w:w="2773" w:type="dxa"/>
            <w:tcBorders>
              <w:top w:val="nil"/>
              <w:left w:val="nil"/>
              <w:bottom w:val="nil"/>
              <w:right w:val="nil"/>
            </w:tcBorders>
            <w:shd w:val="clear" w:color="auto" w:fill="FFFFFF" w:themeFill="background1"/>
          </w:tcPr>
          <w:p w14:paraId="3E06943B" w14:textId="77777777" w:rsidR="00E01269" w:rsidRPr="00BB3335" w:rsidRDefault="00E01269" w:rsidP="00E01269">
            <w:pPr>
              <w:jc w:val="both"/>
              <w:rPr>
                <w:moveTo w:id="120" w:author="Deniz Ergüden" w:date="2024-07-30T13:53:00Z"/>
                <w:rFonts w:ascii="Times New Roman" w:eastAsia="Times New Roman" w:hAnsi="Times New Roman" w:cs="Times New Roman"/>
                <w:noProof w:val="0"/>
                <w:sz w:val="18"/>
                <w:szCs w:val="18"/>
                <w:lang w:eastAsia="tr-TR"/>
              </w:rPr>
            </w:pPr>
            <w:moveTo w:id="121" w:author="Deniz Ergüden" w:date="2024-07-30T13:53:00Z">
              <w:r w:rsidRPr="00BB3335">
                <w:rPr>
                  <w:rFonts w:ascii="Times New Roman" w:eastAsia="Times New Roman" w:hAnsi="Times New Roman" w:cs="Times New Roman"/>
                  <w:noProof w:val="0"/>
                  <w:sz w:val="18"/>
                  <w:szCs w:val="18"/>
                  <w:lang w:eastAsia="tr-TR"/>
                </w:rPr>
                <w:t>0.301±0.197</w:t>
              </w:r>
            </w:moveTo>
          </w:p>
        </w:tc>
        <w:tc>
          <w:tcPr>
            <w:tcW w:w="1559" w:type="dxa"/>
            <w:tcBorders>
              <w:top w:val="nil"/>
              <w:left w:val="nil"/>
              <w:bottom w:val="nil"/>
              <w:right w:val="nil"/>
            </w:tcBorders>
            <w:shd w:val="clear" w:color="auto" w:fill="FFFFFF" w:themeFill="background1"/>
          </w:tcPr>
          <w:p w14:paraId="1D717B7E" w14:textId="77777777" w:rsidR="00E01269" w:rsidRPr="00BB3335" w:rsidRDefault="00E01269" w:rsidP="00E01269">
            <w:pPr>
              <w:jc w:val="both"/>
              <w:rPr>
                <w:moveTo w:id="122" w:author="Deniz Ergüden" w:date="2024-07-30T13:53:00Z"/>
                <w:rFonts w:ascii="Times New Roman" w:eastAsia="Times New Roman" w:hAnsi="Times New Roman" w:cs="Times New Roman"/>
                <w:noProof w:val="0"/>
                <w:sz w:val="18"/>
                <w:szCs w:val="18"/>
                <w:lang w:eastAsia="tr-TR"/>
              </w:rPr>
            </w:pPr>
            <w:moveTo w:id="123" w:author="Deniz Ergüden" w:date="2024-07-30T13:53:00Z">
              <w:r w:rsidRPr="00BB3335">
                <w:rPr>
                  <w:rFonts w:ascii="Times New Roman" w:eastAsia="Times New Roman" w:hAnsi="Times New Roman" w:cs="Times New Roman"/>
                  <w:noProof w:val="0"/>
                  <w:sz w:val="18"/>
                  <w:szCs w:val="18"/>
                  <w:lang w:eastAsia="tr-TR"/>
                </w:rPr>
                <w:t>14</w:t>
              </w:r>
            </w:moveTo>
          </w:p>
        </w:tc>
        <w:tc>
          <w:tcPr>
            <w:tcW w:w="287" w:type="dxa"/>
            <w:tcBorders>
              <w:top w:val="nil"/>
              <w:left w:val="nil"/>
              <w:bottom w:val="nil"/>
              <w:right w:val="nil"/>
            </w:tcBorders>
            <w:shd w:val="clear" w:color="auto" w:fill="FFFFFF" w:themeFill="background1"/>
          </w:tcPr>
          <w:p w14:paraId="259B655F" w14:textId="77777777" w:rsidR="00E01269" w:rsidRPr="00BB3335" w:rsidRDefault="00E01269" w:rsidP="00E01269">
            <w:pPr>
              <w:jc w:val="both"/>
              <w:rPr>
                <w:moveTo w:id="124"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nil"/>
              <w:left w:val="nil"/>
              <w:bottom w:val="nil"/>
              <w:right w:val="nil"/>
            </w:tcBorders>
            <w:shd w:val="clear" w:color="auto" w:fill="FFFFFF" w:themeFill="background1"/>
          </w:tcPr>
          <w:p w14:paraId="558CA3C2" w14:textId="77777777" w:rsidR="00E01269" w:rsidRPr="00BB3335" w:rsidRDefault="00E01269" w:rsidP="00E01269">
            <w:pPr>
              <w:jc w:val="both"/>
              <w:rPr>
                <w:moveTo w:id="125" w:author="Deniz Ergüden" w:date="2024-07-30T13:53:00Z"/>
                <w:rFonts w:ascii="Times New Roman" w:eastAsia="Times New Roman" w:hAnsi="Times New Roman" w:cs="Times New Roman"/>
                <w:noProof w:val="0"/>
                <w:sz w:val="18"/>
                <w:szCs w:val="18"/>
                <w:lang w:eastAsia="tr-TR"/>
              </w:rPr>
            </w:pPr>
          </w:p>
        </w:tc>
        <w:tc>
          <w:tcPr>
            <w:tcW w:w="914" w:type="dxa"/>
            <w:tcBorders>
              <w:top w:val="nil"/>
              <w:left w:val="nil"/>
              <w:bottom w:val="nil"/>
              <w:right w:val="nil"/>
            </w:tcBorders>
            <w:shd w:val="clear" w:color="auto" w:fill="FFFFFF" w:themeFill="background1"/>
          </w:tcPr>
          <w:p w14:paraId="0F7336CD" w14:textId="77777777" w:rsidR="00E01269" w:rsidRPr="00BB3335" w:rsidRDefault="00E01269" w:rsidP="00E01269">
            <w:pPr>
              <w:jc w:val="both"/>
              <w:rPr>
                <w:moveTo w:id="126" w:author="Deniz Ergüden" w:date="2024-07-30T13:53:00Z"/>
                <w:rFonts w:ascii="Times New Roman" w:eastAsia="Times New Roman" w:hAnsi="Times New Roman" w:cs="Times New Roman"/>
                <w:noProof w:val="0"/>
                <w:sz w:val="18"/>
                <w:szCs w:val="18"/>
                <w:lang w:eastAsia="tr-TR"/>
              </w:rPr>
            </w:pPr>
            <w:moveTo w:id="127" w:author="Deniz Ergüden" w:date="2024-07-30T13:53:00Z">
              <w:r w:rsidRPr="00BB3335">
                <w:rPr>
                  <w:rFonts w:ascii="Times New Roman" w:eastAsia="Times New Roman" w:hAnsi="Times New Roman" w:cs="Times New Roman"/>
                  <w:noProof w:val="0"/>
                  <w:sz w:val="18"/>
                  <w:szCs w:val="18"/>
                  <w:lang w:eastAsia="tr-TR"/>
                </w:rPr>
                <w:t>-</w:t>
              </w:r>
            </w:moveTo>
          </w:p>
        </w:tc>
        <w:tc>
          <w:tcPr>
            <w:tcW w:w="1210" w:type="dxa"/>
            <w:tcBorders>
              <w:top w:val="nil"/>
              <w:left w:val="nil"/>
              <w:bottom w:val="nil"/>
              <w:right w:val="nil"/>
            </w:tcBorders>
            <w:shd w:val="clear" w:color="auto" w:fill="FFFFFF" w:themeFill="background1"/>
          </w:tcPr>
          <w:p w14:paraId="520A0A79" w14:textId="77777777" w:rsidR="00E01269" w:rsidRPr="00BB3335" w:rsidRDefault="00E01269" w:rsidP="00E01269">
            <w:pPr>
              <w:jc w:val="both"/>
              <w:rPr>
                <w:moveTo w:id="128" w:author="Deniz Ergüden" w:date="2024-07-30T13:53:00Z"/>
                <w:rFonts w:ascii="Times New Roman" w:eastAsia="Times New Roman" w:hAnsi="Times New Roman" w:cs="Times New Roman"/>
                <w:noProof w:val="0"/>
                <w:sz w:val="18"/>
                <w:szCs w:val="18"/>
                <w:lang w:eastAsia="tr-TR"/>
              </w:rPr>
            </w:pPr>
            <w:moveTo w:id="129" w:author="Deniz Ergüden" w:date="2024-07-30T13:53:00Z">
              <w:r w:rsidRPr="00BB3335">
                <w:rPr>
                  <w:rFonts w:ascii="Times New Roman" w:eastAsia="Times New Roman" w:hAnsi="Times New Roman" w:cs="Times New Roman"/>
                  <w:noProof w:val="0"/>
                  <w:sz w:val="18"/>
                  <w:szCs w:val="18"/>
                  <w:lang w:eastAsia="tr-TR"/>
                </w:rPr>
                <w:t>5.6</w:t>
              </w:r>
            </w:moveTo>
          </w:p>
        </w:tc>
      </w:tr>
      <w:tr w:rsidR="00E01269" w:rsidRPr="00BB3335" w14:paraId="39E2BE65" w14:textId="77777777" w:rsidTr="00E01269">
        <w:trPr>
          <w:gridAfter w:val="1"/>
          <w:wAfter w:w="35" w:type="dxa"/>
          <w:trHeight w:val="212"/>
        </w:trPr>
        <w:tc>
          <w:tcPr>
            <w:tcW w:w="1338" w:type="dxa"/>
            <w:tcBorders>
              <w:top w:val="nil"/>
              <w:left w:val="nil"/>
              <w:bottom w:val="single" w:sz="4" w:space="0" w:color="auto"/>
              <w:right w:val="nil"/>
            </w:tcBorders>
            <w:shd w:val="clear" w:color="auto" w:fill="FFFFFF" w:themeFill="background1"/>
          </w:tcPr>
          <w:p w14:paraId="5848A8E6" w14:textId="77777777" w:rsidR="00E01269" w:rsidRPr="00BB3335" w:rsidRDefault="00E01269" w:rsidP="00E01269">
            <w:pPr>
              <w:jc w:val="both"/>
              <w:rPr>
                <w:moveTo w:id="130" w:author="Deniz Ergüden" w:date="2024-07-30T13:53:00Z"/>
                <w:rFonts w:ascii="Times New Roman" w:eastAsia="Times New Roman" w:hAnsi="Times New Roman" w:cs="Times New Roman"/>
                <w:b/>
                <w:noProof w:val="0"/>
                <w:sz w:val="18"/>
                <w:szCs w:val="18"/>
                <w:lang w:eastAsia="tr-TR"/>
              </w:rPr>
            </w:pPr>
            <w:proofErr w:type="spellStart"/>
            <w:moveTo w:id="131" w:author="Deniz Ergüden" w:date="2024-07-30T13:53:00Z">
              <w:r w:rsidRPr="00BB3335">
                <w:rPr>
                  <w:rFonts w:ascii="Times New Roman" w:eastAsia="Times New Roman" w:hAnsi="Times New Roman" w:cs="Times New Roman"/>
                  <w:b/>
                  <w:noProof w:val="0"/>
                  <w:sz w:val="18"/>
                  <w:szCs w:val="18"/>
                  <w:lang w:eastAsia="tr-TR"/>
                </w:rPr>
                <w:t>Zn</w:t>
              </w:r>
              <w:proofErr w:type="spellEnd"/>
            </w:moveTo>
          </w:p>
        </w:tc>
        <w:tc>
          <w:tcPr>
            <w:tcW w:w="2773" w:type="dxa"/>
            <w:tcBorders>
              <w:top w:val="nil"/>
              <w:left w:val="nil"/>
              <w:bottom w:val="single" w:sz="4" w:space="0" w:color="auto"/>
              <w:right w:val="nil"/>
            </w:tcBorders>
            <w:shd w:val="clear" w:color="auto" w:fill="FFFFFF" w:themeFill="background1"/>
          </w:tcPr>
          <w:p w14:paraId="768476C3" w14:textId="77777777" w:rsidR="00E01269" w:rsidRPr="00BB3335" w:rsidRDefault="00E01269" w:rsidP="00E01269">
            <w:pPr>
              <w:jc w:val="both"/>
              <w:rPr>
                <w:moveTo w:id="132" w:author="Deniz Ergüden" w:date="2024-07-30T13:53:00Z"/>
                <w:rFonts w:ascii="Times New Roman" w:eastAsia="Times New Roman" w:hAnsi="Times New Roman" w:cs="Times New Roman"/>
                <w:bCs/>
                <w:noProof w:val="0"/>
                <w:sz w:val="18"/>
                <w:szCs w:val="18"/>
                <w:lang w:eastAsia="tr-TR"/>
              </w:rPr>
            </w:pPr>
            <w:moveTo w:id="133" w:author="Deniz Ergüden" w:date="2024-07-30T13:53:00Z">
              <w:r w:rsidRPr="00BB3335">
                <w:rPr>
                  <w:rFonts w:ascii="Times New Roman" w:eastAsia="Times New Roman" w:hAnsi="Times New Roman" w:cs="Times New Roman"/>
                  <w:bCs/>
                  <w:noProof w:val="0"/>
                  <w:sz w:val="18"/>
                  <w:szCs w:val="18"/>
                  <w:lang w:eastAsia="tr-TR"/>
                </w:rPr>
                <w:t>34.717±2.793</w:t>
              </w:r>
            </w:moveTo>
          </w:p>
        </w:tc>
        <w:tc>
          <w:tcPr>
            <w:tcW w:w="1559" w:type="dxa"/>
            <w:tcBorders>
              <w:top w:val="nil"/>
              <w:left w:val="nil"/>
              <w:bottom w:val="single" w:sz="4" w:space="0" w:color="auto"/>
              <w:right w:val="nil"/>
            </w:tcBorders>
            <w:shd w:val="clear" w:color="auto" w:fill="FFFFFF" w:themeFill="background1"/>
          </w:tcPr>
          <w:p w14:paraId="52CD16AB" w14:textId="77777777" w:rsidR="00E01269" w:rsidRPr="00BB3335" w:rsidRDefault="00E01269" w:rsidP="00E01269">
            <w:pPr>
              <w:jc w:val="both"/>
              <w:rPr>
                <w:moveTo w:id="134" w:author="Deniz Ergüden" w:date="2024-07-30T13:53:00Z"/>
                <w:rFonts w:ascii="Times New Roman" w:eastAsia="Times New Roman" w:hAnsi="Times New Roman" w:cs="Times New Roman"/>
                <w:noProof w:val="0"/>
                <w:sz w:val="18"/>
                <w:szCs w:val="18"/>
                <w:lang w:eastAsia="tr-TR"/>
              </w:rPr>
            </w:pPr>
            <w:moveTo w:id="135" w:author="Deniz Ergüden" w:date="2024-07-30T13:53:00Z">
              <w:r w:rsidRPr="00BB3335">
                <w:rPr>
                  <w:rFonts w:ascii="Times New Roman" w:eastAsia="Times New Roman" w:hAnsi="Times New Roman" w:cs="Times New Roman"/>
                  <w:noProof w:val="0"/>
                  <w:sz w:val="18"/>
                  <w:szCs w:val="18"/>
                  <w:lang w:eastAsia="tr-TR"/>
                </w:rPr>
                <w:t>76</w:t>
              </w:r>
            </w:moveTo>
          </w:p>
        </w:tc>
        <w:tc>
          <w:tcPr>
            <w:tcW w:w="287" w:type="dxa"/>
            <w:tcBorders>
              <w:top w:val="nil"/>
              <w:left w:val="nil"/>
              <w:bottom w:val="single" w:sz="4" w:space="0" w:color="auto"/>
              <w:right w:val="nil"/>
            </w:tcBorders>
            <w:shd w:val="clear" w:color="auto" w:fill="FFFFFF" w:themeFill="background1"/>
          </w:tcPr>
          <w:p w14:paraId="20EB7377" w14:textId="77777777" w:rsidR="00E01269" w:rsidRPr="00BB3335" w:rsidRDefault="00E01269" w:rsidP="00E01269">
            <w:pPr>
              <w:jc w:val="both"/>
              <w:rPr>
                <w:moveTo w:id="136"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nil"/>
              <w:left w:val="nil"/>
              <w:bottom w:val="single" w:sz="4" w:space="0" w:color="auto"/>
              <w:right w:val="nil"/>
            </w:tcBorders>
            <w:shd w:val="clear" w:color="auto" w:fill="FFFFFF" w:themeFill="background1"/>
          </w:tcPr>
          <w:p w14:paraId="03B971CD" w14:textId="77777777" w:rsidR="00E01269" w:rsidRPr="00BB3335" w:rsidRDefault="00E01269" w:rsidP="00E01269">
            <w:pPr>
              <w:jc w:val="both"/>
              <w:rPr>
                <w:moveTo w:id="137" w:author="Deniz Ergüden" w:date="2024-07-30T13:53:00Z"/>
                <w:rFonts w:ascii="Times New Roman" w:eastAsia="Times New Roman" w:hAnsi="Times New Roman" w:cs="Times New Roman"/>
                <w:noProof w:val="0"/>
                <w:sz w:val="18"/>
                <w:szCs w:val="18"/>
                <w:lang w:eastAsia="tr-TR"/>
              </w:rPr>
            </w:pPr>
          </w:p>
        </w:tc>
        <w:tc>
          <w:tcPr>
            <w:tcW w:w="914" w:type="dxa"/>
            <w:tcBorders>
              <w:top w:val="nil"/>
              <w:left w:val="nil"/>
              <w:bottom w:val="single" w:sz="4" w:space="0" w:color="auto"/>
              <w:right w:val="nil"/>
            </w:tcBorders>
            <w:shd w:val="clear" w:color="auto" w:fill="FFFFFF" w:themeFill="background1"/>
          </w:tcPr>
          <w:p w14:paraId="7C4F8994" w14:textId="77777777" w:rsidR="00E01269" w:rsidRPr="00BB3335" w:rsidRDefault="00E01269" w:rsidP="00E01269">
            <w:pPr>
              <w:jc w:val="both"/>
              <w:rPr>
                <w:moveTo w:id="138" w:author="Deniz Ergüden" w:date="2024-07-30T13:53:00Z"/>
                <w:rFonts w:ascii="Times New Roman" w:eastAsia="Times New Roman" w:hAnsi="Times New Roman" w:cs="Times New Roman"/>
                <w:noProof w:val="0"/>
                <w:sz w:val="18"/>
                <w:szCs w:val="18"/>
                <w:lang w:eastAsia="tr-TR"/>
              </w:rPr>
            </w:pPr>
            <w:moveTo w:id="139" w:author="Deniz Ergüden" w:date="2024-07-30T13:53:00Z">
              <w:r w:rsidRPr="00BB3335">
                <w:rPr>
                  <w:rFonts w:ascii="Times New Roman" w:eastAsia="Times New Roman" w:hAnsi="Times New Roman" w:cs="Times New Roman"/>
                  <w:noProof w:val="0"/>
                  <w:sz w:val="18"/>
                  <w:szCs w:val="18"/>
                  <w:lang w:eastAsia="tr-TR"/>
                </w:rPr>
                <w:t>90</w:t>
              </w:r>
            </w:moveTo>
          </w:p>
        </w:tc>
        <w:tc>
          <w:tcPr>
            <w:tcW w:w="1210" w:type="dxa"/>
            <w:tcBorders>
              <w:top w:val="nil"/>
              <w:left w:val="nil"/>
              <w:bottom w:val="single" w:sz="4" w:space="0" w:color="auto"/>
              <w:right w:val="nil"/>
            </w:tcBorders>
            <w:shd w:val="clear" w:color="auto" w:fill="FFFFFF" w:themeFill="background1"/>
          </w:tcPr>
          <w:p w14:paraId="125DF73E" w14:textId="77777777" w:rsidR="00E01269" w:rsidRPr="00BB3335" w:rsidRDefault="00E01269" w:rsidP="00E01269">
            <w:pPr>
              <w:jc w:val="both"/>
              <w:rPr>
                <w:moveTo w:id="140" w:author="Deniz Ergüden" w:date="2024-07-30T13:53:00Z"/>
                <w:rFonts w:ascii="Times New Roman" w:eastAsia="Times New Roman" w:hAnsi="Times New Roman" w:cs="Times New Roman"/>
                <w:noProof w:val="0"/>
                <w:sz w:val="18"/>
                <w:szCs w:val="18"/>
                <w:lang w:eastAsia="tr-TR"/>
              </w:rPr>
            </w:pPr>
            <w:moveTo w:id="141" w:author="Deniz Ergüden" w:date="2024-07-30T13:53:00Z">
              <w:r w:rsidRPr="00BB3335">
                <w:rPr>
                  <w:rFonts w:ascii="Times New Roman" w:eastAsia="Times New Roman" w:hAnsi="Times New Roman" w:cs="Times New Roman"/>
                  <w:noProof w:val="0"/>
                  <w:sz w:val="18"/>
                  <w:szCs w:val="18"/>
                  <w:lang w:eastAsia="tr-TR"/>
                </w:rPr>
                <w:t>81</w:t>
              </w:r>
            </w:moveTo>
          </w:p>
        </w:tc>
      </w:tr>
      <w:moveToRangeEnd w:id="52"/>
    </w:tbl>
    <w:p w14:paraId="360F50B9" w14:textId="77777777" w:rsidR="005B630A" w:rsidRPr="005B630A" w:rsidRDefault="005B630A" w:rsidP="00604D23">
      <w:pPr>
        <w:spacing w:after="0" w:line="240" w:lineRule="auto"/>
        <w:jc w:val="both"/>
        <w:rPr>
          <w:rFonts w:ascii="Times New Roman" w:eastAsia="Times New Roman" w:hAnsi="Times New Roman" w:cs="Times New Roman"/>
          <w:bCs/>
          <w:noProof w:val="0"/>
          <w:sz w:val="24"/>
          <w:szCs w:val="24"/>
          <w:lang w:eastAsia="tr-TR"/>
        </w:rPr>
      </w:pPr>
    </w:p>
    <w:tbl>
      <w:tblPr>
        <w:tblStyle w:val="TabloKlavuzu"/>
        <w:tblpPr w:leftFromText="180" w:rightFromText="180" w:vertAnchor="text" w:horzAnchor="margin" w:tblpXSpec="center" w:tblpY="5"/>
        <w:tblW w:w="8931" w:type="dxa"/>
        <w:tblLayout w:type="fixed"/>
        <w:tblLook w:val="04A0" w:firstRow="1" w:lastRow="0" w:firstColumn="1" w:lastColumn="0" w:noHBand="0" w:noVBand="1"/>
      </w:tblPr>
      <w:tblGrid>
        <w:gridCol w:w="1338"/>
        <w:gridCol w:w="2773"/>
        <w:gridCol w:w="1559"/>
        <w:gridCol w:w="287"/>
        <w:gridCol w:w="422"/>
        <w:gridCol w:w="393"/>
        <w:gridCol w:w="914"/>
        <w:gridCol w:w="1210"/>
        <w:gridCol w:w="35"/>
      </w:tblGrid>
      <w:tr w:rsidR="0049318E" w:rsidRPr="00BB3335" w:rsidDel="00E01269" w14:paraId="2006B6F3" w14:textId="51B2A13D" w:rsidTr="0049318E">
        <w:trPr>
          <w:trHeight w:val="289"/>
        </w:trPr>
        <w:tc>
          <w:tcPr>
            <w:tcW w:w="1338" w:type="dxa"/>
            <w:tcBorders>
              <w:left w:val="nil"/>
              <w:bottom w:val="single" w:sz="4" w:space="0" w:color="auto"/>
              <w:right w:val="nil"/>
            </w:tcBorders>
            <w:shd w:val="clear" w:color="auto" w:fill="FFFFFF" w:themeFill="background1"/>
          </w:tcPr>
          <w:p w14:paraId="57654823" w14:textId="59FF3497" w:rsidR="0049318E" w:rsidRPr="00BB3335" w:rsidDel="00E01269" w:rsidRDefault="0049318E" w:rsidP="00604D23">
            <w:pPr>
              <w:jc w:val="both"/>
              <w:rPr>
                <w:moveFrom w:id="142" w:author="Deniz Ergüden" w:date="2024-07-30T13:53:00Z"/>
                <w:rFonts w:ascii="Times New Roman" w:eastAsia="Times New Roman" w:hAnsi="Times New Roman" w:cs="Times New Roman"/>
                <w:b/>
                <w:noProof w:val="0"/>
                <w:sz w:val="18"/>
                <w:szCs w:val="18"/>
                <w:lang w:eastAsia="tr-TR"/>
              </w:rPr>
            </w:pPr>
            <w:moveFromRangeStart w:id="143" w:author="Deniz Ergüden" w:date="2024-07-30T13:53:00Z" w:name="move173240037"/>
            <w:moveFrom w:id="144" w:author="Deniz Ergüden" w:date="2024-07-30T13:53:00Z">
              <w:r w:rsidRPr="00BB3335" w:rsidDel="00E01269">
                <w:rPr>
                  <w:rFonts w:ascii="Times New Roman" w:eastAsia="Times New Roman" w:hAnsi="Times New Roman" w:cs="Times New Roman"/>
                  <w:b/>
                  <w:noProof w:val="0"/>
                  <w:sz w:val="18"/>
                  <w:szCs w:val="18"/>
                  <w:lang w:val="en-GB" w:eastAsia="tr-TR"/>
                </w:rPr>
                <w:t>Metals</w:t>
              </w:r>
            </w:moveFrom>
          </w:p>
        </w:tc>
        <w:tc>
          <w:tcPr>
            <w:tcW w:w="2773" w:type="dxa"/>
            <w:tcBorders>
              <w:left w:val="nil"/>
              <w:bottom w:val="single" w:sz="4" w:space="0" w:color="auto"/>
              <w:right w:val="nil"/>
            </w:tcBorders>
            <w:shd w:val="clear" w:color="auto" w:fill="FFFFFF" w:themeFill="background1"/>
          </w:tcPr>
          <w:p w14:paraId="638D413A" w14:textId="1A07630C" w:rsidR="0049318E" w:rsidRPr="00BB3335" w:rsidDel="00E01269" w:rsidRDefault="0049318E" w:rsidP="00604D23">
            <w:pPr>
              <w:jc w:val="both"/>
              <w:rPr>
                <w:moveFrom w:id="145" w:author="Deniz Ergüden" w:date="2024-07-30T13:53:00Z"/>
                <w:rFonts w:ascii="Times New Roman" w:eastAsia="Times New Roman" w:hAnsi="Times New Roman" w:cs="Times New Roman"/>
                <w:b/>
                <w:noProof w:val="0"/>
                <w:sz w:val="18"/>
                <w:szCs w:val="18"/>
                <w:lang w:eastAsia="tr-TR"/>
              </w:rPr>
            </w:pPr>
            <w:moveFrom w:id="146" w:author="Deniz Ergüden" w:date="2024-07-30T13:53:00Z">
              <w:r w:rsidRPr="00BB3335" w:rsidDel="00E01269">
                <w:rPr>
                  <w:rFonts w:ascii="Times New Roman" w:eastAsia="Times New Roman" w:hAnsi="Times New Roman" w:cs="Times New Roman"/>
                  <w:b/>
                  <w:noProof w:val="0"/>
                  <w:sz w:val="18"/>
                  <w:szCs w:val="18"/>
                  <w:lang w:eastAsia="tr-TR"/>
                </w:rPr>
                <w:t>Iskenderun Bay</w:t>
              </w:r>
            </w:moveFrom>
          </w:p>
        </w:tc>
        <w:tc>
          <w:tcPr>
            <w:tcW w:w="2268" w:type="dxa"/>
            <w:gridSpan w:val="3"/>
            <w:tcBorders>
              <w:left w:val="nil"/>
              <w:bottom w:val="single" w:sz="4" w:space="0" w:color="auto"/>
              <w:right w:val="nil"/>
            </w:tcBorders>
            <w:shd w:val="clear" w:color="auto" w:fill="FFFFFF" w:themeFill="background1"/>
          </w:tcPr>
          <w:p w14:paraId="3D0C3818" w14:textId="56B0471A" w:rsidR="0049318E" w:rsidRPr="00BB3335" w:rsidDel="00E01269" w:rsidRDefault="0049318E" w:rsidP="00604D23">
            <w:pPr>
              <w:jc w:val="both"/>
              <w:rPr>
                <w:moveFrom w:id="147" w:author="Deniz Ergüden" w:date="2024-07-30T13:53:00Z"/>
                <w:rFonts w:ascii="Times New Roman" w:eastAsia="Times New Roman" w:hAnsi="Times New Roman" w:cs="Times New Roman"/>
                <w:b/>
                <w:noProof w:val="0"/>
                <w:sz w:val="18"/>
                <w:szCs w:val="18"/>
                <w:lang w:eastAsia="tr-TR"/>
              </w:rPr>
            </w:pPr>
            <w:moveFrom w:id="148" w:author="Deniz Ergüden" w:date="2024-07-30T13:53:00Z">
              <w:r w:rsidRPr="00BB3335" w:rsidDel="00E01269">
                <w:rPr>
                  <w:rFonts w:ascii="Times New Roman" w:eastAsia="Times New Roman" w:hAnsi="Times New Roman" w:cs="Times New Roman"/>
                  <w:b/>
                  <w:noProof w:val="0"/>
                  <w:sz w:val="18"/>
                  <w:szCs w:val="18"/>
                  <w:lang w:eastAsia="tr-TR"/>
                </w:rPr>
                <w:t>TEG (2016)</w:t>
              </w:r>
            </w:moveFrom>
          </w:p>
        </w:tc>
        <w:tc>
          <w:tcPr>
            <w:tcW w:w="2552" w:type="dxa"/>
            <w:gridSpan w:val="4"/>
            <w:tcBorders>
              <w:left w:val="nil"/>
              <w:bottom w:val="single" w:sz="4" w:space="0" w:color="auto"/>
              <w:right w:val="nil"/>
            </w:tcBorders>
            <w:shd w:val="clear" w:color="auto" w:fill="FFFFFF" w:themeFill="background1"/>
          </w:tcPr>
          <w:p w14:paraId="1D174033" w14:textId="2E3F692D" w:rsidR="0049318E" w:rsidRPr="00BB3335" w:rsidDel="00E01269" w:rsidRDefault="0049318E" w:rsidP="00604D23">
            <w:pPr>
              <w:jc w:val="both"/>
              <w:rPr>
                <w:moveFrom w:id="149" w:author="Deniz Ergüden" w:date="2024-07-30T13:53:00Z"/>
                <w:rFonts w:ascii="Times New Roman" w:eastAsia="Times New Roman" w:hAnsi="Times New Roman" w:cs="Times New Roman"/>
                <w:b/>
                <w:noProof w:val="0"/>
                <w:sz w:val="18"/>
                <w:szCs w:val="18"/>
                <w:lang w:eastAsia="tr-TR"/>
              </w:rPr>
            </w:pPr>
            <w:moveFrom w:id="150" w:author="Deniz Ergüden" w:date="2024-07-30T13:53:00Z">
              <w:r w:rsidRPr="00BB3335" w:rsidDel="00E01269">
                <w:rPr>
                  <w:rFonts w:ascii="Times New Roman" w:eastAsia="Times New Roman" w:hAnsi="Times New Roman" w:cs="Times New Roman"/>
                  <w:b/>
                  <w:noProof w:val="0"/>
                  <w:sz w:val="18"/>
                  <w:szCs w:val="18"/>
                  <w:lang w:eastAsia="tr-TR"/>
                </w:rPr>
                <w:t>EPA (2007, 2016)</w:t>
              </w:r>
            </w:moveFrom>
          </w:p>
        </w:tc>
      </w:tr>
      <w:tr w:rsidR="0049318E" w:rsidRPr="00BB3335" w:rsidDel="00E01269" w14:paraId="56FDE561" w14:textId="393C8042" w:rsidTr="0049318E">
        <w:trPr>
          <w:gridAfter w:val="1"/>
          <w:wAfter w:w="35" w:type="dxa"/>
          <w:trHeight w:val="362"/>
        </w:trPr>
        <w:tc>
          <w:tcPr>
            <w:tcW w:w="1338" w:type="dxa"/>
            <w:tcBorders>
              <w:left w:val="nil"/>
              <w:bottom w:val="single" w:sz="4" w:space="0" w:color="auto"/>
              <w:right w:val="nil"/>
            </w:tcBorders>
            <w:shd w:val="clear" w:color="auto" w:fill="FFFFFF" w:themeFill="background1"/>
            <w:vAlign w:val="center"/>
          </w:tcPr>
          <w:p w14:paraId="3CA55AA0" w14:textId="4CE07C59" w:rsidR="0049318E" w:rsidRPr="00BB3335" w:rsidDel="00E01269" w:rsidRDefault="0049318E" w:rsidP="00604D23">
            <w:pPr>
              <w:jc w:val="both"/>
              <w:rPr>
                <w:moveFrom w:id="151" w:author="Deniz Ergüden" w:date="2024-07-30T13:53:00Z"/>
                <w:rFonts w:ascii="Times New Roman" w:eastAsia="Times New Roman" w:hAnsi="Times New Roman" w:cs="Times New Roman"/>
                <w:noProof w:val="0"/>
                <w:sz w:val="18"/>
                <w:szCs w:val="18"/>
                <w:lang w:eastAsia="tr-TR"/>
              </w:rPr>
            </w:pPr>
          </w:p>
        </w:tc>
        <w:tc>
          <w:tcPr>
            <w:tcW w:w="2773" w:type="dxa"/>
            <w:tcBorders>
              <w:left w:val="nil"/>
              <w:bottom w:val="single" w:sz="4" w:space="0" w:color="auto"/>
              <w:right w:val="nil"/>
            </w:tcBorders>
            <w:shd w:val="clear" w:color="auto" w:fill="FFFFFF" w:themeFill="background1"/>
            <w:vAlign w:val="center"/>
          </w:tcPr>
          <w:p w14:paraId="2E927781" w14:textId="5B0F3E58" w:rsidR="0049318E" w:rsidRPr="00BB3335" w:rsidDel="00E01269" w:rsidRDefault="0049318E" w:rsidP="00604D23">
            <w:pPr>
              <w:jc w:val="both"/>
              <w:rPr>
                <w:moveFrom w:id="152" w:author="Deniz Ergüden" w:date="2024-07-30T13:53:00Z"/>
                <w:rFonts w:ascii="Times New Roman" w:eastAsia="Times New Roman" w:hAnsi="Times New Roman" w:cs="Times New Roman"/>
                <w:b/>
                <w:noProof w:val="0"/>
                <w:sz w:val="18"/>
                <w:szCs w:val="18"/>
                <w:lang w:eastAsia="tr-TR"/>
              </w:rPr>
            </w:pPr>
          </w:p>
        </w:tc>
        <w:tc>
          <w:tcPr>
            <w:tcW w:w="1559" w:type="dxa"/>
            <w:tcBorders>
              <w:left w:val="nil"/>
              <w:bottom w:val="single" w:sz="4" w:space="0" w:color="auto"/>
              <w:right w:val="nil"/>
            </w:tcBorders>
            <w:shd w:val="clear" w:color="auto" w:fill="FFFFFF" w:themeFill="background1"/>
          </w:tcPr>
          <w:p w14:paraId="43FF5F5D" w14:textId="53054640" w:rsidR="0049318E" w:rsidRPr="00BB3335" w:rsidDel="00E01269" w:rsidRDefault="0049318E" w:rsidP="00604D23">
            <w:pPr>
              <w:jc w:val="both"/>
              <w:rPr>
                <w:moveFrom w:id="153" w:author="Deniz Ergüden" w:date="2024-07-30T13:53:00Z"/>
                <w:rFonts w:ascii="Times New Roman" w:eastAsia="Times New Roman" w:hAnsi="Times New Roman" w:cs="Times New Roman"/>
                <w:b/>
                <w:noProof w:val="0"/>
                <w:sz w:val="18"/>
                <w:szCs w:val="18"/>
                <w:lang w:eastAsia="tr-TR"/>
              </w:rPr>
            </w:pPr>
            <w:moveFrom w:id="154" w:author="Deniz Ergüden" w:date="2024-07-30T13:53:00Z">
              <w:r w:rsidRPr="00BB3335" w:rsidDel="00E01269">
                <w:rPr>
                  <w:rFonts w:ascii="Times New Roman" w:eastAsia="Times New Roman" w:hAnsi="Times New Roman" w:cs="Times New Roman"/>
                  <w:b/>
                  <w:noProof w:val="0"/>
                  <w:sz w:val="18"/>
                  <w:szCs w:val="18"/>
                  <w:lang w:eastAsia="tr-TR"/>
                </w:rPr>
                <w:t>CMC</w:t>
              </w:r>
            </w:moveFrom>
          </w:p>
        </w:tc>
        <w:tc>
          <w:tcPr>
            <w:tcW w:w="287" w:type="dxa"/>
            <w:tcBorders>
              <w:left w:val="nil"/>
              <w:bottom w:val="single" w:sz="4" w:space="0" w:color="auto"/>
              <w:right w:val="nil"/>
            </w:tcBorders>
            <w:shd w:val="clear" w:color="auto" w:fill="FFFFFF" w:themeFill="background1"/>
          </w:tcPr>
          <w:p w14:paraId="36FA41E9" w14:textId="0C64DE7E" w:rsidR="0049318E" w:rsidRPr="00BB3335" w:rsidDel="00E01269" w:rsidRDefault="0049318E" w:rsidP="00604D23">
            <w:pPr>
              <w:jc w:val="both"/>
              <w:rPr>
                <w:moveFrom w:id="155" w:author="Deniz Ergüden" w:date="2024-07-30T13:53:00Z"/>
                <w:rFonts w:ascii="Times New Roman" w:eastAsia="Times New Roman" w:hAnsi="Times New Roman" w:cs="Times New Roman"/>
                <w:b/>
                <w:noProof w:val="0"/>
                <w:sz w:val="18"/>
                <w:szCs w:val="18"/>
                <w:lang w:eastAsia="tr-TR"/>
              </w:rPr>
            </w:pPr>
          </w:p>
        </w:tc>
        <w:tc>
          <w:tcPr>
            <w:tcW w:w="815" w:type="dxa"/>
            <w:gridSpan w:val="2"/>
            <w:tcBorders>
              <w:left w:val="nil"/>
              <w:bottom w:val="single" w:sz="4" w:space="0" w:color="auto"/>
              <w:right w:val="nil"/>
            </w:tcBorders>
            <w:shd w:val="clear" w:color="auto" w:fill="FFFFFF" w:themeFill="background1"/>
          </w:tcPr>
          <w:p w14:paraId="7CF7B021" w14:textId="14B84811" w:rsidR="0049318E" w:rsidRPr="00BB3335" w:rsidDel="00E01269" w:rsidRDefault="0049318E" w:rsidP="00604D23">
            <w:pPr>
              <w:jc w:val="both"/>
              <w:rPr>
                <w:moveFrom w:id="156" w:author="Deniz Ergüden" w:date="2024-07-30T13:53:00Z"/>
                <w:rFonts w:ascii="Times New Roman" w:eastAsia="Times New Roman" w:hAnsi="Times New Roman" w:cs="Times New Roman"/>
                <w:b/>
                <w:noProof w:val="0"/>
                <w:sz w:val="18"/>
                <w:szCs w:val="18"/>
                <w:lang w:eastAsia="tr-TR"/>
              </w:rPr>
            </w:pPr>
          </w:p>
        </w:tc>
        <w:tc>
          <w:tcPr>
            <w:tcW w:w="914" w:type="dxa"/>
            <w:tcBorders>
              <w:left w:val="nil"/>
              <w:bottom w:val="single" w:sz="4" w:space="0" w:color="auto"/>
              <w:right w:val="nil"/>
            </w:tcBorders>
            <w:shd w:val="clear" w:color="auto" w:fill="FFFFFF" w:themeFill="background1"/>
          </w:tcPr>
          <w:p w14:paraId="452CEDBB" w14:textId="3C020D6E" w:rsidR="0049318E" w:rsidRPr="00BB3335" w:rsidDel="00E01269" w:rsidRDefault="0049318E" w:rsidP="00604D23">
            <w:pPr>
              <w:jc w:val="both"/>
              <w:rPr>
                <w:moveFrom w:id="157" w:author="Deniz Ergüden" w:date="2024-07-30T13:53:00Z"/>
                <w:rFonts w:ascii="Times New Roman" w:eastAsia="Times New Roman" w:hAnsi="Times New Roman" w:cs="Times New Roman"/>
                <w:b/>
                <w:noProof w:val="0"/>
                <w:sz w:val="18"/>
                <w:szCs w:val="18"/>
                <w:lang w:eastAsia="tr-TR"/>
              </w:rPr>
            </w:pPr>
            <w:moveFrom w:id="158" w:author="Deniz Ergüden" w:date="2024-07-30T13:53:00Z">
              <w:r w:rsidRPr="00BB3335" w:rsidDel="00E01269">
                <w:rPr>
                  <w:rFonts w:ascii="Times New Roman" w:eastAsia="Times New Roman" w:hAnsi="Times New Roman" w:cs="Times New Roman"/>
                  <w:b/>
                  <w:noProof w:val="0"/>
                  <w:sz w:val="18"/>
                  <w:szCs w:val="18"/>
                  <w:lang w:eastAsia="tr-TR"/>
                </w:rPr>
                <w:t>CMC</w:t>
              </w:r>
            </w:moveFrom>
          </w:p>
        </w:tc>
        <w:tc>
          <w:tcPr>
            <w:tcW w:w="1210" w:type="dxa"/>
            <w:tcBorders>
              <w:left w:val="nil"/>
              <w:bottom w:val="single" w:sz="4" w:space="0" w:color="auto"/>
              <w:right w:val="nil"/>
            </w:tcBorders>
            <w:shd w:val="clear" w:color="auto" w:fill="FFFFFF" w:themeFill="background1"/>
          </w:tcPr>
          <w:p w14:paraId="67A8EFA1" w14:textId="20034A0C" w:rsidR="0049318E" w:rsidRPr="00BB3335" w:rsidDel="00E01269" w:rsidRDefault="0049318E" w:rsidP="00604D23">
            <w:pPr>
              <w:jc w:val="both"/>
              <w:rPr>
                <w:moveFrom w:id="159" w:author="Deniz Ergüden" w:date="2024-07-30T13:53:00Z"/>
                <w:rFonts w:ascii="Times New Roman" w:eastAsia="Times New Roman" w:hAnsi="Times New Roman" w:cs="Times New Roman"/>
                <w:b/>
                <w:noProof w:val="0"/>
                <w:sz w:val="18"/>
                <w:szCs w:val="18"/>
                <w:lang w:eastAsia="tr-TR"/>
              </w:rPr>
            </w:pPr>
            <w:moveFrom w:id="160" w:author="Deniz Ergüden" w:date="2024-07-30T13:53:00Z">
              <w:r w:rsidRPr="00BB3335" w:rsidDel="00E01269">
                <w:rPr>
                  <w:rFonts w:ascii="Times New Roman" w:eastAsia="Times New Roman" w:hAnsi="Times New Roman" w:cs="Times New Roman"/>
                  <w:b/>
                  <w:noProof w:val="0"/>
                  <w:sz w:val="18"/>
                  <w:szCs w:val="18"/>
                  <w:lang w:eastAsia="tr-TR"/>
                </w:rPr>
                <w:t>CCC</w:t>
              </w:r>
            </w:moveFrom>
          </w:p>
        </w:tc>
      </w:tr>
      <w:tr w:rsidR="0049318E" w:rsidRPr="00BB3335" w:rsidDel="00E01269" w14:paraId="32B9AF15" w14:textId="5F44A59B" w:rsidTr="0049318E">
        <w:trPr>
          <w:gridAfter w:val="1"/>
          <w:wAfter w:w="35" w:type="dxa"/>
          <w:trHeight w:val="212"/>
        </w:trPr>
        <w:tc>
          <w:tcPr>
            <w:tcW w:w="1338" w:type="dxa"/>
            <w:tcBorders>
              <w:top w:val="single" w:sz="4" w:space="0" w:color="auto"/>
              <w:left w:val="nil"/>
              <w:bottom w:val="nil"/>
              <w:right w:val="nil"/>
            </w:tcBorders>
            <w:shd w:val="clear" w:color="auto" w:fill="FFFFFF" w:themeFill="background1"/>
          </w:tcPr>
          <w:p w14:paraId="655597AC" w14:textId="6ACE4B81" w:rsidR="0049318E" w:rsidRPr="00BB3335" w:rsidDel="00E01269" w:rsidRDefault="0049318E" w:rsidP="00604D23">
            <w:pPr>
              <w:jc w:val="both"/>
              <w:rPr>
                <w:moveFrom w:id="161" w:author="Deniz Ergüden" w:date="2024-07-30T13:53:00Z"/>
                <w:rFonts w:ascii="Times New Roman" w:eastAsia="Times New Roman" w:hAnsi="Times New Roman" w:cs="Times New Roman"/>
                <w:b/>
                <w:noProof w:val="0"/>
                <w:sz w:val="18"/>
                <w:szCs w:val="18"/>
                <w:vertAlign w:val="superscript"/>
                <w:lang w:eastAsia="tr-TR"/>
              </w:rPr>
            </w:pPr>
            <w:moveFrom w:id="162" w:author="Deniz Ergüden" w:date="2024-07-30T13:53:00Z">
              <w:r w:rsidRPr="00BB3335" w:rsidDel="00E01269">
                <w:rPr>
                  <w:rFonts w:ascii="Times New Roman" w:eastAsia="Times New Roman" w:hAnsi="Times New Roman" w:cs="Times New Roman"/>
                  <w:b/>
                  <w:noProof w:val="0"/>
                  <w:sz w:val="18"/>
                  <w:szCs w:val="18"/>
                  <w:lang w:eastAsia="tr-TR"/>
                </w:rPr>
                <w:t>Cr</w:t>
              </w:r>
            </w:moveFrom>
          </w:p>
        </w:tc>
        <w:tc>
          <w:tcPr>
            <w:tcW w:w="2773" w:type="dxa"/>
            <w:tcBorders>
              <w:top w:val="single" w:sz="4" w:space="0" w:color="auto"/>
              <w:left w:val="nil"/>
              <w:bottom w:val="nil"/>
              <w:right w:val="nil"/>
            </w:tcBorders>
            <w:shd w:val="clear" w:color="auto" w:fill="FFFFFF" w:themeFill="background1"/>
          </w:tcPr>
          <w:p w14:paraId="1FA88EBB" w14:textId="3DDA08A3" w:rsidR="0049318E" w:rsidRPr="00BB3335" w:rsidDel="00E01269" w:rsidRDefault="00C00E03" w:rsidP="00604D23">
            <w:pPr>
              <w:jc w:val="both"/>
              <w:rPr>
                <w:moveFrom w:id="163" w:author="Deniz Ergüden" w:date="2024-07-30T13:53:00Z"/>
                <w:rFonts w:ascii="Times New Roman" w:eastAsia="Times New Roman" w:hAnsi="Times New Roman" w:cs="Times New Roman"/>
                <w:noProof w:val="0"/>
                <w:sz w:val="18"/>
                <w:szCs w:val="18"/>
                <w:lang w:eastAsia="tr-TR"/>
              </w:rPr>
            </w:pPr>
            <w:moveFrom w:id="164" w:author="Deniz Ergüden" w:date="2024-07-30T13:53:00Z">
              <w:r w:rsidRPr="00BB3335" w:rsidDel="00E01269">
                <w:rPr>
                  <w:rFonts w:ascii="Times New Roman" w:eastAsia="Times New Roman" w:hAnsi="Times New Roman" w:cs="Times New Roman"/>
                  <w:bCs/>
                  <w:noProof w:val="0"/>
                  <w:sz w:val="18"/>
                  <w:szCs w:val="18"/>
                  <w:lang w:eastAsia="tr-TR"/>
                </w:rPr>
                <w:t>5.645</w:t>
              </w:r>
              <w:r w:rsidR="0049318E" w:rsidRPr="00BB3335" w:rsidDel="00E01269">
                <w:rPr>
                  <w:rFonts w:ascii="Times New Roman" w:eastAsia="Times New Roman" w:hAnsi="Times New Roman" w:cs="Times New Roman"/>
                  <w:bCs/>
                  <w:noProof w:val="0"/>
                  <w:sz w:val="18"/>
                  <w:szCs w:val="18"/>
                  <w:lang w:eastAsia="tr-TR"/>
                </w:rPr>
                <w:t>±0.</w:t>
              </w:r>
              <w:r w:rsidRPr="00BB3335" w:rsidDel="00E01269">
                <w:rPr>
                  <w:rFonts w:ascii="Times New Roman" w:eastAsia="Times New Roman" w:hAnsi="Times New Roman" w:cs="Times New Roman"/>
                  <w:bCs/>
                  <w:noProof w:val="0"/>
                  <w:sz w:val="18"/>
                  <w:szCs w:val="18"/>
                  <w:lang w:eastAsia="tr-TR"/>
                </w:rPr>
                <w:t>483</w:t>
              </w:r>
            </w:moveFrom>
          </w:p>
        </w:tc>
        <w:tc>
          <w:tcPr>
            <w:tcW w:w="1559" w:type="dxa"/>
            <w:tcBorders>
              <w:top w:val="single" w:sz="4" w:space="0" w:color="auto"/>
              <w:left w:val="nil"/>
              <w:bottom w:val="nil"/>
              <w:right w:val="nil"/>
            </w:tcBorders>
            <w:shd w:val="clear" w:color="auto" w:fill="FFFFFF" w:themeFill="background1"/>
          </w:tcPr>
          <w:p w14:paraId="20786F55" w14:textId="7D8CFCAA" w:rsidR="0049318E" w:rsidRPr="00BB3335" w:rsidDel="00E01269" w:rsidRDefault="0049318E" w:rsidP="00604D23">
            <w:pPr>
              <w:jc w:val="both"/>
              <w:rPr>
                <w:moveFrom w:id="165" w:author="Deniz Ergüden" w:date="2024-07-30T13:53:00Z"/>
                <w:rFonts w:ascii="Times New Roman" w:eastAsia="Times New Roman" w:hAnsi="Times New Roman" w:cs="Times New Roman"/>
                <w:noProof w:val="0"/>
                <w:sz w:val="18"/>
                <w:szCs w:val="18"/>
                <w:lang w:eastAsia="tr-TR"/>
              </w:rPr>
            </w:pPr>
            <w:moveFrom w:id="166" w:author="Deniz Ergüden" w:date="2024-07-30T13:53:00Z">
              <w:r w:rsidRPr="00BB3335" w:rsidDel="00E01269">
                <w:rPr>
                  <w:rFonts w:ascii="Times New Roman" w:eastAsia="Times New Roman" w:hAnsi="Times New Roman" w:cs="Times New Roman"/>
                  <w:noProof w:val="0"/>
                  <w:sz w:val="18"/>
                  <w:szCs w:val="18"/>
                  <w:lang w:eastAsia="tr-TR"/>
                </w:rPr>
                <w:t>88</w:t>
              </w:r>
            </w:moveFrom>
          </w:p>
        </w:tc>
        <w:tc>
          <w:tcPr>
            <w:tcW w:w="287" w:type="dxa"/>
            <w:tcBorders>
              <w:top w:val="single" w:sz="4" w:space="0" w:color="auto"/>
              <w:left w:val="nil"/>
              <w:bottom w:val="nil"/>
              <w:right w:val="nil"/>
            </w:tcBorders>
            <w:shd w:val="clear" w:color="auto" w:fill="FFFFFF" w:themeFill="background1"/>
          </w:tcPr>
          <w:p w14:paraId="4753C9B9" w14:textId="24C5F913" w:rsidR="0049318E" w:rsidRPr="00BB3335" w:rsidDel="00E01269" w:rsidRDefault="0049318E" w:rsidP="00604D23">
            <w:pPr>
              <w:jc w:val="both"/>
              <w:rPr>
                <w:moveFrom w:id="167"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single" w:sz="4" w:space="0" w:color="auto"/>
              <w:left w:val="nil"/>
              <w:bottom w:val="nil"/>
              <w:right w:val="nil"/>
            </w:tcBorders>
            <w:shd w:val="clear" w:color="auto" w:fill="FFFFFF" w:themeFill="background1"/>
          </w:tcPr>
          <w:p w14:paraId="53194707" w14:textId="59F1165B" w:rsidR="0049318E" w:rsidRPr="00BB3335" w:rsidDel="00E01269" w:rsidRDefault="0049318E" w:rsidP="00604D23">
            <w:pPr>
              <w:jc w:val="both"/>
              <w:rPr>
                <w:moveFrom w:id="168" w:author="Deniz Ergüden" w:date="2024-07-30T13:53:00Z"/>
                <w:rFonts w:ascii="Times New Roman" w:eastAsia="Times New Roman" w:hAnsi="Times New Roman" w:cs="Times New Roman"/>
                <w:noProof w:val="0"/>
                <w:sz w:val="18"/>
                <w:szCs w:val="18"/>
                <w:lang w:eastAsia="tr-TR"/>
              </w:rPr>
            </w:pPr>
          </w:p>
        </w:tc>
        <w:tc>
          <w:tcPr>
            <w:tcW w:w="914" w:type="dxa"/>
            <w:tcBorders>
              <w:top w:val="single" w:sz="4" w:space="0" w:color="auto"/>
              <w:left w:val="nil"/>
              <w:bottom w:val="nil"/>
              <w:right w:val="nil"/>
            </w:tcBorders>
            <w:shd w:val="clear" w:color="auto" w:fill="FFFFFF" w:themeFill="background1"/>
          </w:tcPr>
          <w:p w14:paraId="0BC6C5C4" w14:textId="6B76106B" w:rsidR="0049318E" w:rsidRPr="00BB3335" w:rsidDel="00E01269" w:rsidRDefault="0049318E" w:rsidP="00604D23">
            <w:pPr>
              <w:jc w:val="both"/>
              <w:rPr>
                <w:moveFrom w:id="169" w:author="Deniz Ergüden" w:date="2024-07-30T13:53:00Z"/>
                <w:rFonts w:ascii="Times New Roman" w:eastAsia="Times New Roman" w:hAnsi="Times New Roman" w:cs="Times New Roman"/>
                <w:noProof w:val="0"/>
                <w:sz w:val="18"/>
                <w:szCs w:val="18"/>
                <w:lang w:eastAsia="tr-TR"/>
              </w:rPr>
            </w:pPr>
            <w:moveFrom w:id="170" w:author="Deniz Ergüden" w:date="2024-07-30T13:53:00Z">
              <w:r w:rsidRPr="00BB3335" w:rsidDel="00E01269">
                <w:rPr>
                  <w:rFonts w:ascii="Times New Roman" w:eastAsia="Times New Roman" w:hAnsi="Times New Roman" w:cs="Times New Roman"/>
                  <w:noProof w:val="0"/>
                  <w:sz w:val="18"/>
                  <w:szCs w:val="18"/>
                  <w:lang w:eastAsia="tr-TR"/>
                </w:rPr>
                <w:t>1.1</w:t>
              </w:r>
            </w:moveFrom>
          </w:p>
        </w:tc>
        <w:tc>
          <w:tcPr>
            <w:tcW w:w="1210" w:type="dxa"/>
            <w:tcBorders>
              <w:top w:val="single" w:sz="4" w:space="0" w:color="auto"/>
              <w:left w:val="nil"/>
              <w:bottom w:val="nil"/>
              <w:right w:val="nil"/>
            </w:tcBorders>
            <w:shd w:val="clear" w:color="auto" w:fill="FFFFFF" w:themeFill="background1"/>
          </w:tcPr>
          <w:p w14:paraId="639DAB18" w14:textId="3A300535" w:rsidR="0049318E" w:rsidRPr="00BB3335" w:rsidDel="00E01269" w:rsidRDefault="0049318E" w:rsidP="00604D23">
            <w:pPr>
              <w:jc w:val="both"/>
              <w:rPr>
                <w:moveFrom w:id="171" w:author="Deniz Ergüden" w:date="2024-07-30T13:53:00Z"/>
                <w:rFonts w:ascii="Times New Roman" w:eastAsia="Times New Roman" w:hAnsi="Times New Roman" w:cs="Times New Roman"/>
                <w:noProof w:val="0"/>
                <w:sz w:val="18"/>
                <w:szCs w:val="18"/>
                <w:lang w:eastAsia="tr-TR"/>
              </w:rPr>
            </w:pPr>
            <w:moveFrom w:id="172" w:author="Deniz Ergüden" w:date="2024-07-30T13:53:00Z">
              <w:r w:rsidRPr="00BB3335" w:rsidDel="00E01269">
                <w:rPr>
                  <w:rFonts w:ascii="Times New Roman" w:eastAsia="Times New Roman" w:hAnsi="Times New Roman" w:cs="Times New Roman"/>
                  <w:noProof w:val="0"/>
                  <w:sz w:val="18"/>
                  <w:szCs w:val="18"/>
                  <w:lang w:eastAsia="tr-TR"/>
                </w:rPr>
                <w:t>50.0</w:t>
              </w:r>
            </w:moveFrom>
          </w:p>
        </w:tc>
      </w:tr>
      <w:tr w:rsidR="0049318E" w:rsidRPr="00BB3335" w:rsidDel="00E01269" w14:paraId="14D502E4" w14:textId="59BD36B2" w:rsidTr="0049318E">
        <w:trPr>
          <w:gridAfter w:val="1"/>
          <w:wAfter w:w="35" w:type="dxa"/>
          <w:trHeight w:val="212"/>
        </w:trPr>
        <w:tc>
          <w:tcPr>
            <w:tcW w:w="1338" w:type="dxa"/>
            <w:tcBorders>
              <w:top w:val="nil"/>
              <w:left w:val="nil"/>
              <w:bottom w:val="nil"/>
              <w:right w:val="nil"/>
            </w:tcBorders>
            <w:shd w:val="clear" w:color="auto" w:fill="FFFFFF" w:themeFill="background1"/>
          </w:tcPr>
          <w:p w14:paraId="187E79AB" w14:textId="6CC75BD4" w:rsidR="0049318E" w:rsidRPr="00BB3335" w:rsidDel="00E01269" w:rsidRDefault="0049318E" w:rsidP="00604D23">
            <w:pPr>
              <w:jc w:val="both"/>
              <w:rPr>
                <w:moveFrom w:id="173" w:author="Deniz Ergüden" w:date="2024-07-30T13:53:00Z"/>
                <w:rFonts w:ascii="Times New Roman" w:eastAsia="Times New Roman" w:hAnsi="Times New Roman" w:cs="Times New Roman"/>
                <w:b/>
                <w:noProof w:val="0"/>
                <w:sz w:val="18"/>
                <w:szCs w:val="18"/>
                <w:lang w:eastAsia="tr-TR"/>
              </w:rPr>
            </w:pPr>
            <w:moveFrom w:id="174" w:author="Deniz Ergüden" w:date="2024-07-30T13:53:00Z">
              <w:r w:rsidRPr="00BB3335" w:rsidDel="00E01269">
                <w:rPr>
                  <w:rFonts w:ascii="Times New Roman" w:eastAsia="Times New Roman" w:hAnsi="Times New Roman" w:cs="Times New Roman"/>
                  <w:b/>
                  <w:noProof w:val="0"/>
                  <w:sz w:val="18"/>
                  <w:szCs w:val="18"/>
                  <w:lang w:eastAsia="tr-TR"/>
                </w:rPr>
                <w:t>Cd</w:t>
              </w:r>
            </w:moveFrom>
          </w:p>
        </w:tc>
        <w:tc>
          <w:tcPr>
            <w:tcW w:w="2773" w:type="dxa"/>
            <w:tcBorders>
              <w:top w:val="nil"/>
              <w:left w:val="nil"/>
              <w:bottom w:val="nil"/>
              <w:right w:val="nil"/>
            </w:tcBorders>
            <w:shd w:val="clear" w:color="auto" w:fill="FFFFFF" w:themeFill="background1"/>
          </w:tcPr>
          <w:p w14:paraId="470E6213" w14:textId="7ACF7CCF" w:rsidR="0049318E" w:rsidRPr="00BB3335" w:rsidDel="00E01269" w:rsidRDefault="0049318E" w:rsidP="00604D23">
            <w:pPr>
              <w:jc w:val="both"/>
              <w:rPr>
                <w:moveFrom w:id="175" w:author="Deniz Ergüden" w:date="2024-07-30T13:53:00Z"/>
                <w:rFonts w:ascii="Times New Roman" w:eastAsia="Times New Roman" w:hAnsi="Times New Roman" w:cs="Times New Roman"/>
                <w:noProof w:val="0"/>
                <w:sz w:val="18"/>
                <w:szCs w:val="18"/>
                <w:lang w:eastAsia="tr-TR"/>
              </w:rPr>
            </w:pPr>
            <w:moveFrom w:id="176" w:author="Deniz Ergüden" w:date="2024-07-30T13:53:00Z">
              <w:r w:rsidRPr="00BB3335" w:rsidDel="00E01269">
                <w:rPr>
                  <w:rFonts w:ascii="Times New Roman" w:eastAsia="Times New Roman" w:hAnsi="Times New Roman" w:cs="Times New Roman"/>
                  <w:noProof w:val="0"/>
                  <w:sz w:val="18"/>
                  <w:szCs w:val="18"/>
                  <w:lang w:eastAsia="tr-TR"/>
                </w:rPr>
                <w:t>0.0</w:t>
              </w:r>
              <w:r w:rsidR="00C00E03" w:rsidRPr="00BB3335" w:rsidDel="00E01269">
                <w:rPr>
                  <w:rFonts w:ascii="Times New Roman" w:eastAsia="Times New Roman" w:hAnsi="Times New Roman" w:cs="Times New Roman"/>
                  <w:noProof w:val="0"/>
                  <w:sz w:val="18"/>
                  <w:szCs w:val="18"/>
                  <w:lang w:eastAsia="tr-TR"/>
                </w:rPr>
                <w:t>25</w:t>
              </w:r>
              <w:r w:rsidRPr="00BB3335" w:rsidDel="00E01269">
                <w:rPr>
                  <w:rFonts w:ascii="Times New Roman" w:eastAsia="Times New Roman" w:hAnsi="Times New Roman" w:cs="Times New Roman"/>
                  <w:noProof w:val="0"/>
                  <w:sz w:val="18"/>
                  <w:szCs w:val="18"/>
                  <w:lang w:eastAsia="tr-TR"/>
                </w:rPr>
                <w:t>±0.0</w:t>
              </w:r>
              <w:r w:rsidR="00C00E03" w:rsidRPr="00BB3335" w:rsidDel="00E01269">
                <w:rPr>
                  <w:rFonts w:ascii="Times New Roman" w:eastAsia="Times New Roman" w:hAnsi="Times New Roman" w:cs="Times New Roman"/>
                  <w:noProof w:val="0"/>
                  <w:sz w:val="18"/>
                  <w:szCs w:val="18"/>
                  <w:lang w:eastAsia="tr-TR"/>
                </w:rPr>
                <w:t>11</w:t>
              </w:r>
            </w:moveFrom>
          </w:p>
        </w:tc>
        <w:tc>
          <w:tcPr>
            <w:tcW w:w="1559" w:type="dxa"/>
            <w:tcBorders>
              <w:top w:val="nil"/>
              <w:left w:val="nil"/>
              <w:bottom w:val="nil"/>
              <w:right w:val="nil"/>
            </w:tcBorders>
            <w:shd w:val="clear" w:color="auto" w:fill="FFFFFF" w:themeFill="background1"/>
          </w:tcPr>
          <w:p w14:paraId="0DD53B49" w14:textId="20C57FC1" w:rsidR="0049318E" w:rsidRPr="00BB3335" w:rsidDel="00E01269" w:rsidRDefault="0049318E" w:rsidP="00604D23">
            <w:pPr>
              <w:jc w:val="both"/>
              <w:rPr>
                <w:moveFrom w:id="177" w:author="Deniz Ergüden" w:date="2024-07-30T13:53:00Z"/>
                <w:rFonts w:ascii="Times New Roman" w:eastAsia="Times New Roman" w:hAnsi="Times New Roman" w:cs="Times New Roman"/>
                <w:noProof w:val="0"/>
                <w:sz w:val="18"/>
                <w:szCs w:val="18"/>
                <w:lang w:eastAsia="tr-TR"/>
              </w:rPr>
            </w:pPr>
            <w:moveFrom w:id="178" w:author="Deniz Ergüden" w:date="2024-07-30T13:53:00Z">
              <w:r w:rsidRPr="00BB3335" w:rsidDel="00E01269">
                <w:rPr>
                  <w:rFonts w:ascii="Times New Roman" w:eastAsia="Times New Roman" w:hAnsi="Times New Roman" w:cs="Times New Roman"/>
                  <w:noProof w:val="0"/>
                  <w:sz w:val="18"/>
                  <w:szCs w:val="18"/>
                  <w:lang w:eastAsia="tr-TR"/>
                </w:rPr>
                <w:t>&lt;0.45(Class)</w:t>
              </w:r>
            </w:moveFrom>
          </w:p>
        </w:tc>
        <w:tc>
          <w:tcPr>
            <w:tcW w:w="287" w:type="dxa"/>
            <w:tcBorders>
              <w:top w:val="nil"/>
              <w:left w:val="nil"/>
              <w:bottom w:val="nil"/>
              <w:right w:val="nil"/>
            </w:tcBorders>
            <w:shd w:val="clear" w:color="auto" w:fill="FFFFFF" w:themeFill="background1"/>
          </w:tcPr>
          <w:p w14:paraId="485024D4" w14:textId="53C2E07C" w:rsidR="0049318E" w:rsidRPr="00BB3335" w:rsidDel="00E01269" w:rsidRDefault="0049318E" w:rsidP="00604D23">
            <w:pPr>
              <w:jc w:val="both"/>
              <w:rPr>
                <w:moveFrom w:id="179"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nil"/>
              <w:left w:val="nil"/>
              <w:bottom w:val="nil"/>
              <w:right w:val="nil"/>
            </w:tcBorders>
            <w:shd w:val="clear" w:color="auto" w:fill="FFFFFF" w:themeFill="background1"/>
          </w:tcPr>
          <w:p w14:paraId="67712C10" w14:textId="762AD8EC" w:rsidR="0049318E" w:rsidRPr="00BB3335" w:rsidDel="00E01269" w:rsidRDefault="0049318E" w:rsidP="00604D23">
            <w:pPr>
              <w:jc w:val="both"/>
              <w:rPr>
                <w:moveFrom w:id="180" w:author="Deniz Ergüden" w:date="2024-07-30T13:53:00Z"/>
                <w:rFonts w:ascii="Times New Roman" w:eastAsia="Times New Roman" w:hAnsi="Times New Roman" w:cs="Times New Roman"/>
                <w:noProof w:val="0"/>
                <w:sz w:val="18"/>
                <w:szCs w:val="18"/>
                <w:lang w:eastAsia="tr-TR"/>
              </w:rPr>
            </w:pPr>
          </w:p>
        </w:tc>
        <w:tc>
          <w:tcPr>
            <w:tcW w:w="914" w:type="dxa"/>
            <w:tcBorders>
              <w:top w:val="nil"/>
              <w:left w:val="nil"/>
              <w:bottom w:val="nil"/>
              <w:right w:val="nil"/>
            </w:tcBorders>
            <w:shd w:val="clear" w:color="auto" w:fill="FFFFFF" w:themeFill="background1"/>
          </w:tcPr>
          <w:p w14:paraId="7BB462D6" w14:textId="3B670174" w:rsidR="0049318E" w:rsidRPr="00BB3335" w:rsidDel="00E01269" w:rsidRDefault="0049318E" w:rsidP="00604D23">
            <w:pPr>
              <w:jc w:val="both"/>
              <w:rPr>
                <w:moveFrom w:id="181" w:author="Deniz Ergüden" w:date="2024-07-30T13:53:00Z"/>
                <w:rFonts w:ascii="Times New Roman" w:eastAsia="Times New Roman" w:hAnsi="Times New Roman" w:cs="Times New Roman"/>
                <w:noProof w:val="0"/>
                <w:sz w:val="18"/>
                <w:szCs w:val="18"/>
                <w:lang w:eastAsia="tr-TR"/>
              </w:rPr>
            </w:pPr>
            <w:moveFrom w:id="182" w:author="Deniz Ergüden" w:date="2024-07-30T13:53:00Z">
              <w:r w:rsidRPr="00BB3335" w:rsidDel="00E01269">
                <w:rPr>
                  <w:rFonts w:ascii="Times New Roman" w:eastAsia="Times New Roman" w:hAnsi="Times New Roman" w:cs="Times New Roman"/>
                  <w:noProof w:val="0"/>
                  <w:sz w:val="18"/>
                  <w:szCs w:val="18"/>
                  <w:lang w:eastAsia="tr-TR"/>
                </w:rPr>
                <w:t>33</w:t>
              </w:r>
            </w:moveFrom>
          </w:p>
        </w:tc>
        <w:tc>
          <w:tcPr>
            <w:tcW w:w="1210" w:type="dxa"/>
            <w:tcBorders>
              <w:top w:val="nil"/>
              <w:left w:val="nil"/>
              <w:bottom w:val="nil"/>
              <w:right w:val="nil"/>
            </w:tcBorders>
            <w:shd w:val="clear" w:color="auto" w:fill="FFFFFF" w:themeFill="background1"/>
          </w:tcPr>
          <w:p w14:paraId="5240A3B4" w14:textId="60954677" w:rsidR="0049318E" w:rsidRPr="00BB3335" w:rsidDel="00E01269" w:rsidRDefault="0049318E" w:rsidP="00604D23">
            <w:pPr>
              <w:jc w:val="both"/>
              <w:rPr>
                <w:moveFrom w:id="183" w:author="Deniz Ergüden" w:date="2024-07-30T13:53:00Z"/>
                <w:rFonts w:ascii="Times New Roman" w:eastAsia="Times New Roman" w:hAnsi="Times New Roman" w:cs="Times New Roman"/>
                <w:noProof w:val="0"/>
                <w:sz w:val="18"/>
                <w:szCs w:val="18"/>
                <w:lang w:eastAsia="tr-TR"/>
              </w:rPr>
            </w:pPr>
            <w:moveFrom w:id="184" w:author="Deniz Ergüden" w:date="2024-07-30T13:53:00Z">
              <w:r w:rsidRPr="00BB3335" w:rsidDel="00E01269">
                <w:rPr>
                  <w:rFonts w:ascii="Times New Roman" w:eastAsia="Times New Roman" w:hAnsi="Times New Roman" w:cs="Times New Roman"/>
                  <w:noProof w:val="0"/>
                  <w:sz w:val="18"/>
                  <w:szCs w:val="18"/>
                  <w:lang w:eastAsia="tr-TR"/>
                </w:rPr>
                <w:t>7.9</w:t>
              </w:r>
            </w:moveFrom>
          </w:p>
        </w:tc>
      </w:tr>
      <w:tr w:rsidR="0049318E" w:rsidRPr="00BB3335" w:rsidDel="00E01269" w14:paraId="0FD2DFC8" w14:textId="5C238A86" w:rsidTr="0049318E">
        <w:trPr>
          <w:gridAfter w:val="1"/>
          <w:wAfter w:w="35" w:type="dxa"/>
          <w:trHeight w:val="212"/>
        </w:trPr>
        <w:tc>
          <w:tcPr>
            <w:tcW w:w="1338" w:type="dxa"/>
            <w:tcBorders>
              <w:top w:val="nil"/>
              <w:left w:val="nil"/>
              <w:bottom w:val="nil"/>
              <w:right w:val="nil"/>
            </w:tcBorders>
            <w:shd w:val="clear" w:color="auto" w:fill="FFFFFF" w:themeFill="background1"/>
          </w:tcPr>
          <w:p w14:paraId="6A14F4C3" w14:textId="4646209D" w:rsidR="0049318E" w:rsidRPr="00BB3335" w:rsidDel="00E01269" w:rsidRDefault="0049318E" w:rsidP="00604D23">
            <w:pPr>
              <w:jc w:val="both"/>
              <w:rPr>
                <w:moveFrom w:id="185" w:author="Deniz Ergüden" w:date="2024-07-30T13:53:00Z"/>
                <w:rFonts w:ascii="Times New Roman" w:eastAsia="Times New Roman" w:hAnsi="Times New Roman" w:cs="Times New Roman"/>
                <w:b/>
                <w:noProof w:val="0"/>
                <w:sz w:val="18"/>
                <w:szCs w:val="18"/>
                <w:vertAlign w:val="superscript"/>
                <w:lang w:eastAsia="tr-TR"/>
              </w:rPr>
            </w:pPr>
            <w:moveFrom w:id="186" w:author="Deniz Ergüden" w:date="2024-07-30T13:53:00Z">
              <w:r w:rsidRPr="00BB3335" w:rsidDel="00E01269">
                <w:rPr>
                  <w:rFonts w:ascii="Times New Roman" w:eastAsia="Times New Roman" w:hAnsi="Times New Roman" w:cs="Times New Roman"/>
                  <w:b/>
                  <w:noProof w:val="0"/>
                  <w:sz w:val="18"/>
                  <w:szCs w:val="18"/>
                  <w:lang w:eastAsia="tr-TR"/>
                </w:rPr>
                <w:t>Fe</w:t>
              </w:r>
            </w:moveFrom>
          </w:p>
        </w:tc>
        <w:tc>
          <w:tcPr>
            <w:tcW w:w="2773" w:type="dxa"/>
            <w:tcBorders>
              <w:top w:val="nil"/>
              <w:left w:val="nil"/>
              <w:bottom w:val="nil"/>
              <w:right w:val="nil"/>
            </w:tcBorders>
            <w:shd w:val="clear" w:color="auto" w:fill="FFFFFF" w:themeFill="background1"/>
          </w:tcPr>
          <w:p w14:paraId="40FEBCD3" w14:textId="76FC33D3" w:rsidR="0049318E" w:rsidRPr="00BB3335" w:rsidDel="00E01269" w:rsidRDefault="00C00E03" w:rsidP="00604D23">
            <w:pPr>
              <w:jc w:val="both"/>
              <w:rPr>
                <w:moveFrom w:id="187" w:author="Deniz Ergüden" w:date="2024-07-30T13:53:00Z"/>
                <w:rFonts w:ascii="Times New Roman" w:eastAsia="Times New Roman" w:hAnsi="Times New Roman" w:cs="Times New Roman"/>
                <w:bCs/>
                <w:noProof w:val="0"/>
                <w:sz w:val="18"/>
                <w:szCs w:val="18"/>
                <w:lang w:eastAsia="tr-TR"/>
              </w:rPr>
            </w:pPr>
            <w:moveFrom w:id="188" w:author="Deniz Ergüden" w:date="2024-07-30T13:53:00Z">
              <w:r w:rsidRPr="00BB3335" w:rsidDel="00E01269">
                <w:rPr>
                  <w:rFonts w:ascii="Times New Roman" w:eastAsia="Times New Roman" w:hAnsi="Times New Roman" w:cs="Times New Roman"/>
                  <w:bCs/>
                  <w:noProof w:val="0"/>
                  <w:sz w:val="18"/>
                  <w:szCs w:val="18"/>
                  <w:lang w:eastAsia="tr-TR"/>
                </w:rPr>
                <w:t>53.699</w:t>
              </w:r>
              <w:r w:rsidR="0049318E" w:rsidRPr="00BB3335" w:rsidDel="00E01269">
                <w:rPr>
                  <w:rFonts w:ascii="Times New Roman" w:eastAsia="Times New Roman" w:hAnsi="Times New Roman" w:cs="Times New Roman"/>
                  <w:bCs/>
                  <w:noProof w:val="0"/>
                  <w:sz w:val="18"/>
                  <w:szCs w:val="18"/>
                  <w:lang w:eastAsia="tr-TR"/>
                </w:rPr>
                <w:t>±</w:t>
              </w:r>
              <w:r w:rsidRPr="00BB3335" w:rsidDel="00E01269">
                <w:rPr>
                  <w:rFonts w:ascii="Times New Roman" w:eastAsia="Times New Roman" w:hAnsi="Times New Roman" w:cs="Times New Roman"/>
                  <w:bCs/>
                  <w:noProof w:val="0"/>
                  <w:sz w:val="18"/>
                  <w:szCs w:val="18"/>
                  <w:lang w:eastAsia="tr-TR"/>
                </w:rPr>
                <w:t>4.312</w:t>
              </w:r>
            </w:moveFrom>
          </w:p>
        </w:tc>
        <w:tc>
          <w:tcPr>
            <w:tcW w:w="1559" w:type="dxa"/>
            <w:tcBorders>
              <w:top w:val="nil"/>
              <w:left w:val="nil"/>
              <w:bottom w:val="nil"/>
              <w:right w:val="nil"/>
            </w:tcBorders>
            <w:shd w:val="clear" w:color="auto" w:fill="FFFFFF" w:themeFill="background1"/>
          </w:tcPr>
          <w:p w14:paraId="079EB848" w14:textId="43DE3BC1" w:rsidR="0049318E" w:rsidRPr="00BB3335" w:rsidDel="00E01269" w:rsidRDefault="0049318E" w:rsidP="00604D23">
            <w:pPr>
              <w:jc w:val="both"/>
              <w:rPr>
                <w:moveFrom w:id="189" w:author="Deniz Ergüden" w:date="2024-07-30T13:53:00Z"/>
                <w:rFonts w:ascii="Times New Roman" w:eastAsia="Times New Roman" w:hAnsi="Times New Roman" w:cs="Times New Roman"/>
                <w:noProof w:val="0"/>
                <w:sz w:val="18"/>
                <w:szCs w:val="18"/>
                <w:lang w:eastAsia="tr-TR"/>
              </w:rPr>
            </w:pPr>
            <w:moveFrom w:id="190" w:author="Deniz Ergüden" w:date="2024-07-30T13:53:00Z">
              <w:r w:rsidRPr="00BB3335" w:rsidDel="00E01269">
                <w:rPr>
                  <w:rFonts w:ascii="Times New Roman" w:eastAsia="Times New Roman" w:hAnsi="Times New Roman" w:cs="Times New Roman"/>
                  <w:noProof w:val="0"/>
                  <w:sz w:val="18"/>
                  <w:szCs w:val="18"/>
                  <w:lang w:eastAsia="tr-TR"/>
                </w:rPr>
                <w:t>101</w:t>
              </w:r>
            </w:moveFrom>
          </w:p>
        </w:tc>
        <w:tc>
          <w:tcPr>
            <w:tcW w:w="287" w:type="dxa"/>
            <w:tcBorders>
              <w:top w:val="nil"/>
              <w:left w:val="nil"/>
              <w:bottom w:val="nil"/>
              <w:right w:val="nil"/>
            </w:tcBorders>
            <w:shd w:val="clear" w:color="auto" w:fill="FFFFFF" w:themeFill="background1"/>
          </w:tcPr>
          <w:p w14:paraId="6F105C86" w14:textId="3FA720CC" w:rsidR="0049318E" w:rsidRPr="00BB3335" w:rsidDel="00E01269" w:rsidRDefault="0049318E" w:rsidP="00604D23">
            <w:pPr>
              <w:jc w:val="both"/>
              <w:rPr>
                <w:moveFrom w:id="191"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nil"/>
              <w:left w:val="nil"/>
              <w:bottom w:val="nil"/>
              <w:right w:val="nil"/>
            </w:tcBorders>
            <w:shd w:val="clear" w:color="auto" w:fill="FFFFFF" w:themeFill="background1"/>
          </w:tcPr>
          <w:p w14:paraId="480C7129" w14:textId="09A2091B" w:rsidR="0049318E" w:rsidRPr="00BB3335" w:rsidDel="00E01269" w:rsidRDefault="0049318E" w:rsidP="00604D23">
            <w:pPr>
              <w:jc w:val="both"/>
              <w:rPr>
                <w:moveFrom w:id="192" w:author="Deniz Ergüden" w:date="2024-07-30T13:53:00Z"/>
                <w:rFonts w:ascii="Times New Roman" w:eastAsia="Times New Roman" w:hAnsi="Times New Roman" w:cs="Times New Roman"/>
                <w:noProof w:val="0"/>
                <w:sz w:val="18"/>
                <w:szCs w:val="18"/>
                <w:lang w:eastAsia="tr-TR"/>
              </w:rPr>
            </w:pPr>
          </w:p>
        </w:tc>
        <w:tc>
          <w:tcPr>
            <w:tcW w:w="914" w:type="dxa"/>
            <w:tcBorders>
              <w:top w:val="nil"/>
              <w:left w:val="nil"/>
              <w:bottom w:val="nil"/>
              <w:right w:val="nil"/>
            </w:tcBorders>
            <w:shd w:val="clear" w:color="auto" w:fill="FFFFFF" w:themeFill="background1"/>
          </w:tcPr>
          <w:p w14:paraId="205E0A2A" w14:textId="53BB9DD2" w:rsidR="0049318E" w:rsidRPr="00BB3335" w:rsidDel="00E01269" w:rsidRDefault="0049318E" w:rsidP="00604D23">
            <w:pPr>
              <w:jc w:val="both"/>
              <w:rPr>
                <w:moveFrom w:id="193" w:author="Deniz Ergüden" w:date="2024-07-30T13:53:00Z"/>
                <w:rFonts w:ascii="Times New Roman" w:eastAsia="Times New Roman" w:hAnsi="Times New Roman" w:cs="Times New Roman"/>
                <w:noProof w:val="0"/>
                <w:sz w:val="18"/>
                <w:szCs w:val="18"/>
                <w:lang w:eastAsia="tr-TR"/>
              </w:rPr>
            </w:pPr>
            <w:moveFrom w:id="194" w:author="Deniz Ergüden" w:date="2024-07-30T13:53:00Z">
              <w:r w:rsidRPr="00BB3335" w:rsidDel="00E01269">
                <w:rPr>
                  <w:rFonts w:ascii="Times New Roman" w:eastAsia="Times New Roman" w:hAnsi="Times New Roman" w:cs="Times New Roman"/>
                  <w:noProof w:val="0"/>
                  <w:sz w:val="18"/>
                  <w:szCs w:val="18"/>
                  <w:lang w:eastAsia="tr-TR"/>
                </w:rPr>
                <w:t>-</w:t>
              </w:r>
            </w:moveFrom>
          </w:p>
        </w:tc>
        <w:tc>
          <w:tcPr>
            <w:tcW w:w="1210" w:type="dxa"/>
            <w:tcBorders>
              <w:top w:val="nil"/>
              <w:left w:val="nil"/>
              <w:bottom w:val="nil"/>
              <w:right w:val="nil"/>
            </w:tcBorders>
            <w:shd w:val="clear" w:color="auto" w:fill="FFFFFF" w:themeFill="background1"/>
          </w:tcPr>
          <w:p w14:paraId="52B89FAF" w14:textId="746EDD0F" w:rsidR="0049318E" w:rsidRPr="00BB3335" w:rsidDel="00E01269" w:rsidRDefault="0049318E" w:rsidP="00604D23">
            <w:pPr>
              <w:jc w:val="both"/>
              <w:rPr>
                <w:moveFrom w:id="195" w:author="Deniz Ergüden" w:date="2024-07-30T13:53:00Z"/>
                <w:rFonts w:ascii="Times New Roman" w:eastAsia="Times New Roman" w:hAnsi="Times New Roman" w:cs="Times New Roman"/>
                <w:noProof w:val="0"/>
                <w:sz w:val="18"/>
                <w:szCs w:val="18"/>
                <w:lang w:eastAsia="tr-TR"/>
              </w:rPr>
            </w:pPr>
            <w:moveFrom w:id="196" w:author="Deniz Ergüden" w:date="2024-07-30T13:53:00Z">
              <w:r w:rsidRPr="00BB3335" w:rsidDel="00E01269">
                <w:rPr>
                  <w:rFonts w:ascii="Times New Roman" w:eastAsia="Times New Roman" w:hAnsi="Times New Roman" w:cs="Times New Roman"/>
                  <w:noProof w:val="0"/>
                  <w:sz w:val="18"/>
                  <w:szCs w:val="18"/>
                  <w:lang w:eastAsia="tr-TR"/>
                </w:rPr>
                <w:t>-</w:t>
              </w:r>
            </w:moveFrom>
          </w:p>
        </w:tc>
      </w:tr>
      <w:tr w:rsidR="0049318E" w:rsidRPr="00BB3335" w:rsidDel="00E01269" w14:paraId="3BC86EC1" w14:textId="7E2CDEBC" w:rsidTr="0049318E">
        <w:trPr>
          <w:gridAfter w:val="1"/>
          <w:wAfter w:w="35" w:type="dxa"/>
          <w:trHeight w:val="212"/>
        </w:trPr>
        <w:tc>
          <w:tcPr>
            <w:tcW w:w="1338" w:type="dxa"/>
            <w:tcBorders>
              <w:top w:val="nil"/>
              <w:left w:val="nil"/>
              <w:bottom w:val="nil"/>
              <w:right w:val="nil"/>
            </w:tcBorders>
            <w:shd w:val="clear" w:color="auto" w:fill="FFFFFF" w:themeFill="background1"/>
          </w:tcPr>
          <w:p w14:paraId="1D3DA51E" w14:textId="66177A42" w:rsidR="0049318E" w:rsidRPr="00BB3335" w:rsidDel="00E01269" w:rsidRDefault="0049318E" w:rsidP="00604D23">
            <w:pPr>
              <w:jc w:val="both"/>
              <w:rPr>
                <w:moveFrom w:id="197" w:author="Deniz Ergüden" w:date="2024-07-30T13:53:00Z"/>
                <w:rFonts w:ascii="Times New Roman" w:eastAsia="Times New Roman" w:hAnsi="Times New Roman" w:cs="Times New Roman"/>
                <w:b/>
                <w:noProof w:val="0"/>
                <w:sz w:val="18"/>
                <w:szCs w:val="18"/>
                <w:vertAlign w:val="superscript"/>
                <w:lang w:eastAsia="tr-TR"/>
              </w:rPr>
            </w:pPr>
            <w:moveFrom w:id="198" w:author="Deniz Ergüden" w:date="2024-07-30T13:53:00Z">
              <w:r w:rsidRPr="00BB3335" w:rsidDel="00E01269">
                <w:rPr>
                  <w:rFonts w:ascii="Times New Roman" w:eastAsia="Times New Roman" w:hAnsi="Times New Roman" w:cs="Times New Roman"/>
                  <w:b/>
                  <w:noProof w:val="0"/>
                  <w:sz w:val="18"/>
                  <w:szCs w:val="18"/>
                  <w:lang w:eastAsia="tr-TR"/>
                </w:rPr>
                <w:t>Ni</w:t>
              </w:r>
            </w:moveFrom>
          </w:p>
        </w:tc>
        <w:tc>
          <w:tcPr>
            <w:tcW w:w="2773" w:type="dxa"/>
            <w:tcBorders>
              <w:top w:val="nil"/>
              <w:left w:val="nil"/>
              <w:bottom w:val="nil"/>
              <w:right w:val="nil"/>
            </w:tcBorders>
            <w:shd w:val="clear" w:color="auto" w:fill="FFFFFF" w:themeFill="background1"/>
          </w:tcPr>
          <w:p w14:paraId="60F44311" w14:textId="221CD46B" w:rsidR="0049318E" w:rsidRPr="00BB3335" w:rsidDel="00E01269" w:rsidRDefault="00C00E03" w:rsidP="00604D23">
            <w:pPr>
              <w:jc w:val="both"/>
              <w:rPr>
                <w:moveFrom w:id="199" w:author="Deniz Ergüden" w:date="2024-07-30T13:53:00Z"/>
                <w:rFonts w:ascii="Times New Roman" w:eastAsia="Times New Roman" w:hAnsi="Times New Roman" w:cs="Times New Roman"/>
                <w:noProof w:val="0"/>
                <w:sz w:val="18"/>
                <w:szCs w:val="18"/>
                <w:lang w:eastAsia="tr-TR"/>
              </w:rPr>
            </w:pPr>
            <w:moveFrom w:id="200" w:author="Deniz Ergüden" w:date="2024-07-30T13:53:00Z">
              <w:r w:rsidRPr="00BB3335" w:rsidDel="00E01269">
                <w:rPr>
                  <w:rFonts w:ascii="Times New Roman" w:eastAsia="Times New Roman" w:hAnsi="Times New Roman" w:cs="Times New Roman"/>
                  <w:noProof w:val="0"/>
                  <w:sz w:val="18"/>
                  <w:szCs w:val="18"/>
                  <w:lang w:eastAsia="tr-TR"/>
                </w:rPr>
                <w:t>1.848</w:t>
              </w:r>
              <w:r w:rsidR="0049318E" w:rsidRPr="00BB3335" w:rsidDel="00E01269">
                <w:rPr>
                  <w:rFonts w:ascii="Times New Roman" w:eastAsia="Times New Roman" w:hAnsi="Times New Roman" w:cs="Times New Roman"/>
                  <w:noProof w:val="0"/>
                  <w:sz w:val="18"/>
                  <w:szCs w:val="18"/>
                  <w:lang w:eastAsia="tr-TR"/>
                </w:rPr>
                <w:t>±0.</w:t>
              </w:r>
              <w:r w:rsidRPr="00BB3335" w:rsidDel="00E01269">
                <w:rPr>
                  <w:rFonts w:ascii="Times New Roman" w:eastAsia="Times New Roman" w:hAnsi="Times New Roman" w:cs="Times New Roman"/>
                  <w:noProof w:val="0"/>
                  <w:sz w:val="18"/>
                  <w:szCs w:val="18"/>
                  <w:lang w:eastAsia="tr-TR"/>
                </w:rPr>
                <w:t>207</w:t>
              </w:r>
            </w:moveFrom>
          </w:p>
        </w:tc>
        <w:tc>
          <w:tcPr>
            <w:tcW w:w="1559" w:type="dxa"/>
            <w:tcBorders>
              <w:top w:val="nil"/>
              <w:left w:val="nil"/>
              <w:bottom w:val="nil"/>
              <w:right w:val="nil"/>
            </w:tcBorders>
            <w:shd w:val="clear" w:color="auto" w:fill="FFFFFF" w:themeFill="background1"/>
          </w:tcPr>
          <w:p w14:paraId="15BDD4D8" w14:textId="77D20E65" w:rsidR="0049318E" w:rsidRPr="00BB3335" w:rsidDel="00E01269" w:rsidRDefault="0049318E" w:rsidP="00604D23">
            <w:pPr>
              <w:jc w:val="both"/>
              <w:rPr>
                <w:moveFrom w:id="201" w:author="Deniz Ergüden" w:date="2024-07-30T13:53:00Z"/>
                <w:rFonts w:ascii="Times New Roman" w:eastAsia="Times New Roman" w:hAnsi="Times New Roman" w:cs="Times New Roman"/>
                <w:noProof w:val="0"/>
                <w:sz w:val="18"/>
                <w:szCs w:val="18"/>
                <w:lang w:eastAsia="tr-TR"/>
              </w:rPr>
            </w:pPr>
            <w:moveFrom w:id="202" w:author="Deniz Ergüden" w:date="2024-07-30T13:53:00Z">
              <w:r w:rsidRPr="00BB3335" w:rsidDel="00E01269">
                <w:rPr>
                  <w:rFonts w:ascii="Times New Roman" w:eastAsia="Times New Roman" w:hAnsi="Times New Roman" w:cs="Times New Roman"/>
                  <w:noProof w:val="0"/>
                  <w:sz w:val="18"/>
                  <w:szCs w:val="18"/>
                  <w:lang w:eastAsia="tr-TR"/>
                </w:rPr>
                <w:t>34</w:t>
              </w:r>
            </w:moveFrom>
          </w:p>
        </w:tc>
        <w:tc>
          <w:tcPr>
            <w:tcW w:w="287" w:type="dxa"/>
            <w:tcBorders>
              <w:top w:val="nil"/>
              <w:left w:val="nil"/>
              <w:bottom w:val="nil"/>
              <w:right w:val="nil"/>
            </w:tcBorders>
            <w:shd w:val="clear" w:color="auto" w:fill="FFFFFF" w:themeFill="background1"/>
          </w:tcPr>
          <w:p w14:paraId="2E9B2B00" w14:textId="507F2E1A" w:rsidR="0049318E" w:rsidRPr="00BB3335" w:rsidDel="00E01269" w:rsidRDefault="0049318E" w:rsidP="00604D23">
            <w:pPr>
              <w:jc w:val="both"/>
              <w:rPr>
                <w:moveFrom w:id="203"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nil"/>
              <w:left w:val="nil"/>
              <w:bottom w:val="nil"/>
              <w:right w:val="nil"/>
            </w:tcBorders>
            <w:shd w:val="clear" w:color="auto" w:fill="FFFFFF" w:themeFill="background1"/>
          </w:tcPr>
          <w:p w14:paraId="11A4AD29" w14:textId="3A188D90" w:rsidR="0049318E" w:rsidRPr="00BB3335" w:rsidDel="00E01269" w:rsidRDefault="0049318E" w:rsidP="00604D23">
            <w:pPr>
              <w:jc w:val="both"/>
              <w:rPr>
                <w:moveFrom w:id="204" w:author="Deniz Ergüden" w:date="2024-07-30T13:53:00Z"/>
                <w:rFonts w:ascii="Times New Roman" w:eastAsia="Times New Roman" w:hAnsi="Times New Roman" w:cs="Times New Roman"/>
                <w:noProof w:val="0"/>
                <w:sz w:val="18"/>
                <w:szCs w:val="18"/>
                <w:lang w:eastAsia="tr-TR"/>
              </w:rPr>
            </w:pPr>
          </w:p>
        </w:tc>
        <w:tc>
          <w:tcPr>
            <w:tcW w:w="914" w:type="dxa"/>
            <w:tcBorders>
              <w:top w:val="nil"/>
              <w:left w:val="nil"/>
              <w:bottom w:val="nil"/>
              <w:right w:val="nil"/>
            </w:tcBorders>
            <w:shd w:val="clear" w:color="auto" w:fill="FFFFFF" w:themeFill="background1"/>
          </w:tcPr>
          <w:p w14:paraId="7593C24D" w14:textId="01348CC5" w:rsidR="0049318E" w:rsidRPr="00BB3335" w:rsidDel="00E01269" w:rsidRDefault="0049318E" w:rsidP="00604D23">
            <w:pPr>
              <w:jc w:val="both"/>
              <w:rPr>
                <w:moveFrom w:id="205" w:author="Deniz Ergüden" w:date="2024-07-30T13:53:00Z"/>
                <w:rFonts w:ascii="Times New Roman" w:eastAsia="Times New Roman" w:hAnsi="Times New Roman" w:cs="Times New Roman"/>
                <w:noProof w:val="0"/>
                <w:sz w:val="18"/>
                <w:szCs w:val="18"/>
                <w:lang w:eastAsia="tr-TR"/>
              </w:rPr>
            </w:pPr>
            <w:moveFrom w:id="206" w:author="Deniz Ergüden" w:date="2024-07-30T13:53:00Z">
              <w:r w:rsidRPr="00BB3335" w:rsidDel="00E01269">
                <w:rPr>
                  <w:rFonts w:ascii="Times New Roman" w:eastAsia="Times New Roman" w:hAnsi="Times New Roman" w:cs="Times New Roman"/>
                  <w:noProof w:val="0"/>
                  <w:sz w:val="18"/>
                  <w:szCs w:val="18"/>
                  <w:lang w:eastAsia="tr-TR"/>
                </w:rPr>
                <w:t>74</w:t>
              </w:r>
            </w:moveFrom>
          </w:p>
        </w:tc>
        <w:tc>
          <w:tcPr>
            <w:tcW w:w="1210" w:type="dxa"/>
            <w:tcBorders>
              <w:top w:val="nil"/>
              <w:left w:val="nil"/>
              <w:bottom w:val="nil"/>
              <w:right w:val="nil"/>
            </w:tcBorders>
            <w:shd w:val="clear" w:color="auto" w:fill="FFFFFF" w:themeFill="background1"/>
          </w:tcPr>
          <w:p w14:paraId="4091FDF5" w14:textId="6EAD01D9" w:rsidR="0049318E" w:rsidRPr="00BB3335" w:rsidDel="00E01269" w:rsidRDefault="0049318E" w:rsidP="00604D23">
            <w:pPr>
              <w:jc w:val="both"/>
              <w:rPr>
                <w:moveFrom w:id="207" w:author="Deniz Ergüden" w:date="2024-07-30T13:53:00Z"/>
                <w:rFonts w:ascii="Times New Roman" w:eastAsia="Times New Roman" w:hAnsi="Times New Roman" w:cs="Times New Roman"/>
                <w:noProof w:val="0"/>
                <w:sz w:val="18"/>
                <w:szCs w:val="18"/>
                <w:lang w:eastAsia="tr-TR"/>
              </w:rPr>
            </w:pPr>
            <w:moveFrom w:id="208" w:author="Deniz Ergüden" w:date="2024-07-30T13:53:00Z">
              <w:r w:rsidRPr="00BB3335" w:rsidDel="00E01269">
                <w:rPr>
                  <w:rFonts w:ascii="Times New Roman" w:eastAsia="Times New Roman" w:hAnsi="Times New Roman" w:cs="Times New Roman"/>
                  <w:noProof w:val="0"/>
                  <w:sz w:val="18"/>
                  <w:szCs w:val="18"/>
                  <w:lang w:eastAsia="tr-TR"/>
                </w:rPr>
                <w:t>8.2</w:t>
              </w:r>
            </w:moveFrom>
          </w:p>
        </w:tc>
      </w:tr>
      <w:tr w:rsidR="0049318E" w:rsidRPr="00BB3335" w:rsidDel="00E01269" w14:paraId="628FDCC8" w14:textId="42D2788B" w:rsidTr="0049318E">
        <w:trPr>
          <w:gridAfter w:val="1"/>
          <w:wAfter w:w="35" w:type="dxa"/>
          <w:trHeight w:val="212"/>
        </w:trPr>
        <w:tc>
          <w:tcPr>
            <w:tcW w:w="1338" w:type="dxa"/>
            <w:tcBorders>
              <w:top w:val="nil"/>
              <w:left w:val="nil"/>
              <w:bottom w:val="nil"/>
              <w:right w:val="nil"/>
            </w:tcBorders>
            <w:shd w:val="clear" w:color="auto" w:fill="FFFFFF" w:themeFill="background1"/>
          </w:tcPr>
          <w:p w14:paraId="134DB849" w14:textId="679257B2" w:rsidR="0049318E" w:rsidRPr="00BB3335" w:rsidDel="00E01269" w:rsidRDefault="0049318E" w:rsidP="00604D23">
            <w:pPr>
              <w:jc w:val="both"/>
              <w:rPr>
                <w:moveFrom w:id="209" w:author="Deniz Ergüden" w:date="2024-07-30T13:53:00Z"/>
                <w:rFonts w:ascii="Times New Roman" w:eastAsia="Times New Roman" w:hAnsi="Times New Roman" w:cs="Times New Roman"/>
                <w:b/>
                <w:noProof w:val="0"/>
                <w:sz w:val="18"/>
                <w:szCs w:val="18"/>
                <w:lang w:eastAsia="tr-TR"/>
              </w:rPr>
            </w:pPr>
            <w:moveFrom w:id="210" w:author="Deniz Ergüden" w:date="2024-07-30T13:53:00Z">
              <w:r w:rsidRPr="00BB3335" w:rsidDel="00E01269">
                <w:rPr>
                  <w:rFonts w:ascii="Times New Roman" w:eastAsia="Times New Roman" w:hAnsi="Times New Roman" w:cs="Times New Roman"/>
                  <w:b/>
                  <w:noProof w:val="0"/>
                  <w:sz w:val="18"/>
                  <w:szCs w:val="18"/>
                  <w:lang w:eastAsia="tr-TR"/>
                </w:rPr>
                <w:t>Pb</w:t>
              </w:r>
            </w:moveFrom>
          </w:p>
        </w:tc>
        <w:tc>
          <w:tcPr>
            <w:tcW w:w="2773" w:type="dxa"/>
            <w:tcBorders>
              <w:top w:val="nil"/>
              <w:left w:val="nil"/>
              <w:bottom w:val="nil"/>
              <w:right w:val="nil"/>
            </w:tcBorders>
            <w:shd w:val="clear" w:color="auto" w:fill="FFFFFF" w:themeFill="background1"/>
          </w:tcPr>
          <w:p w14:paraId="27A377A7" w14:textId="4DEF337B" w:rsidR="0049318E" w:rsidRPr="00BB3335" w:rsidDel="00E01269" w:rsidRDefault="0049318E" w:rsidP="00604D23">
            <w:pPr>
              <w:jc w:val="both"/>
              <w:rPr>
                <w:moveFrom w:id="211" w:author="Deniz Ergüden" w:date="2024-07-30T13:53:00Z"/>
                <w:rFonts w:ascii="Times New Roman" w:eastAsia="Times New Roman" w:hAnsi="Times New Roman" w:cs="Times New Roman"/>
                <w:noProof w:val="0"/>
                <w:sz w:val="18"/>
                <w:szCs w:val="18"/>
                <w:lang w:eastAsia="tr-TR"/>
              </w:rPr>
            </w:pPr>
            <w:moveFrom w:id="212" w:author="Deniz Ergüden" w:date="2024-07-30T13:53:00Z">
              <w:r w:rsidRPr="00BB3335" w:rsidDel="00E01269">
                <w:rPr>
                  <w:rFonts w:ascii="Times New Roman" w:eastAsia="Times New Roman" w:hAnsi="Times New Roman" w:cs="Times New Roman"/>
                  <w:noProof w:val="0"/>
                  <w:sz w:val="18"/>
                  <w:szCs w:val="18"/>
                  <w:lang w:eastAsia="tr-TR"/>
                </w:rPr>
                <w:t>0.</w:t>
              </w:r>
              <w:r w:rsidR="00C00E03" w:rsidRPr="00BB3335" w:rsidDel="00E01269">
                <w:rPr>
                  <w:rFonts w:ascii="Times New Roman" w:eastAsia="Times New Roman" w:hAnsi="Times New Roman" w:cs="Times New Roman"/>
                  <w:noProof w:val="0"/>
                  <w:sz w:val="18"/>
                  <w:szCs w:val="18"/>
                  <w:lang w:eastAsia="tr-TR"/>
                </w:rPr>
                <w:t>301</w:t>
              </w:r>
              <w:r w:rsidRPr="00BB3335" w:rsidDel="00E01269">
                <w:rPr>
                  <w:rFonts w:ascii="Times New Roman" w:eastAsia="Times New Roman" w:hAnsi="Times New Roman" w:cs="Times New Roman"/>
                  <w:noProof w:val="0"/>
                  <w:sz w:val="18"/>
                  <w:szCs w:val="18"/>
                  <w:lang w:eastAsia="tr-TR"/>
                </w:rPr>
                <w:t>±0.</w:t>
              </w:r>
              <w:r w:rsidR="00C00E03" w:rsidRPr="00BB3335" w:rsidDel="00E01269">
                <w:rPr>
                  <w:rFonts w:ascii="Times New Roman" w:eastAsia="Times New Roman" w:hAnsi="Times New Roman" w:cs="Times New Roman"/>
                  <w:noProof w:val="0"/>
                  <w:sz w:val="18"/>
                  <w:szCs w:val="18"/>
                  <w:lang w:eastAsia="tr-TR"/>
                </w:rPr>
                <w:t>197</w:t>
              </w:r>
            </w:moveFrom>
          </w:p>
        </w:tc>
        <w:tc>
          <w:tcPr>
            <w:tcW w:w="1559" w:type="dxa"/>
            <w:tcBorders>
              <w:top w:val="nil"/>
              <w:left w:val="nil"/>
              <w:bottom w:val="nil"/>
              <w:right w:val="nil"/>
            </w:tcBorders>
            <w:shd w:val="clear" w:color="auto" w:fill="FFFFFF" w:themeFill="background1"/>
          </w:tcPr>
          <w:p w14:paraId="4531FECF" w14:textId="6EA7503D" w:rsidR="0049318E" w:rsidRPr="00BB3335" w:rsidDel="00E01269" w:rsidRDefault="0049318E" w:rsidP="00604D23">
            <w:pPr>
              <w:jc w:val="both"/>
              <w:rPr>
                <w:moveFrom w:id="213" w:author="Deniz Ergüden" w:date="2024-07-30T13:53:00Z"/>
                <w:rFonts w:ascii="Times New Roman" w:eastAsia="Times New Roman" w:hAnsi="Times New Roman" w:cs="Times New Roman"/>
                <w:noProof w:val="0"/>
                <w:sz w:val="18"/>
                <w:szCs w:val="18"/>
                <w:lang w:eastAsia="tr-TR"/>
              </w:rPr>
            </w:pPr>
            <w:moveFrom w:id="214" w:author="Deniz Ergüden" w:date="2024-07-30T13:53:00Z">
              <w:r w:rsidRPr="00BB3335" w:rsidDel="00E01269">
                <w:rPr>
                  <w:rFonts w:ascii="Times New Roman" w:eastAsia="Times New Roman" w:hAnsi="Times New Roman" w:cs="Times New Roman"/>
                  <w:noProof w:val="0"/>
                  <w:sz w:val="18"/>
                  <w:szCs w:val="18"/>
                  <w:lang w:eastAsia="tr-TR"/>
                </w:rPr>
                <w:t>14</w:t>
              </w:r>
            </w:moveFrom>
          </w:p>
        </w:tc>
        <w:tc>
          <w:tcPr>
            <w:tcW w:w="287" w:type="dxa"/>
            <w:tcBorders>
              <w:top w:val="nil"/>
              <w:left w:val="nil"/>
              <w:bottom w:val="nil"/>
              <w:right w:val="nil"/>
            </w:tcBorders>
            <w:shd w:val="clear" w:color="auto" w:fill="FFFFFF" w:themeFill="background1"/>
          </w:tcPr>
          <w:p w14:paraId="2A092D6F" w14:textId="23BE3484" w:rsidR="0049318E" w:rsidRPr="00BB3335" w:rsidDel="00E01269" w:rsidRDefault="0049318E" w:rsidP="00604D23">
            <w:pPr>
              <w:jc w:val="both"/>
              <w:rPr>
                <w:moveFrom w:id="215"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nil"/>
              <w:left w:val="nil"/>
              <w:bottom w:val="nil"/>
              <w:right w:val="nil"/>
            </w:tcBorders>
            <w:shd w:val="clear" w:color="auto" w:fill="FFFFFF" w:themeFill="background1"/>
          </w:tcPr>
          <w:p w14:paraId="2A9F577B" w14:textId="52F16546" w:rsidR="0049318E" w:rsidRPr="00BB3335" w:rsidDel="00E01269" w:rsidRDefault="0049318E" w:rsidP="00604D23">
            <w:pPr>
              <w:jc w:val="both"/>
              <w:rPr>
                <w:moveFrom w:id="216" w:author="Deniz Ergüden" w:date="2024-07-30T13:53:00Z"/>
                <w:rFonts w:ascii="Times New Roman" w:eastAsia="Times New Roman" w:hAnsi="Times New Roman" w:cs="Times New Roman"/>
                <w:noProof w:val="0"/>
                <w:sz w:val="18"/>
                <w:szCs w:val="18"/>
                <w:lang w:eastAsia="tr-TR"/>
              </w:rPr>
            </w:pPr>
          </w:p>
        </w:tc>
        <w:tc>
          <w:tcPr>
            <w:tcW w:w="914" w:type="dxa"/>
            <w:tcBorders>
              <w:top w:val="nil"/>
              <w:left w:val="nil"/>
              <w:bottom w:val="nil"/>
              <w:right w:val="nil"/>
            </w:tcBorders>
            <w:shd w:val="clear" w:color="auto" w:fill="FFFFFF" w:themeFill="background1"/>
          </w:tcPr>
          <w:p w14:paraId="3DEBDB81" w14:textId="1B52F3B7" w:rsidR="0049318E" w:rsidRPr="00BB3335" w:rsidDel="00E01269" w:rsidRDefault="0049318E" w:rsidP="00604D23">
            <w:pPr>
              <w:jc w:val="both"/>
              <w:rPr>
                <w:moveFrom w:id="217" w:author="Deniz Ergüden" w:date="2024-07-30T13:53:00Z"/>
                <w:rFonts w:ascii="Times New Roman" w:eastAsia="Times New Roman" w:hAnsi="Times New Roman" w:cs="Times New Roman"/>
                <w:noProof w:val="0"/>
                <w:sz w:val="18"/>
                <w:szCs w:val="18"/>
                <w:lang w:eastAsia="tr-TR"/>
              </w:rPr>
            </w:pPr>
            <w:moveFrom w:id="218" w:author="Deniz Ergüden" w:date="2024-07-30T13:53:00Z">
              <w:r w:rsidRPr="00BB3335" w:rsidDel="00E01269">
                <w:rPr>
                  <w:rFonts w:ascii="Times New Roman" w:eastAsia="Times New Roman" w:hAnsi="Times New Roman" w:cs="Times New Roman"/>
                  <w:noProof w:val="0"/>
                  <w:sz w:val="18"/>
                  <w:szCs w:val="18"/>
                  <w:lang w:eastAsia="tr-TR"/>
                </w:rPr>
                <w:t>-</w:t>
              </w:r>
            </w:moveFrom>
          </w:p>
        </w:tc>
        <w:tc>
          <w:tcPr>
            <w:tcW w:w="1210" w:type="dxa"/>
            <w:tcBorders>
              <w:top w:val="nil"/>
              <w:left w:val="nil"/>
              <w:bottom w:val="nil"/>
              <w:right w:val="nil"/>
            </w:tcBorders>
            <w:shd w:val="clear" w:color="auto" w:fill="FFFFFF" w:themeFill="background1"/>
          </w:tcPr>
          <w:p w14:paraId="1C50CB31" w14:textId="6E8A1848" w:rsidR="0049318E" w:rsidRPr="00BB3335" w:rsidDel="00E01269" w:rsidRDefault="0049318E" w:rsidP="00604D23">
            <w:pPr>
              <w:jc w:val="both"/>
              <w:rPr>
                <w:moveFrom w:id="219" w:author="Deniz Ergüden" w:date="2024-07-30T13:53:00Z"/>
                <w:rFonts w:ascii="Times New Roman" w:eastAsia="Times New Roman" w:hAnsi="Times New Roman" w:cs="Times New Roman"/>
                <w:noProof w:val="0"/>
                <w:sz w:val="18"/>
                <w:szCs w:val="18"/>
                <w:lang w:eastAsia="tr-TR"/>
              </w:rPr>
            </w:pPr>
            <w:moveFrom w:id="220" w:author="Deniz Ergüden" w:date="2024-07-30T13:53:00Z">
              <w:r w:rsidRPr="00BB3335" w:rsidDel="00E01269">
                <w:rPr>
                  <w:rFonts w:ascii="Times New Roman" w:eastAsia="Times New Roman" w:hAnsi="Times New Roman" w:cs="Times New Roman"/>
                  <w:noProof w:val="0"/>
                  <w:sz w:val="18"/>
                  <w:szCs w:val="18"/>
                  <w:lang w:eastAsia="tr-TR"/>
                </w:rPr>
                <w:t>5.6</w:t>
              </w:r>
            </w:moveFrom>
          </w:p>
        </w:tc>
      </w:tr>
      <w:tr w:rsidR="0049318E" w:rsidRPr="00BB3335" w:rsidDel="00E01269" w14:paraId="0019DAFA" w14:textId="7047043B" w:rsidTr="0049318E">
        <w:trPr>
          <w:gridAfter w:val="1"/>
          <w:wAfter w:w="35" w:type="dxa"/>
          <w:trHeight w:val="212"/>
        </w:trPr>
        <w:tc>
          <w:tcPr>
            <w:tcW w:w="1338" w:type="dxa"/>
            <w:tcBorders>
              <w:top w:val="nil"/>
              <w:left w:val="nil"/>
              <w:bottom w:val="single" w:sz="4" w:space="0" w:color="auto"/>
              <w:right w:val="nil"/>
            </w:tcBorders>
            <w:shd w:val="clear" w:color="auto" w:fill="FFFFFF" w:themeFill="background1"/>
          </w:tcPr>
          <w:p w14:paraId="4415D785" w14:textId="57F6A36E" w:rsidR="0049318E" w:rsidRPr="00BB3335" w:rsidDel="00E01269" w:rsidRDefault="0049318E" w:rsidP="00604D23">
            <w:pPr>
              <w:jc w:val="both"/>
              <w:rPr>
                <w:moveFrom w:id="221" w:author="Deniz Ergüden" w:date="2024-07-30T13:53:00Z"/>
                <w:rFonts w:ascii="Times New Roman" w:eastAsia="Times New Roman" w:hAnsi="Times New Roman" w:cs="Times New Roman"/>
                <w:b/>
                <w:noProof w:val="0"/>
                <w:sz w:val="18"/>
                <w:szCs w:val="18"/>
                <w:lang w:eastAsia="tr-TR"/>
              </w:rPr>
            </w:pPr>
            <w:moveFrom w:id="222" w:author="Deniz Ergüden" w:date="2024-07-30T13:53:00Z">
              <w:r w:rsidRPr="00BB3335" w:rsidDel="00E01269">
                <w:rPr>
                  <w:rFonts w:ascii="Times New Roman" w:eastAsia="Times New Roman" w:hAnsi="Times New Roman" w:cs="Times New Roman"/>
                  <w:b/>
                  <w:noProof w:val="0"/>
                  <w:sz w:val="18"/>
                  <w:szCs w:val="18"/>
                  <w:lang w:eastAsia="tr-TR"/>
                </w:rPr>
                <w:t>Zn</w:t>
              </w:r>
            </w:moveFrom>
          </w:p>
        </w:tc>
        <w:tc>
          <w:tcPr>
            <w:tcW w:w="2773" w:type="dxa"/>
            <w:tcBorders>
              <w:top w:val="nil"/>
              <w:left w:val="nil"/>
              <w:bottom w:val="single" w:sz="4" w:space="0" w:color="auto"/>
              <w:right w:val="nil"/>
            </w:tcBorders>
            <w:shd w:val="clear" w:color="auto" w:fill="FFFFFF" w:themeFill="background1"/>
          </w:tcPr>
          <w:p w14:paraId="14F9F49E" w14:textId="4A7A2EFF" w:rsidR="0049318E" w:rsidRPr="00BB3335" w:rsidDel="00E01269" w:rsidRDefault="00C00E03" w:rsidP="00604D23">
            <w:pPr>
              <w:jc w:val="both"/>
              <w:rPr>
                <w:moveFrom w:id="223" w:author="Deniz Ergüden" w:date="2024-07-30T13:53:00Z"/>
                <w:rFonts w:ascii="Times New Roman" w:eastAsia="Times New Roman" w:hAnsi="Times New Roman" w:cs="Times New Roman"/>
                <w:bCs/>
                <w:noProof w:val="0"/>
                <w:sz w:val="18"/>
                <w:szCs w:val="18"/>
                <w:lang w:eastAsia="tr-TR"/>
              </w:rPr>
            </w:pPr>
            <w:moveFrom w:id="224" w:author="Deniz Ergüden" w:date="2024-07-30T13:53:00Z">
              <w:r w:rsidRPr="00BB3335" w:rsidDel="00E01269">
                <w:rPr>
                  <w:rFonts w:ascii="Times New Roman" w:eastAsia="Times New Roman" w:hAnsi="Times New Roman" w:cs="Times New Roman"/>
                  <w:bCs/>
                  <w:noProof w:val="0"/>
                  <w:sz w:val="18"/>
                  <w:szCs w:val="18"/>
                  <w:lang w:eastAsia="tr-TR"/>
                </w:rPr>
                <w:t>34.717</w:t>
              </w:r>
              <w:r w:rsidR="0049318E" w:rsidRPr="00BB3335" w:rsidDel="00E01269">
                <w:rPr>
                  <w:rFonts w:ascii="Times New Roman" w:eastAsia="Times New Roman" w:hAnsi="Times New Roman" w:cs="Times New Roman"/>
                  <w:bCs/>
                  <w:noProof w:val="0"/>
                  <w:sz w:val="18"/>
                  <w:szCs w:val="18"/>
                  <w:lang w:eastAsia="tr-TR"/>
                </w:rPr>
                <w:t>±</w:t>
              </w:r>
              <w:r w:rsidRPr="00BB3335" w:rsidDel="00E01269">
                <w:rPr>
                  <w:rFonts w:ascii="Times New Roman" w:eastAsia="Times New Roman" w:hAnsi="Times New Roman" w:cs="Times New Roman"/>
                  <w:bCs/>
                  <w:noProof w:val="0"/>
                  <w:sz w:val="18"/>
                  <w:szCs w:val="18"/>
                  <w:lang w:eastAsia="tr-TR"/>
                </w:rPr>
                <w:t>2.793</w:t>
              </w:r>
            </w:moveFrom>
          </w:p>
        </w:tc>
        <w:tc>
          <w:tcPr>
            <w:tcW w:w="1559" w:type="dxa"/>
            <w:tcBorders>
              <w:top w:val="nil"/>
              <w:left w:val="nil"/>
              <w:bottom w:val="single" w:sz="4" w:space="0" w:color="auto"/>
              <w:right w:val="nil"/>
            </w:tcBorders>
            <w:shd w:val="clear" w:color="auto" w:fill="FFFFFF" w:themeFill="background1"/>
          </w:tcPr>
          <w:p w14:paraId="542A0912" w14:textId="10DEC8C5" w:rsidR="0049318E" w:rsidRPr="00BB3335" w:rsidDel="00E01269" w:rsidRDefault="0049318E" w:rsidP="00604D23">
            <w:pPr>
              <w:jc w:val="both"/>
              <w:rPr>
                <w:moveFrom w:id="225" w:author="Deniz Ergüden" w:date="2024-07-30T13:53:00Z"/>
                <w:rFonts w:ascii="Times New Roman" w:eastAsia="Times New Roman" w:hAnsi="Times New Roman" w:cs="Times New Roman"/>
                <w:noProof w:val="0"/>
                <w:sz w:val="18"/>
                <w:szCs w:val="18"/>
                <w:lang w:eastAsia="tr-TR"/>
              </w:rPr>
            </w:pPr>
            <w:moveFrom w:id="226" w:author="Deniz Ergüden" w:date="2024-07-30T13:53:00Z">
              <w:r w:rsidRPr="00BB3335" w:rsidDel="00E01269">
                <w:rPr>
                  <w:rFonts w:ascii="Times New Roman" w:eastAsia="Times New Roman" w:hAnsi="Times New Roman" w:cs="Times New Roman"/>
                  <w:noProof w:val="0"/>
                  <w:sz w:val="18"/>
                  <w:szCs w:val="18"/>
                  <w:lang w:eastAsia="tr-TR"/>
                </w:rPr>
                <w:t>76</w:t>
              </w:r>
            </w:moveFrom>
          </w:p>
        </w:tc>
        <w:tc>
          <w:tcPr>
            <w:tcW w:w="287" w:type="dxa"/>
            <w:tcBorders>
              <w:top w:val="nil"/>
              <w:left w:val="nil"/>
              <w:bottom w:val="single" w:sz="4" w:space="0" w:color="auto"/>
              <w:right w:val="nil"/>
            </w:tcBorders>
            <w:shd w:val="clear" w:color="auto" w:fill="FFFFFF" w:themeFill="background1"/>
          </w:tcPr>
          <w:p w14:paraId="6BAACFCD" w14:textId="4DC8F952" w:rsidR="0049318E" w:rsidRPr="00BB3335" w:rsidDel="00E01269" w:rsidRDefault="0049318E" w:rsidP="00604D23">
            <w:pPr>
              <w:jc w:val="both"/>
              <w:rPr>
                <w:moveFrom w:id="227" w:author="Deniz Ergüden" w:date="2024-07-30T13:53:00Z"/>
                <w:rFonts w:ascii="Times New Roman" w:eastAsia="Times New Roman" w:hAnsi="Times New Roman" w:cs="Times New Roman"/>
                <w:noProof w:val="0"/>
                <w:sz w:val="18"/>
                <w:szCs w:val="18"/>
                <w:lang w:eastAsia="tr-TR"/>
              </w:rPr>
            </w:pPr>
          </w:p>
        </w:tc>
        <w:tc>
          <w:tcPr>
            <w:tcW w:w="815" w:type="dxa"/>
            <w:gridSpan w:val="2"/>
            <w:tcBorders>
              <w:top w:val="nil"/>
              <w:left w:val="nil"/>
              <w:bottom w:val="single" w:sz="4" w:space="0" w:color="auto"/>
              <w:right w:val="nil"/>
            </w:tcBorders>
            <w:shd w:val="clear" w:color="auto" w:fill="FFFFFF" w:themeFill="background1"/>
          </w:tcPr>
          <w:p w14:paraId="0C1FDF69" w14:textId="32118AC4" w:rsidR="0049318E" w:rsidRPr="00BB3335" w:rsidDel="00E01269" w:rsidRDefault="0049318E" w:rsidP="00604D23">
            <w:pPr>
              <w:jc w:val="both"/>
              <w:rPr>
                <w:moveFrom w:id="228" w:author="Deniz Ergüden" w:date="2024-07-30T13:53:00Z"/>
                <w:rFonts w:ascii="Times New Roman" w:eastAsia="Times New Roman" w:hAnsi="Times New Roman" w:cs="Times New Roman"/>
                <w:noProof w:val="0"/>
                <w:sz w:val="18"/>
                <w:szCs w:val="18"/>
                <w:lang w:eastAsia="tr-TR"/>
              </w:rPr>
            </w:pPr>
          </w:p>
        </w:tc>
        <w:tc>
          <w:tcPr>
            <w:tcW w:w="914" w:type="dxa"/>
            <w:tcBorders>
              <w:top w:val="nil"/>
              <w:left w:val="nil"/>
              <w:bottom w:val="single" w:sz="4" w:space="0" w:color="auto"/>
              <w:right w:val="nil"/>
            </w:tcBorders>
            <w:shd w:val="clear" w:color="auto" w:fill="FFFFFF" w:themeFill="background1"/>
          </w:tcPr>
          <w:p w14:paraId="3DCA661C" w14:textId="7790BA82" w:rsidR="0049318E" w:rsidRPr="00BB3335" w:rsidDel="00E01269" w:rsidRDefault="0049318E" w:rsidP="00604D23">
            <w:pPr>
              <w:jc w:val="both"/>
              <w:rPr>
                <w:moveFrom w:id="229" w:author="Deniz Ergüden" w:date="2024-07-30T13:53:00Z"/>
                <w:rFonts w:ascii="Times New Roman" w:eastAsia="Times New Roman" w:hAnsi="Times New Roman" w:cs="Times New Roman"/>
                <w:noProof w:val="0"/>
                <w:sz w:val="18"/>
                <w:szCs w:val="18"/>
                <w:lang w:eastAsia="tr-TR"/>
              </w:rPr>
            </w:pPr>
            <w:moveFrom w:id="230" w:author="Deniz Ergüden" w:date="2024-07-30T13:53:00Z">
              <w:r w:rsidRPr="00BB3335" w:rsidDel="00E01269">
                <w:rPr>
                  <w:rFonts w:ascii="Times New Roman" w:eastAsia="Times New Roman" w:hAnsi="Times New Roman" w:cs="Times New Roman"/>
                  <w:noProof w:val="0"/>
                  <w:sz w:val="18"/>
                  <w:szCs w:val="18"/>
                  <w:lang w:eastAsia="tr-TR"/>
                </w:rPr>
                <w:t>90</w:t>
              </w:r>
            </w:moveFrom>
          </w:p>
        </w:tc>
        <w:tc>
          <w:tcPr>
            <w:tcW w:w="1210" w:type="dxa"/>
            <w:tcBorders>
              <w:top w:val="nil"/>
              <w:left w:val="nil"/>
              <w:bottom w:val="single" w:sz="4" w:space="0" w:color="auto"/>
              <w:right w:val="nil"/>
            </w:tcBorders>
            <w:shd w:val="clear" w:color="auto" w:fill="FFFFFF" w:themeFill="background1"/>
          </w:tcPr>
          <w:p w14:paraId="18BC0509" w14:textId="477F0DF3" w:rsidR="0049318E" w:rsidRPr="00BB3335" w:rsidDel="00E01269" w:rsidRDefault="0049318E" w:rsidP="00604D23">
            <w:pPr>
              <w:jc w:val="both"/>
              <w:rPr>
                <w:moveFrom w:id="231" w:author="Deniz Ergüden" w:date="2024-07-30T13:53:00Z"/>
                <w:rFonts w:ascii="Times New Roman" w:eastAsia="Times New Roman" w:hAnsi="Times New Roman" w:cs="Times New Roman"/>
                <w:noProof w:val="0"/>
                <w:sz w:val="18"/>
                <w:szCs w:val="18"/>
                <w:lang w:eastAsia="tr-TR"/>
              </w:rPr>
            </w:pPr>
            <w:moveFrom w:id="232" w:author="Deniz Ergüden" w:date="2024-07-30T13:53:00Z">
              <w:r w:rsidRPr="00BB3335" w:rsidDel="00E01269">
                <w:rPr>
                  <w:rFonts w:ascii="Times New Roman" w:eastAsia="Times New Roman" w:hAnsi="Times New Roman" w:cs="Times New Roman"/>
                  <w:noProof w:val="0"/>
                  <w:sz w:val="18"/>
                  <w:szCs w:val="18"/>
                  <w:lang w:eastAsia="tr-TR"/>
                </w:rPr>
                <w:t>81</w:t>
              </w:r>
            </w:moveFrom>
          </w:p>
        </w:tc>
      </w:tr>
    </w:tbl>
    <w:moveFromRangeEnd w:id="143"/>
    <w:p w14:paraId="7AF25ED7" w14:textId="72D7E797" w:rsidR="005B630A" w:rsidRPr="005B630A" w:rsidRDefault="005B630A" w:rsidP="00604D23">
      <w:pPr>
        <w:spacing w:after="0" w:line="240" w:lineRule="auto"/>
        <w:rPr>
          <w:rFonts w:ascii="Times New Roman" w:eastAsia="Times New Roman" w:hAnsi="Times New Roman" w:cs="Times New Roman"/>
          <w:noProof w:val="0"/>
          <w:sz w:val="20"/>
          <w:szCs w:val="20"/>
          <w:lang w:eastAsia="tr-TR"/>
        </w:rPr>
      </w:pPr>
      <w:r w:rsidRPr="005B630A">
        <w:rPr>
          <w:rFonts w:ascii="Times New Roman" w:eastAsia="Times New Roman" w:hAnsi="Times New Roman" w:cs="Times New Roman"/>
          <w:noProof w:val="0"/>
          <w:sz w:val="20"/>
          <w:szCs w:val="20"/>
          <w:lang w:val="en-GB" w:eastAsia="tr-TR"/>
        </w:rPr>
        <w:t>Data are shown as mean ± standard deviation, TEG: Turkish Environmental Guideline; EPA: Environmental Protection Agency; CMC: Criterion Maximum Concentrations; CCC: Criterion Continuous Concentrations.</w:t>
      </w:r>
    </w:p>
    <w:p w14:paraId="3F2D5CE3" w14:textId="6EF1A94E" w:rsidR="005B630A" w:rsidRDefault="005B630A" w:rsidP="00604D23">
      <w:pPr>
        <w:spacing w:after="0" w:line="240" w:lineRule="auto"/>
        <w:rPr>
          <w:rFonts w:ascii="Times New Roman" w:eastAsia="Times New Roman" w:hAnsi="Times New Roman" w:cs="Times New Roman"/>
          <w:noProof w:val="0"/>
          <w:sz w:val="20"/>
          <w:szCs w:val="20"/>
          <w:lang w:eastAsia="tr-TR"/>
        </w:rPr>
      </w:pPr>
    </w:p>
    <w:p w14:paraId="5029EC01" w14:textId="77777777" w:rsidR="00BB3335" w:rsidRDefault="003432B5" w:rsidP="00604D23">
      <w:pPr>
        <w:spacing w:after="0" w:line="240" w:lineRule="auto"/>
        <w:jc w:val="both"/>
        <w:rPr>
          <w:rFonts w:ascii="Times New Roman" w:eastAsia="Times New Roman" w:hAnsi="Times New Roman" w:cs="Times New Roman"/>
          <w:sz w:val="24"/>
          <w:szCs w:val="24"/>
          <w:lang w:val="en-GB" w:eastAsia="tr-TR"/>
        </w:rPr>
      </w:pPr>
      <w:r w:rsidRPr="003432B5">
        <w:rPr>
          <w:rFonts w:ascii="Times New Roman" w:eastAsia="Times New Roman" w:hAnsi="Times New Roman" w:cs="Times New Roman"/>
          <w:sz w:val="24"/>
          <w:szCs w:val="24"/>
          <w:lang w:val="en-GB" w:eastAsia="tr-TR"/>
        </w:rPr>
        <w:t xml:space="preserve">The concentrations of Cd, Cr, Fe, Ni, Pb, and Zn in the water columns at the sample site were found to be lower than the limits set by the Environmental Protection Agency (EPA) in 1999 and 2016, as well as the Turkish Environmental Guideline (TEG) in 2016. </w:t>
      </w:r>
      <w:r w:rsidRPr="003432B5">
        <w:rPr>
          <w:rFonts w:ascii="Times New Roman" w:eastAsia="Times New Roman" w:hAnsi="Times New Roman" w:cs="Times New Roman"/>
          <w:sz w:val="24"/>
          <w:szCs w:val="24"/>
          <w:lang w:val="en-GB" w:eastAsia="tr-TR"/>
        </w:rPr>
        <w:br/>
      </w:r>
      <w:r w:rsidRPr="003432B5">
        <w:rPr>
          <w:rFonts w:ascii="Times New Roman" w:eastAsia="Times New Roman" w:hAnsi="Times New Roman" w:cs="Times New Roman"/>
          <w:sz w:val="24"/>
          <w:szCs w:val="24"/>
          <w:lang w:val="en-GB" w:eastAsia="tr-TR"/>
        </w:rPr>
        <w:br/>
        <w:t xml:space="preserve">The average amounts of Cd, Cr, Fe, Ni, Pb, and Zn in the liver tissue of </w:t>
      </w:r>
      <w:r w:rsidRPr="00E01269">
        <w:rPr>
          <w:rFonts w:ascii="Times New Roman" w:eastAsia="Times New Roman" w:hAnsi="Times New Roman" w:cs="Times New Roman"/>
          <w:i/>
          <w:sz w:val="24"/>
          <w:szCs w:val="24"/>
          <w:lang w:val="en-GB" w:eastAsia="tr-TR"/>
          <w:rPrChange w:id="233" w:author="Deniz Ergüden" w:date="2024-07-30T13:53:00Z">
            <w:rPr>
              <w:rFonts w:ascii="Times New Roman" w:eastAsia="Times New Roman" w:hAnsi="Times New Roman" w:cs="Times New Roman"/>
              <w:sz w:val="24"/>
              <w:szCs w:val="24"/>
              <w:lang w:val="en-GB" w:eastAsia="tr-TR"/>
            </w:rPr>
          </w:rPrChange>
        </w:rPr>
        <w:t>S. stellaris</w:t>
      </w:r>
      <w:r w:rsidRPr="003432B5">
        <w:rPr>
          <w:rFonts w:ascii="Times New Roman" w:eastAsia="Times New Roman" w:hAnsi="Times New Roman" w:cs="Times New Roman"/>
          <w:sz w:val="24"/>
          <w:szCs w:val="24"/>
          <w:lang w:val="en-GB" w:eastAsia="tr-TR"/>
        </w:rPr>
        <w:t xml:space="preserve"> collected from Iskenderun Bay are shown in Table 2. </w:t>
      </w:r>
    </w:p>
    <w:p w14:paraId="0E19B08F" w14:textId="73E38D81" w:rsidR="00BB3335" w:rsidRPr="00BB3335" w:rsidRDefault="003432B5" w:rsidP="00604D23">
      <w:pPr>
        <w:spacing w:after="0" w:line="240" w:lineRule="auto"/>
        <w:jc w:val="both"/>
        <w:rPr>
          <w:rFonts w:ascii="Times New Roman" w:eastAsia="Times New Roman" w:hAnsi="Times New Roman" w:cs="Times New Roman"/>
          <w:sz w:val="24"/>
          <w:szCs w:val="24"/>
          <w:lang w:val="en-GB" w:eastAsia="tr-TR"/>
        </w:rPr>
      </w:pPr>
      <w:r w:rsidRPr="003432B5">
        <w:rPr>
          <w:rFonts w:ascii="Times New Roman" w:eastAsia="Times New Roman" w:hAnsi="Times New Roman" w:cs="Times New Roman"/>
          <w:sz w:val="24"/>
          <w:szCs w:val="24"/>
          <w:lang w:val="en-GB" w:eastAsia="tr-TR"/>
        </w:rPr>
        <w:lastRenderedPageBreak/>
        <w:br/>
      </w:r>
      <w:r w:rsidR="00BB3335" w:rsidRPr="00BB3335">
        <w:rPr>
          <w:rFonts w:ascii="Times New Roman" w:eastAsia="Times New Roman" w:hAnsi="Times New Roman" w:cs="Times New Roman"/>
          <w:sz w:val="24"/>
          <w:szCs w:val="24"/>
          <w:lang w:val="en-GB" w:eastAsia="tr-TR"/>
        </w:rPr>
        <w:t>Table 2. Average concentrations (concentration unit as μg g -1 ww.) of trace metals in liver</w:t>
      </w:r>
    </w:p>
    <w:p w14:paraId="6C8C12C8" w14:textId="0A971B8B" w:rsidR="003432B5" w:rsidRPr="003432B5" w:rsidRDefault="00BB3335" w:rsidP="00604D23">
      <w:pPr>
        <w:spacing w:after="0" w:line="240" w:lineRule="auto"/>
        <w:jc w:val="both"/>
        <w:rPr>
          <w:rFonts w:ascii="Times New Roman" w:eastAsia="Times New Roman" w:hAnsi="Times New Roman" w:cs="Times New Roman"/>
          <w:sz w:val="24"/>
          <w:szCs w:val="24"/>
          <w:lang w:val="en-GB" w:eastAsia="tr-TR"/>
        </w:rPr>
      </w:pPr>
      <w:r w:rsidRPr="00BB3335">
        <w:rPr>
          <w:rFonts w:ascii="Times New Roman" w:eastAsia="Times New Roman" w:hAnsi="Times New Roman" w:cs="Times New Roman"/>
          <w:sz w:val="24"/>
          <w:szCs w:val="24"/>
          <w:lang w:val="en-GB" w:eastAsia="tr-TR"/>
        </w:rPr>
        <w:t xml:space="preserve">tissue of </w:t>
      </w:r>
      <w:r w:rsidRPr="00E01269">
        <w:rPr>
          <w:rFonts w:ascii="Times New Roman" w:eastAsia="Times New Roman" w:hAnsi="Times New Roman" w:cs="Times New Roman"/>
          <w:i/>
          <w:sz w:val="24"/>
          <w:szCs w:val="24"/>
          <w:lang w:val="en-GB" w:eastAsia="tr-TR"/>
          <w:rPrChange w:id="234" w:author="Deniz Ergüden" w:date="2024-07-30T13:53:00Z">
            <w:rPr>
              <w:rFonts w:ascii="Times New Roman" w:eastAsia="Times New Roman" w:hAnsi="Times New Roman" w:cs="Times New Roman"/>
              <w:sz w:val="24"/>
              <w:szCs w:val="24"/>
              <w:lang w:val="en-GB" w:eastAsia="tr-TR"/>
            </w:rPr>
          </w:rPrChange>
        </w:rPr>
        <w:t>S. stellaris</w:t>
      </w:r>
      <w:r w:rsidRPr="00BB3335">
        <w:rPr>
          <w:rFonts w:ascii="Times New Roman" w:eastAsia="Times New Roman" w:hAnsi="Times New Roman" w:cs="Times New Roman"/>
          <w:sz w:val="24"/>
          <w:szCs w:val="24"/>
          <w:lang w:val="en-GB" w:eastAsia="tr-TR"/>
        </w:rPr>
        <w:t xml:space="preserve"> from Iskenderun Bay.</w:t>
      </w:r>
    </w:p>
    <w:p w14:paraId="396838A4" w14:textId="744AEB5D" w:rsidR="003432B5" w:rsidRDefault="003432B5" w:rsidP="00604D23">
      <w:pPr>
        <w:spacing w:line="240" w:lineRule="auto"/>
        <w:rPr>
          <w:rFonts w:ascii="Times New Roman" w:eastAsia="Times New Roman" w:hAnsi="Times New Roman" w:cs="Times New Roman"/>
          <w:b/>
          <w:sz w:val="24"/>
          <w:szCs w:val="24"/>
          <w:lang w:eastAsia="tr-TR"/>
        </w:rPr>
      </w:pPr>
    </w:p>
    <w:tbl>
      <w:tblPr>
        <w:tblStyle w:val="TabloKlavuzu"/>
        <w:tblW w:w="8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2"/>
        <w:gridCol w:w="2043"/>
        <w:gridCol w:w="1224"/>
        <w:gridCol w:w="1390"/>
        <w:gridCol w:w="1283"/>
        <w:gridCol w:w="962"/>
      </w:tblGrid>
      <w:tr w:rsidR="008E1204" w:rsidRPr="00BB3335" w14:paraId="07E206C9" w14:textId="77777777" w:rsidTr="008E1204">
        <w:trPr>
          <w:trHeight w:val="58"/>
        </w:trPr>
        <w:tc>
          <w:tcPr>
            <w:tcW w:w="1802" w:type="dxa"/>
            <w:tcBorders>
              <w:top w:val="single" w:sz="4" w:space="0" w:color="auto"/>
              <w:bottom w:val="single" w:sz="4" w:space="0" w:color="auto"/>
            </w:tcBorders>
            <w:vAlign w:val="center"/>
          </w:tcPr>
          <w:p w14:paraId="06A33853" w14:textId="09E81E96" w:rsidR="008E1204" w:rsidRPr="00BB3335" w:rsidRDefault="008E1204" w:rsidP="00604D23">
            <w:pPr>
              <w:rPr>
                <w:rFonts w:ascii="Times New Roman" w:hAnsi="Times New Roman" w:cs="Times New Roman"/>
                <w:b/>
                <w:sz w:val="18"/>
                <w:szCs w:val="18"/>
                <w:lang w:val="en-GB"/>
              </w:rPr>
            </w:pPr>
            <w:r w:rsidRPr="00BB3335">
              <w:rPr>
                <w:rFonts w:ascii="Times New Roman" w:hAnsi="Times New Roman" w:cs="Times New Roman"/>
                <w:b/>
                <w:sz w:val="18"/>
                <w:szCs w:val="18"/>
                <w:lang w:val="en-GB"/>
              </w:rPr>
              <w:t>Metals</w:t>
            </w:r>
          </w:p>
        </w:tc>
        <w:tc>
          <w:tcPr>
            <w:tcW w:w="2043" w:type="dxa"/>
            <w:tcBorders>
              <w:top w:val="single" w:sz="4" w:space="0" w:color="auto"/>
              <w:bottom w:val="single" w:sz="4" w:space="0" w:color="auto"/>
            </w:tcBorders>
            <w:vAlign w:val="center"/>
          </w:tcPr>
          <w:p w14:paraId="3EB48AFD" w14:textId="5E08E615" w:rsidR="008E1204" w:rsidRPr="00BB3335" w:rsidRDefault="008E1204" w:rsidP="00604D23">
            <w:pPr>
              <w:rPr>
                <w:rFonts w:ascii="Times New Roman" w:hAnsi="Times New Roman" w:cs="Times New Roman"/>
                <w:b/>
                <w:sz w:val="18"/>
                <w:szCs w:val="18"/>
                <w:lang w:val="en-GB"/>
              </w:rPr>
            </w:pPr>
            <w:r w:rsidRPr="00BB3335">
              <w:rPr>
                <w:rFonts w:ascii="Times New Roman" w:hAnsi="Times New Roman" w:cs="Times New Roman"/>
                <w:b/>
                <w:sz w:val="18"/>
                <w:szCs w:val="18"/>
                <w:lang w:val="en-GB"/>
              </w:rPr>
              <w:t>Iskenderun Bay</w:t>
            </w:r>
          </w:p>
        </w:tc>
        <w:tc>
          <w:tcPr>
            <w:tcW w:w="1224" w:type="dxa"/>
            <w:tcBorders>
              <w:top w:val="single" w:sz="4" w:space="0" w:color="auto"/>
              <w:bottom w:val="single" w:sz="4" w:space="0" w:color="auto"/>
            </w:tcBorders>
          </w:tcPr>
          <w:p w14:paraId="015146E0" w14:textId="77777777" w:rsidR="008E1204" w:rsidRPr="00BB3335" w:rsidRDefault="008E1204" w:rsidP="00604D23">
            <w:pPr>
              <w:jc w:val="center"/>
              <w:rPr>
                <w:rFonts w:ascii="Times New Roman" w:hAnsi="Times New Roman" w:cs="Times New Roman"/>
                <w:b/>
                <w:sz w:val="18"/>
                <w:szCs w:val="18"/>
                <w:lang w:val="en-GB"/>
              </w:rPr>
            </w:pPr>
            <w:r w:rsidRPr="00BB3335">
              <w:rPr>
                <w:rFonts w:ascii="Times New Roman" w:hAnsi="Times New Roman" w:cs="Times New Roman"/>
                <w:b/>
                <w:sz w:val="18"/>
                <w:szCs w:val="18"/>
                <w:lang w:val="en-GB"/>
              </w:rPr>
              <w:t>EU (2005)</w:t>
            </w:r>
          </w:p>
        </w:tc>
        <w:tc>
          <w:tcPr>
            <w:tcW w:w="1390" w:type="dxa"/>
            <w:tcBorders>
              <w:top w:val="single" w:sz="4" w:space="0" w:color="auto"/>
              <w:bottom w:val="single" w:sz="4" w:space="0" w:color="auto"/>
            </w:tcBorders>
          </w:tcPr>
          <w:p w14:paraId="2618A750" w14:textId="77777777" w:rsidR="008E1204" w:rsidRPr="00BB3335" w:rsidRDefault="008E1204" w:rsidP="00604D23">
            <w:pPr>
              <w:jc w:val="center"/>
              <w:rPr>
                <w:rFonts w:ascii="Times New Roman" w:hAnsi="Times New Roman" w:cs="Times New Roman"/>
                <w:b/>
                <w:sz w:val="18"/>
                <w:szCs w:val="18"/>
                <w:lang w:val="en-GB"/>
              </w:rPr>
            </w:pPr>
            <w:r w:rsidRPr="00BB3335">
              <w:rPr>
                <w:rFonts w:ascii="Times New Roman" w:hAnsi="Times New Roman" w:cs="Times New Roman"/>
                <w:b/>
                <w:sz w:val="18"/>
                <w:szCs w:val="18"/>
                <w:lang w:val="en-GB"/>
              </w:rPr>
              <w:t>EPA (1989)</w:t>
            </w:r>
          </w:p>
        </w:tc>
        <w:tc>
          <w:tcPr>
            <w:tcW w:w="1283" w:type="dxa"/>
            <w:tcBorders>
              <w:top w:val="single" w:sz="4" w:space="0" w:color="auto"/>
              <w:bottom w:val="single" w:sz="4" w:space="0" w:color="auto"/>
            </w:tcBorders>
          </w:tcPr>
          <w:p w14:paraId="1AD77AC9" w14:textId="77777777" w:rsidR="008E1204" w:rsidRPr="00BB3335" w:rsidRDefault="008E1204" w:rsidP="00604D23">
            <w:pPr>
              <w:jc w:val="center"/>
              <w:rPr>
                <w:rFonts w:ascii="Times New Roman" w:hAnsi="Times New Roman" w:cs="Times New Roman"/>
                <w:b/>
                <w:sz w:val="18"/>
                <w:szCs w:val="18"/>
                <w:lang w:val="en-GB"/>
              </w:rPr>
            </w:pPr>
            <w:r w:rsidRPr="00BB3335">
              <w:rPr>
                <w:rFonts w:ascii="Times New Roman" w:hAnsi="Times New Roman" w:cs="Times New Roman"/>
                <w:b/>
                <w:sz w:val="18"/>
                <w:szCs w:val="18"/>
                <w:lang w:val="en-GB"/>
              </w:rPr>
              <w:t>WHO (1989)</w:t>
            </w:r>
          </w:p>
        </w:tc>
        <w:tc>
          <w:tcPr>
            <w:tcW w:w="962" w:type="dxa"/>
            <w:tcBorders>
              <w:top w:val="single" w:sz="4" w:space="0" w:color="auto"/>
              <w:bottom w:val="single" w:sz="4" w:space="0" w:color="auto"/>
            </w:tcBorders>
          </w:tcPr>
          <w:p w14:paraId="578E4460" w14:textId="77777777" w:rsidR="008E1204" w:rsidRPr="00BB3335" w:rsidRDefault="008E1204" w:rsidP="00604D23">
            <w:pPr>
              <w:jc w:val="center"/>
              <w:rPr>
                <w:rFonts w:ascii="Times New Roman" w:hAnsi="Times New Roman" w:cs="Times New Roman"/>
                <w:b/>
                <w:sz w:val="18"/>
                <w:szCs w:val="18"/>
                <w:lang w:val="en-GB"/>
              </w:rPr>
            </w:pPr>
            <w:r w:rsidRPr="00BB3335">
              <w:rPr>
                <w:rFonts w:ascii="Times New Roman" w:hAnsi="Times New Roman" w:cs="Times New Roman"/>
                <w:b/>
                <w:sz w:val="18"/>
                <w:szCs w:val="18"/>
                <w:lang w:val="en-GB"/>
              </w:rPr>
              <w:t>TFC (2011)</w:t>
            </w:r>
          </w:p>
        </w:tc>
      </w:tr>
      <w:tr w:rsidR="008E1204" w:rsidRPr="00BB3335" w14:paraId="5CC2C82A" w14:textId="77777777" w:rsidTr="008E1204">
        <w:trPr>
          <w:trHeight w:val="243"/>
        </w:trPr>
        <w:tc>
          <w:tcPr>
            <w:tcW w:w="1802" w:type="dxa"/>
            <w:tcBorders>
              <w:top w:val="single" w:sz="4" w:space="0" w:color="auto"/>
            </w:tcBorders>
          </w:tcPr>
          <w:p w14:paraId="052AF808" w14:textId="77777777" w:rsidR="008E1204" w:rsidRPr="00BB3335" w:rsidRDefault="008E1204" w:rsidP="00604D23">
            <w:pPr>
              <w:rPr>
                <w:rFonts w:ascii="Times New Roman" w:hAnsi="Times New Roman" w:cs="Times New Roman"/>
                <w:b/>
                <w:sz w:val="18"/>
                <w:szCs w:val="18"/>
                <w:vertAlign w:val="superscript"/>
                <w:lang w:val="en-GB"/>
              </w:rPr>
            </w:pPr>
            <w:r w:rsidRPr="00BB3335">
              <w:rPr>
                <w:rFonts w:ascii="Times New Roman" w:hAnsi="Times New Roman" w:cs="Times New Roman"/>
                <w:b/>
                <w:sz w:val="18"/>
                <w:szCs w:val="18"/>
                <w:lang w:val="en-GB"/>
              </w:rPr>
              <w:t>Cd</w:t>
            </w:r>
          </w:p>
        </w:tc>
        <w:tc>
          <w:tcPr>
            <w:tcW w:w="2043" w:type="dxa"/>
            <w:tcBorders>
              <w:top w:val="single" w:sz="4" w:space="0" w:color="auto"/>
            </w:tcBorders>
          </w:tcPr>
          <w:p w14:paraId="5C7A086C" w14:textId="73EB7ACD" w:rsidR="008E1204" w:rsidRPr="00BB3335" w:rsidRDefault="001C307F" w:rsidP="00604D23">
            <w:pPr>
              <w:rPr>
                <w:rFonts w:ascii="Times New Roman" w:hAnsi="Times New Roman" w:cs="Times New Roman"/>
                <w:sz w:val="18"/>
                <w:szCs w:val="18"/>
                <w:lang w:val="en-GB"/>
              </w:rPr>
            </w:pPr>
            <w:r w:rsidRPr="00BB3335">
              <w:rPr>
                <w:rFonts w:ascii="Times New Roman" w:hAnsi="Times New Roman" w:cs="Times New Roman"/>
                <w:sz w:val="18"/>
                <w:szCs w:val="18"/>
                <w:lang w:val="en-GB"/>
              </w:rPr>
              <w:t>0.153</w:t>
            </w:r>
            <w:r w:rsidR="008E1204" w:rsidRPr="00BB3335">
              <w:rPr>
                <w:rFonts w:ascii="Times New Roman" w:hAnsi="Times New Roman" w:cs="Times New Roman"/>
                <w:sz w:val="18"/>
                <w:szCs w:val="18"/>
                <w:lang w:val="en-GB"/>
              </w:rPr>
              <w:t>±0.00</w:t>
            </w:r>
            <w:r w:rsidRPr="00BB3335">
              <w:rPr>
                <w:rFonts w:ascii="Times New Roman" w:hAnsi="Times New Roman" w:cs="Times New Roman"/>
                <w:sz w:val="18"/>
                <w:szCs w:val="18"/>
                <w:lang w:val="en-GB"/>
              </w:rPr>
              <w:t>6</w:t>
            </w:r>
          </w:p>
        </w:tc>
        <w:tc>
          <w:tcPr>
            <w:tcW w:w="1224" w:type="dxa"/>
            <w:tcBorders>
              <w:top w:val="single" w:sz="4" w:space="0" w:color="auto"/>
            </w:tcBorders>
          </w:tcPr>
          <w:p w14:paraId="70650F2A"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0.05</w:t>
            </w:r>
          </w:p>
        </w:tc>
        <w:tc>
          <w:tcPr>
            <w:tcW w:w="1390" w:type="dxa"/>
            <w:tcBorders>
              <w:top w:val="single" w:sz="4" w:space="0" w:color="auto"/>
            </w:tcBorders>
          </w:tcPr>
          <w:p w14:paraId="7003BEAF"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1.4</w:t>
            </w:r>
          </w:p>
        </w:tc>
        <w:tc>
          <w:tcPr>
            <w:tcW w:w="1283" w:type="dxa"/>
            <w:tcBorders>
              <w:top w:val="single" w:sz="4" w:space="0" w:color="auto"/>
            </w:tcBorders>
          </w:tcPr>
          <w:p w14:paraId="5AB7264D"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1.0</w:t>
            </w:r>
          </w:p>
        </w:tc>
        <w:tc>
          <w:tcPr>
            <w:tcW w:w="962" w:type="dxa"/>
            <w:tcBorders>
              <w:top w:val="single" w:sz="4" w:space="0" w:color="auto"/>
            </w:tcBorders>
          </w:tcPr>
          <w:p w14:paraId="3F453303"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0.05</w:t>
            </w:r>
          </w:p>
        </w:tc>
      </w:tr>
      <w:tr w:rsidR="008E1204" w:rsidRPr="00BB3335" w14:paraId="5635DB0F" w14:textId="77777777" w:rsidTr="008E1204">
        <w:trPr>
          <w:trHeight w:val="243"/>
        </w:trPr>
        <w:tc>
          <w:tcPr>
            <w:tcW w:w="1802" w:type="dxa"/>
          </w:tcPr>
          <w:p w14:paraId="47E39928" w14:textId="642B6C52" w:rsidR="008E1204" w:rsidRPr="00BB3335" w:rsidRDefault="008E1204" w:rsidP="00604D23">
            <w:pPr>
              <w:rPr>
                <w:rFonts w:ascii="Times New Roman" w:hAnsi="Times New Roman" w:cs="Times New Roman"/>
                <w:b/>
                <w:sz w:val="18"/>
                <w:szCs w:val="18"/>
                <w:lang w:val="en-GB"/>
              </w:rPr>
            </w:pPr>
            <w:r w:rsidRPr="00BB3335">
              <w:rPr>
                <w:rFonts w:ascii="Times New Roman" w:hAnsi="Times New Roman" w:cs="Times New Roman"/>
                <w:b/>
                <w:sz w:val="18"/>
                <w:szCs w:val="18"/>
                <w:lang w:val="en-GB"/>
              </w:rPr>
              <w:t>Cr</w:t>
            </w:r>
          </w:p>
        </w:tc>
        <w:tc>
          <w:tcPr>
            <w:tcW w:w="2043" w:type="dxa"/>
          </w:tcPr>
          <w:p w14:paraId="01775D7D" w14:textId="30FB0952" w:rsidR="008E1204" w:rsidRPr="00BB3335" w:rsidRDefault="001C307F" w:rsidP="00604D23">
            <w:pPr>
              <w:rPr>
                <w:rFonts w:ascii="Times New Roman" w:hAnsi="Times New Roman" w:cs="Times New Roman"/>
                <w:sz w:val="18"/>
                <w:szCs w:val="18"/>
                <w:lang w:val="en-GB"/>
              </w:rPr>
            </w:pPr>
            <w:r w:rsidRPr="00BB3335">
              <w:rPr>
                <w:rFonts w:ascii="Times New Roman" w:hAnsi="Times New Roman" w:cs="Times New Roman"/>
                <w:sz w:val="18"/>
                <w:szCs w:val="18"/>
                <w:lang w:val="en-GB"/>
              </w:rPr>
              <w:t>0.654</w:t>
            </w:r>
            <w:r w:rsidR="008E1204" w:rsidRPr="00BB3335">
              <w:rPr>
                <w:rFonts w:ascii="Times New Roman" w:hAnsi="Times New Roman" w:cs="Times New Roman"/>
                <w:sz w:val="18"/>
                <w:szCs w:val="18"/>
                <w:lang w:val="en-GB"/>
              </w:rPr>
              <w:t>±0.</w:t>
            </w:r>
            <w:r w:rsidRPr="00BB3335">
              <w:rPr>
                <w:rFonts w:ascii="Times New Roman" w:hAnsi="Times New Roman" w:cs="Times New Roman"/>
                <w:sz w:val="18"/>
                <w:szCs w:val="18"/>
                <w:lang w:val="en-GB"/>
              </w:rPr>
              <w:t>060</w:t>
            </w:r>
          </w:p>
        </w:tc>
        <w:tc>
          <w:tcPr>
            <w:tcW w:w="1224" w:type="dxa"/>
          </w:tcPr>
          <w:p w14:paraId="5B4A4299" w14:textId="7785F292"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w:t>
            </w:r>
          </w:p>
        </w:tc>
        <w:tc>
          <w:tcPr>
            <w:tcW w:w="1390" w:type="dxa"/>
          </w:tcPr>
          <w:p w14:paraId="4AE9DEA5" w14:textId="68B7C53F"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4.1</w:t>
            </w:r>
          </w:p>
        </w:tc>
        <w:tc>
          <w:tcPr>
            <w:tcW w:w="1283" w:type="dxa"/>
          </w:tcPr>
          <w:p w14:paraId="090F36F0" w14:textId="6D16E59D"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w:t>
            </w:r>
          </w:p>
        </w:tc>
        <w:tc>
          <w:tcPr>
            <w:tcW w:w="962" w:type="dxa"/>
          </w:tcPr>
          <w:p w14:paraId="27BB443F" w14:textId="2273AF2C"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w:t>
            </w:r>
          </w:p>
        </w:tc>
      </w:tr>
      <w:tr w:rsidR="008E1204" w:rsidRPr="00BB3335" w14:paraId="34034649" w14:textId="77777777" w:rsidTr="008E1204">
        <w:trPr>
          <w:trHeight w:val="243"/>
        </w:trPr>
        <w:tc>
          <w:tcPr>
            <w:tcW w:w="1802" w:type="dxa"/>
          </w:tcPr>
          <w:p w14:paraId="4289E206" w14:textId="285F0756" w:rsidR="008E1204" w:rsidRPr="00BB3335" w:rsidRDefault="008E1204" w:rsidP="00604D23">
            <w:pPr>
              <w:rPr>
                <w:rFonts w:ascii="Times New Roman" w:hAnsi="Times New Roman" w:cs="Times New Roman"/>
                <w:b/>
                <w:sz w:val="18"/>
                <w:szCs w:val="18"/>
                <w:lang w:val="en-GB"/>
              </w:rPr>
            </w:pPr>
            <w:r w:rsidRPr="00BB3335">
              <w:rPr>
                <w:rFonts w:ascii="Times New Roman" w:hAnsi="Times New Roman" w:cs="Times New Roman"/>
                <w:b/>
                <w:sz w:val="18"/>
                <w:szCs w:val="18"/>
                <w:lang w:val="en-GB"/>
              </w:rPr>
              <w:t>Fe</w:t>
            </w:r>
          </w:p>
        </w:tc>
        <w:tc>
          <w:tcPr>
            <w:tcW w:w="2043" w:type="dxa"/>
          </w:tcPr>
          <w:p w14:paraId="3EB0D719" w14:textId="69C4C5D7" w:rsidR="008E1204" w:rsidRPr="00BB3335" w:rsidRDefault="001C307F" w:rsidP="00604D23">
            <w:pPr>
              <w:rPr>
                <w:rFonts w:ascii="Times New Roman" w:hAnsi="Times New Roman" w:cs="Times New Roman"/>
                <w:sz w:val="18"/>
                <w:szCs w:val="18"/>
                <w:lang w:val="en-GB"/>
              </w:rPr>
            </w:pPr>
            <w:r w:rsidRPr="00BB3335">
              <w:rPr>
                <w:rFonts w:ascii="Times New Roman" w:hAnsi="Times New Roman" w:cs="Times New Roman"/>
                <w:sz w:val="18"/>
                <w:szCs w:val="18"/>
                <w:lang w:val="en-GB"/>
              </w:rPr>
              <w:t>20.940</w:t>
            </w:r>
            <w:r w:rsidR="008E1204" w:rsidRPr="00BB3335">
              <w:rPr>
                <w:rFonts w:ascii="Times New Roman" w:hAnsi="Times New Roman" w:cs="Times New Roman"/>
                <w:sz w:val="18"/>
                <w:szCs w:val="18"/>
                <w:lang w:val="en-GB"/>
              </w:rPr>
              <w:t>±</w:t>
            </w:r>
            <w:r w:rsidRPr="00BB3335">
              <w:rPr>
                <w:rFonts w:ascii="Times New Roman" w:hAnsi="Times New Roman" w:cs="Times New Roman"/>
                <w:sz w:val="18"/>
                <w:szCs w:val="18"/>
                <w:lang w:val="en-GB"/>
              </w:rPr>
              <w:t>1.722</w:t>
            </w:r>
          </w:p>
        </w:tc>
        <w:tc>
          <w:tcPr>
            <w:tcW w:w="1224" w:type="dxa"/>
          </w:tcPr>
          <w:p w14:paraId="2138A889" w14:textId="5695DDF3"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w:t>
            </w:r>
          </w:p>
        </w:tc>
        <w:tc>
          <w:tcPr>
            <w:tcW w:w="1390" w:type="dxa"/>
          </w:tcPr>
          <w:p w14:paraId="15A64A11" w14:textId="4E709E46"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410</w:t>
            </w:r>
          </w:p>
        </w:tc>
        <w:tc>
          <w:tcPr>
            <w:tcW w:w="1283" w:type="dxa"/>
          </w:tcPr>
          <w:p w14:paraId="27742DCB" w14:textId="5174CBF4"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100</w:t>
            </w:r>
          </w:p>
        </w:tc>
        <w:tc>
          <w:tcPr>
            <w:tcW w:w="962" w:type="dxa"/>
          </w:tcPr>
          <w:p w14:paraId="2F0D8064" w14:textId="08C13865"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50</w:t>
            </w:r>
          </w:p>
        </w:tc>
      </w:tr>
      <w:tr w:rsidR="008E1204" w:rsidRPr="00BB3335" w14:paraId="7F3F77E1" w14:textId="77777777" w:rsidTr="008E1204">
        <w:trPr>
          <w:trHeight w:val="243"/>
        </w:trPr>
        <w:tc>
          <w:tcPr>
            <w:tcW w:w="1802" w:type="dxa"/>
          </w:tcPr>
          <w:p w14:paraId="7CAC1CB5" w14:textId="7DC5AE08" w:rsidR="008E1204" w:rsidRPr="00BB3335" w:rsidRDefault="008E1204" w:rsidP="00604D23">
            <w:pPr>
              <w:rPr>
                <w:rFonts w:ascii="Times New Roman" w:hAnsi="Times New Roman" w:cs="Times New Roman"/>
                <w:b/>
                <w:sz w:val="18"/>
                <w:szCs w:val="18"/>
                <w:lang w:val="en-GB"/>
              </w:rPr>
            </w:pPr>
            <w:r w:rsidRPr="00BB3335">
              <w:rPr>
                <w:rFonts w:ascii="Times New Roman" w:hAnsi="Times New Roman" w:cs="Times New Roman"/>
                <w:b/>
                <w:sz w:val="18"/>
                <w:szCs w:val="18"/>
                <w:lang w:val="en-GB"/>
              </w:rPr>
              <w:t>Ni</w:t>
            </w:r>
          </w:p>
        </w:tc>
        <w:tc>
          <w:tcPr>
            <w:tcW w:w="2043" w:type="dxa"/>
          </w:tcPr>
          <w:p w14:paraId="71D642D0" w14:textId="4C8ABEC5" w:rsidR="008E1204" w:rsidRPr="00BB3335" w:rsidRDefault="008E1204" w:rsidP="00604D23">
            <w:pPr>
              <w:rPr>
                <w:rFonts w:ascii="Times New Roman" w:hAnsi="Times New Roman" w:cs="Times New Roman"/>
                <w:sz w:val="18"/>
                <w:szCs w:val="18"/>
                <w:lang w:val="en-GB"/>
              </w:rPr>
            </w:pPr>
            <w:r w:rsidRPr="00BB3335">
              <w:rPr>
                <w:rFonts w:ascii="Times New Roman" w:hAnsi="Times New Roman" w:cs="Times New Roman"/>
                <w:sz w:val="18"/>
                <w:szCs w:val="18"/>
                <w:lang w:val="en-GB"/>
              </w:rPr>
              <w:t>0.</w:t>
            </w:r>
            <w:r w:rsidR="001C307F" w:rsidRPr="00BB3335">
              <w:rPr>
                <w:rFonts w:ascii="Times New Roman" w:hAnsi="Times New Roman" w:cs="Times New Roman"/>
                <w:sz w:val="18"/>
                <w:szCs w:val="18"/>
                <w:lang w:val="en-GB"/>
              </w:rPr>
              <w:t>291</w:t>
            </w:r>
            <w:r w:rsidRPr="00BB3335">
              <w:rPr>
                <w:rFonts w:ascii="Times New Roman" w:hAnsi="Times New Roman" w:cs="Times New Roman"/>
                <w:sz w:val="18"/>
                <w:szCs w:val="18"/>
                <w:lang w:val="en-GB"/>
              </w:rPr>
              <w:t>±0.</w:t>
            </w:r>
            <w:r w:rsidR="001C307F" w:rsidRPr="00BB3335">
              <w:rPr>
                <w:rFonts w:ascii="Times New Roman" w:hAnsi="Times New Roman" w:cs="Times New Roman"/>
                <w:sz w:val="18"/>
                <w:szCs w:val="18"/>
                <w:lang w:val="en-GB"/>
              </w:rPr>
              <w:t>040</w:t>
            </w:r>
          </w:p>
        </w:tc>
        <w:tc>
          <w:tcPr>
            <w:tcW w:w="1224" w:type="dxa"/>
          </w:tcPr>
          <w:p w14:paraId="43CE1787" w14:textId="0E7A08B8"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w:t>
            </w:r>
          </w:p>
        </w:tc>
        <w:tc>
          <w:tcPr>
            <w:tcW w:w="1390" w:type="dxa"/>
          </w:tcPr>
          <w:p w14:paraId="54697A85" w14:textId="7AAD29BF"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4.6</w:t>
            </w:r>
          </w:p>
        </w:tc>
        <w:tc>
          <w:tcPr>
            <w:tcW w:w="1283" w:type="dxa"/>
          </w:tcPr>
          <w:p w14:paraId="6D8E3068" w14:textId="60277959"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w:t>
            </w:r>
          </w:p>
        </w:tc>
        <w:tc>
          <w:tcPr>
            <w:tcW w:w="962" w:type="dxa"/>
          </w:tcPr>
          <w:p w14:paraId="02E3FBCC" w14:textId="65673A00"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w:t>
            </w:r>
          </w:p>
        </w:tc>
      </w:tr>
      <w:tr w:rsidR="008E1204" w:rsidRPr="00BB3335" w14:paraId="246E58BD" w14:textId="77777777" w:rsidTr="008E1204">
        <w:trPr>
          <w:trHeight w:val="243"/>
        </w:trPr>
        <w:tc>
          <w:tcPr>
            <w:tcW w:w="1802" w:type="dxa"/>
          </w:tcPr>
          <w:p w14:paraId="3785D770" w14:textId="1FA4A0D1" w:rsidR="008E1204" w:rsidRPr="00BB3335" w:rsidRDefault="008E1204" w:rsidP="00604D23">
            <w:pPr>
              <w:rPr>
                <w:rFonts w:ascii="Times New Roman" w:hAnsi="Times New Roman" w:cs="Times New Roman"/>
                <w:b/>
                <w:sz w:val="18"/>
                <w:szCs w:val="18"/>
                <w:vertAlign w:val="superscript"/>
                <w:lang w:val="en-GB"/>
              </w:rPr>
            </w:pPr>
            <w:r w:rsidRPr="00BB3335">
              <w:rPr>
                <w:rFonts w:ascii="Times New Roman" w:hAnsi="Times New Roman" w:cs="Times New Roman"/>
                <w:b/>
                <w:sz w:val="18"/>
                <w:szCs w:val="18"/>
                <w:lang w:val="en-GB"/>
              </w:rPr>
              <w:t>Pb</w:t>
            </w:r>
          </w:p>
        </w:tc>
        <w:tc>
          <w:tcPr>
            <w:tcW w:w="2043" w:type="dxa"/>
          </w:tcPr>
          <w:p w14:paraId="24A6B7E9" w14:textId="5A8D1F70" w:rsidR="008E1204" w:rsidRPr="00BB3335" w:rsidRDefault="001C307F" w:rsidP="00604D23">
            <w:pPr>
              <w:rPr>
                <w:rFonts w:ascii="Times New Roman" w:hAnsi="Times New Roman" w:cs="Times New Roman"/>
                <w:sz w:val="18"/>
                <w:szCs w:val="18"/>
                <w:lang w:val="en-GB"/>
              </w:rPr>
            </w:pPr>
            <w:r w:rsidRPr="00BB3335">
              <w:rPr>
                <w:rFonts w:ascii="Times New Roman" w:hAnsi="Times New Roman" w:cs="Times New Roman"/>
                <w:sz w:val="18"/>
                <w:szCs w:val="18"/>
                <w:lang w:val="en-GB"/>
              </w:rPr>
              <w:t>2.963</w:t>
            </w:r>
            <w:r w:rsidR="008E1204" w:rsidRPr="00BB3335">
              <w:rPr>
                <w:rFonts w:ascii="Times New Roman" w:hAnsi="Times New Roman" w:cs="Times New Roman"/>
                <w:sz w:val="18"/>
                <w:szCs w:val="18"/>
                <w:lang w:val="en-GB"/>
              </w:rPr>
              <w:t>±0.</w:t>
            </w:r>
            <w:r w:rsidRPr="00BB3335">
              <w:rPr>
                <w:rFonts w:ascii="Times New Roman" w:hAnsi="Times New Roman" w:cs="Times New Roman"/>
                <w:sz w:val="18"/>
                <w:szCs w:val="18"/>
                <w:lang w:val="en-GB"/>
              </w:rPr>
              <w:t>084</w:t>
            </w:r>
          </w:p>
        </w:tc>
        <w:tc>
          <w:tcPr>
            <w:tcW w:w="1224" w:type="dxa"/>
          </w:tcPr>
          <w:p w14:paraId="72C40111"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0.2</w:t>
            </w:r>
          </w:p>
        </w:tc>
        <w:tc>
          <w:tcPr>
            <w:tcW w:w="1390" w:type="dxa"/>
          </w:tcPr>
          <w:p w14:paraId="6469E807"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1.0</w:t>
            </w:r>
          </w:p>
        </w:tc>
        <w:tc>
          <w:tcPr>
            <w:tcW w:w="1283" w:type="dxa"/>
          </w:tcPr>
          <w:p w14:paraId="4DF74250"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2.0</w:t>
            </w:r>
          </w:p>
        </w:tc>
        <w:tc>
          <w:tcPr>
            <w:tcW w:w="962" w:type="dxa"/>
          </w:tcPr>
          <w:p w14:paraId="21B7D4E0"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0.3</w:t>
            </w:r>
          </w:p>
        </w:tc>
      </w:tr>
      <w:tr w:rsidR="008E1204" w:rsidRPr="00BB3335" w14:paraId="170D0D2A" w14:textId="77777777" w:rsidTr="008E1204">
        <w:trPr>
          <w:trHeight w:val="243"/>
        </w:trPr>
        <w:tc>
          <w:tcPr>
            <w:tcW w:w="1802" w:type="dxa"/>
            <w:tcBorders>
              <w:bottom w:val="single" w:sz="4" w:space="0" w:color="auto"/>
            </w:tcBorders>
          </w:tcPr>
          <w:p w14:paraId="7DCB7B4D" w14:textId="1BA9B54A" w:rsidR="008E1204" w:rsidRPr="00BB3335" w:rsidRDefault="008E1204" w:rsidP="00604D23">
            <w:pPr>
              <w:rPr>
                <w:rFonts w:ascii="Times New Roman" w:hAnsi="Times New Roman" w:cs="Times New Roman"/>
                <w:b/>
                <w:sz w:val="18"/>
                <w:szCs w:val="18"/>
                <w:vertAlign w:val="superscript"/>
                <w:lang w:val="en-GB"/>
              </w:rPr>
            </w:pPr>
            <w:r w:rsidRPr="00BB3335">
              <w:rPr>
                <w:rFonts w:ascii="Times New Roman" w:hAnsi="Times New Roman" w:cs="Times New Roman"/>
                <w:b/>
                <w:sz w:val="18"/>
                <w:szCs w:val="18"/>
                <w:lang w:val="en-GB"/>
              </w:rPr>
              <w:t>Zn</w:t>
            </w:r>
          </w:p>
        </w:tc>
        <w:tc>
          <w:tcPr>
            <w:tcW w:w="2043" w:type="dxa"/>
            <w:tcBorders>
              <w:bottom w:val="single" w:sz="4" w:space="0" w:color="auto"/>
            </w:tcBorders>
          </w:tcPr>
          <w:p w14:paraId="02462F37" w14:textId="73A914B0" w:rsidR="008E1204" w:rsidRPr="00BB3335" w:rsidRDefault="001C307F" w:rsidP="00604D23">
            <w:pPr>
              <w:rPr>
                <w:rFonts w:ascii="Times New Roman" w:hAnsi="Times New Roman" w:cs="Times New Roman"/>
                <w:sz w:val="18"/>
                <w:szCs w:val="18"/>
                <w:lang w:val="en-GB"/>
              </w:rPr>
            </w:pPr>
            <w:r w:rsidRPr="00BB3335">
              <w:rPr>
                <w:rFonts w:ascii="Times New Roman" w:hAnsi="Times New Roman" w:cs="Times New Roman"/>
                <w:sz w:val="18"/>
                <w:szCs w:val="18"/>
                <w:lang w:val="en-GB"/>
              </w:rPr>
              <w:t>16.609</w:t>
            </w:r>
            <w:r w:rsidR="008E1204" w:rsidRPr="00BB3335">
              <w:rPr>
                <w:rFonts w:ascii="Times New Roman" w:hAnsi="Times New Roman" w:cs="Times New Roman"/>
                <w:sz w:val="18"/>
                <w:szCs w:val="18"/>
                <w:lang w:val="en-GB"/>
              </w:rPr>
              <w:t>±1.</w:t>
            </w:r>
            <w:r w:rsidRPr="00BB3335">
              <w:rPr>
                <w:rFonts w:ascii="Times New Roman" w:hAnsi="Times New Roman" w:cs="Times New Roman"/>
                <w:sz w:val="18"/>
                <w:szCs w:val="18"/>
                <w:lang w:val="en-GB"/>
              </w:rPr>
              <w:t>303</w:t>
            </w:r>
          </w:p>
        </w:tc>
        <w:tc>
          <w:tcPr>
            <w:tcW w:w="1224" w:type="dxa"/>
            <w:tcBorders>
              <w:bottom w:val="single" w:sz="4" w:space="0" w:color="auto"/>
            </w:tcBorders>
          </w:tcPr>
          <w:p w14:paraId="3631667E"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50</w:t>
            </w:r>
          </w:p>
        </w:tc>
        <w:tc>
          <w:tcPr>
            <w:tcW w:w="1390" w:type="dxa"/>
            <w:tcBorders>
              <w:bottom w:val="single" w:sz="4" w:space="0" w:color="auto"/>
            </w:tcBorders>
          </w:tcPr>
          <w:p w14:paraId="2035C14C"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410</w:t>
            </w:r>
          </w:p>
        </w:tc>
        <w:tc>
          <w:tcPr>
            <w:tcW w:w="1283" w:type="dxa"/>
            <w:tcBorders>
              <w:bottom w:val="single" w:sz="4" w:space="0" w:color="auto"/>
            </w:tcBorders>
          </w:tcPr>
          <w:p w14:paraId="49454C10"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100</w:t>
            </w:r>
          </w:p>
        </w:tc>
        <w:tc>
          <w:tcPr>
            <w:tcW w:w="962" w:type="dxa"/>
            <w:tcBorders>
              <w:bottom w:val="single" w:sz="4" w:space="0" w:color="auto"/>
            </w:tcBorders>
          </w:tcPr>
          <w:p w14:paraId="0283D849" w14:textId="77777777" w:rsidR="008E1204" w:rsidRPr="00BB3335" w:rsidRDefault="008E1204" w:rsidP="00604D23">
            <w:pPr>
              <w:jc w:val="center"/>
              <w:rPr>
                <w:rFonts w:ascii="Times New Roman" w:hAnsi="Times New Roman" w:cs="Times New Roman"/>
                <w:sz w:val="18"/>
                <w:szCs w:val="18"/>
                <w:lang w:val="en-GB"/>
              </w:rPr>
            </w:pPr>
            <w:r w:rsidRPr="00BB3335">
              <w:rPr>
                <w:rFonts w:ascii="Times New Roman" w:hAnsi="Times New Roman" w:cs="Times New Roman"/>
                <w:sz w:val="18"/>
                <w:szCs w:val="18"/>
                <w:lang w:val="en-GB"/>
              </w:rPr>
              <w:t>50</w:t>
            </w:r>
          </w:p>
        </w:tc>
      </w:tr>
    </w:tbl>
    <w:p w14:paraId="5D3402A3" w14:textId="738E2E14" w:rsidR="005F0882" w:rsidRDefault="008E1204" w:rsidP="00604D23">
      <w:pPr>
        <w:spacing w:line="240" w:lineRule="auto"/>
        <w:rPr>
          <w:rFonts w:ascii="Times New Roman" w:eastAsia="Times New Roman" w:hAnsi="Times New Roman" w:cs="Times New Roman"/>
          <w:noProof w:val="0"/>
          <w:sz w:val="24"/>
          <w:szCs w:val="24"/>
          <w:lang w:eastAsia="tr-TR"/>
        </w:rPr>
      </w:pPr>
      <w:r w:rsidRPr="00ED3937">
        <w:rPr>
          <w:rFonts w:ascii="Times New Roman" w:eastAsia="Calibri" w:hAnsi="Times New Roman" w:cs="Times New Roman"/>
          <w:color w:val="000000"/>
          <w:sz w:val="18"/>
          <w:szCs w:val="18"/>
          <w:lang w:val="en-GB"/>
        </w:rPr>
        <w:t>The data are shown as arithmetic mean ± standard deviation.</w:t>
      </w:r>
    </w:p>
    <w:p w14:paraId="17542C05" w14:textId="5991A912" w:rsidR="00805EAB" w:rsidRPr="003432B5" w:rsidRDefault="00886A37" w:rsidP="00604D23">
      <w:pPr>
        <w:spacing w:line="240" w:lineRule="auto"/>
        <w:jc w:val="both"/>
        <w:rPr>
          <w:rFonts w:ascii="Times New Roman" w:eastAsia="Times New Roman" w:hAnsi="Times New Roman" w:cs="Times New Roman"/>
          <w:noProof w:val="0"/>
          <w:sz w:val="24"/>
          <w:szCs w:val="24"/>
          <w:lang w:eastAsia="tr-TR"/>
        </w:rPr>
      </w:pPr>
      <w:r w:rsidRPr="003432B5">
        <w:rPr>
          <w:rStyle w:val="fontstyle01"/>
          <w:rFonts w:ascii="Times New Roman" w:hAnsi="Times New Roman" w:cs="Times New Roman"/>
          <w:color w:val="131413"/>
          <w:sz w:val="24"/>
          <w:szCs w:val="24"/>
          <w:lang w:val="en-GB"/>
        </w:rPr>
        <w:t>T</w:t>
      </w:r>
      <w:r w:rsidRPr="003432B5">
        <w:rPr>
          <w:rFonts w:ascii="Times New Roman" w:hAnsi="Times New Roman" w:cs="Times New Roman"/>
          <w:color w:val="131413"/>
          <w:sz w:val="24"/>
          <w:szCs w:val="24"/>
          <w:lang w:val="en-GB"/>
        </w:rPr>
        <w:t xml:space="preserve">race metal concentrations in the liver tissue of </w:t>
      </w:r>
      <w:r w:rsidRPr="003432B5">
        <w:rPr>
          <w:rFonts w:ascii="Times New Roman" w:hAnsi="Times New Roman" w:cs="Times New Roman"/>
          <w:bCs/>
          <w:i/>
          <w:sz w:val="24"/>
          <w:szCs w:val="24"/>
        </w:rPr>
        <w:t>S. stellaris</w:t>
      </w:r>
      <w:r w:rsidRPr="003432B5">
        <w:rPr>
          <w:rFonts w:ascii="Times New Roman" w:hAnsi="Times New Roman" w:cs="Times New Roman"/>
          <w:sz w:val="24"/>
          <w:szCs w:val="24"/>
          <w:lang w:val="en-GB"/>
        </w:rPr>
        <w:t xml:space="preserve"> </w:t>
      </w:r>
      <w:r w:rsidRPr="003432B5">
        <w:rPr>
          <w:rFonts w:ascii="Times New Roman" w:eastAsia="Times New Roman" w:hAnsi="Times New Roman" w:cs="Times New Roman"/>
          <w:noProof w:val="0"/>
          <w:sz w:val="24"/>
          <w:szCs w:val="24"/>
          <w:lang w:eastAsia="tr-TR"/>
        </w:rPr>
        <w:t xml:space="preserve">at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sample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location</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were</w:t>
      </w:r>
      <w:proofErr w:type="spellEnd"/>
      <w:r w:rsidRPr="003432B5">
        <w:rPr>
          <w:rFonts w:ascii="Times New Roman" w:eastAsia="Times New Roman" w:hAnsi="Times New Roman" w:cs="Times New Roman"/>
          <w:noProof w:val="0"/>
          <w:sz w:val="24"/>
          <w:szCs w:val="24"/>
          <w:lang w:eastAsia="tr-TR"/>
        </w:rPr>
        <w:t xml:space="preserve"> in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following</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order</w:t>
      </w:r>
      <w:proofErr w:type="spellEnd"/>
      <w:r w:rsidRPr="003432B5">
        <w:rPr>
          <w:rFonts w:ascii="Times New Roman" w:eastAsia="Times New Roman" w:hAnsi="Times New Roman" w:cs="Times New Roman"/>
          <w:noProof w:val="0"/>
          <w:sz w:val="24"/>
          <w:szCs w:val="24"/>
          <w:lang w:eastAsia="tr-TR"/>
        </w:rPr>
        <w:t>: Fe&gt;</w:t>
      </w:r>
      <w:proofErr w:type="spellStart"/>
      <w:r w:rsidRPr="003432B5">
        <w:rPr>
          <w:rFonts w:ascii="Times New Roman" w:eastAsia="Times New Roman" w:hAnsi="Times New Roman" w:cs="Times New Roman"/>
          <w:noProof w:val="0"/>
          <w:sz w:val="24"/>
          <w:szCs w:val="24"/>
          <w:lang w:eastAsia="tr-TR"/>
        </w:rPr>
        <w:t>Zn</w:t>
      </w:r>
      <w:proofErr w:type="spellEnd"/>
      <w:r w:rsidRPr="003432B5">
        <w:rPr>
          <w:rFonts w:ascii="Times New Roman" w:eastAsia="Times New Roman" w:hAnsi="Times New Roman" w:cs="Times New Roman"/>
          <w:noProof w:val="0"/>
          <w:sz w:val="24"/>
          <w:szCs w:val="24"/>
          <w:lang w:eastAsia="tr-TR"/>
        </w:rPr>
        <w:t>&gt;</w:t>
      </w:r>
      <w:r w:rsidR="004F4AEE" w:rsidRPr="003432B5">
        <w:rPr>
          <w:rFonts w:ascii="Times New Roman" w:eastAsia="Times New Roman" w:hAnsi="Times New Roman" w:cs="Times New Roman"/>
          <w:noProof w:val="0"/>
          <w:sz w:val="24"/>
          <w:szCs w:val="24"/>
          <w:lang w:eastAsia="tr-TR"/>
        </w:rPr>
        <w:t xml:space="preserve"> Pb&gt;</w:t>
      </w:r>
      <w:r w:rsidRPr="003432B5">
        <w:rPr>
          <w:rFonts w:ascii="Times New Roman" w:eastAsia="Times New Roman" w:hAnsi="Times New Roman" w:cs="Times New Roman"/>
          <w:noProof w:val="0"/>
          <w:sz w:val="24"/>
          <w:szCs w:val="24"/>
          <w:lang w:eastAsia="tr-TR"/>
        </w:rPr>
        <w:t>Cr&gt;</w:t>
      </w:r>
      <w:proofErr w:type="spellStart"/>
      <w:r w:rsidRPr="003432B5">
        <w:rPr>
          <w:rFonts w:ascii="Times New Roman" w:eastAsia="Times New Roman" w:hAnsi="Times New Roman" w:cs="Times New Roman"/>
          <w:noProof w:val="0"/>
          <w:sz w:val="24"/>
          <w:szCs w:val="24"/>
          <w:lang w:eastAsia="tr-TR"/>
        </w:rPr>
        <w:t>Ni</w:t>
      </w:r>
      <w:proofErr w:type="spellEnd"/>
      <w:r w:rsidRPr="003432B5">
        <w:rPr>
          <w:rFonts w:ascii="Times New Roman" w:eastAsia="Times New Roman" w:hAnsi="Times New Roman" w:cs="Times New Roman"/>
          <w:noProof w:val="0"/>
          <w:sz w:val="24"/>
          <w:szCs w:val="24"/>
          <w:lang w:eastAsia="tr-TR"/>
        </w:rPr>
        <w:t>&gt;</w:t>
      </w:r>
      <w:proofErr w:type="spellStart"/>
      <w:r w:rsidR="004F4AEE" w:rsidRPr="003432B5">
        <w:rPr>
          <w:rFonts w:ascii="Times New Roman" w:eastAsia="Times New Roman" w:hAnsi="Times New Roman" w:cs="Times New Roman"/>
          <w:noProof w:val="0"/>
          <w:sz w:val="24"/>
          <w:szCs w:val="24"/>
          <w:lang w:eastAsia="tr-TR"/>
        </w:rPr>
        <w:t>Cd</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Table</w:t>
      </w:r>
      <w:proofErr w:type="spellEnd"/>
      <w:r w:rsidRPr="003432B5">
        <w:rPr>
          <w:rFonts w:ascii="Times New Roman" w:eastAsia="Times New Roman" w:hAnsi="Times New Roman" w:cs="Times New Roman"/>
          <w:noProof w:val="0"/>
          <w:sz w:val="24"/>
          <w:szCs w:val="24"/>
          <w:lang w:eastAsia="tr-TR"/>
        </w:rPr>
        <w:t xml:space="preserve"> 2).</w:t>
      </w:r>
      <w:r w:rsidR="00554AFF" w:rsidRPr="003432B5">
        <w:rPr>
          <w:rFonts w:ascii="Times New Roman" w:eastAsia="Times New Roman" w:hAnsi="Times New Roman" w:cs="Times New Roman"/>
          <w:noProof w:val="0"/>
          <w:sz w:val="24"/>
          <w:szCs w:val="24"/>
          <w:lang w:eastAsia="tr-TR"/>
        </w:rPr>
        <w:t xml:space="preserve"> </w:t>
      </w:r>
    </w:p>
    <w:p w14:paraId="000C1D6C" w14:textId="0072A0D8" w:rsidR="003432B5" w:rsidRPr="003432B5" w:rsidRDefault="003432B5" w:rsidP="00604D23">
      <w:pPr>
        <w:spacing w:after="0" w:line="240" w:lineRule="auto"/>
        <w:jc w:val="both"/>
        <w:rPr>
          <w:rFonts w:ascii="Times New Roman" w:eastAsia="Times New Roman" w:hAnsi="Times New Roman" w:cs="Times New Roman"/>
          <w:noProof w:val="0"/>
          <w:sz w:val="24"/>
          <w:szCs w:val="24"/>
          <w:lang w:eastAsia="tr-TR"/>
        </w:rPr>
      </w:pP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levels</w:t>
      </w:r>
      <w:proofErr w:type="spellEnd"/>
      <w:r w:rsidRPr="003432B5">
        <w:rPr>
          <w:rFonts w:ascii="Times New Roman" w:eastAsia="Times New Roman" w:hAnsi="Times New Roman" w:cs="Times New Roman"/>
          <w:noProof w:val="0"/>
          <w:sz w:val="24"/>
          <w:szCs w:val="24"/>
          <w:lang w:eastAsia="tr-TR"/>
        </w:rPr>
        <w:t xml:space="preserve"> of Cr, Fe, </w:t>
      </w:r>
      <w:proofErr w:type="spellStart"/>
      <w:r w:rsidRPr="003432B5">
        <w:rPr>
          <w:rFonts w:ascii="Times New Roman" w:eastAsia="Times New Roman" w:hAnsi="Times New Roman" w:cs="Times New Roman"/>
          <w:noProof w:val="0"/>
          <w:sz w:val="24"/>
          <w:szCs w:val="24"/>
          <w:lang w:eastAsia="tr-TR"/>
        </w:rPr>
        <w:t>Ni</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and</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Zn</w:t>
      </w:r>
      <w:proofErr w:type="spellEnd"/>
      <w:r w:rsidRPr="003432B5">
        <w:rPr>
          <w:rFonts w:ascii="Times New Roman" w:eastAsia="Times New Roman" w:hAnsi="Times New Roman" w:cs="Times New Roman"/>
          <w:noProof w:val="0"/>
          <w:sz w:val="24"/>
          <w:szCs w:val="24"/>
          <w:lang w:eastAsia="tr-TR"/>
        </w:rPr>
        <w:t xml:space="preserve"> in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liver</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tissue</w:t>
      </w:r>
      <w:proofErr w:type="spellEnd"/>
      <w:r w:rsidRPr="003432B5">
        <w:rPr>
          <w:rFonts w:ascii="Times New Roman" w:eastAsia="Times New Roman" w:hAnsi="Times New Roman" w:cs="Times New Roman"/>
          <w:noProof w:val="0"/>
          <w:sz w:val="24"/>
          <w:szCs w:val="24"/>
          <w:lang w:eastAsia="tr-TR"/>
        </w:rPr>
        <w:t xml:space="preserve"> of </w:t>
      </w:r>
      <w:r w:rsidRPr="00E01269">
        <w:rPr>
          <w:rFonts w:ascii="Times New Roman" w:eastAsia="Times New Roman" w:hAnsi="Times New Roman" w:cs="Times New Roman"/>
          <w:i/>
          <w:noProof w:val="0"/>
          <w:sz w:val="24"/>
          <w:szCs w:val="24"/>
          <w:lang w:eastAsia="tr-TR"/>
          <w:rPrChange w:id="235" w:author="Deniz Ergüden" w:date="2024-07-30T13:54:00Z">
            <w:rPr>
              <w:rFonts w:ascii="Times New Roman" w:eastAsia="Times New Roman" w:hAnsi="Times New Roman" w:cs="Times New Roman"/>
              <w:noProof w:val="0"/>
              <w:sz w:val="24"/>
              <w:szCs w:val="24"/>
              <w:lang w:eastAsia="tr-TR"/>
            </w:rPr>
          </w:rPrChange>
        </w:rPr>
        <w:t xml:space="preserve">S. </w:t>
      </w:r>
      <w:proofErr w:type="spellStart"/>
      <w:r w:rsidRPr="00E01269">
        <w:rPr>
          <w:rFonts w:ascii="Times New Roman" w:eastAsia="Times New Roman" w:hAnsi="Times New Roman" w:cs="Times New Roman"/>
          <w:i/>
          <w:noProof w:val="0"/>
          <w:sz w:val="24"/>
          <w:szCs w:val="24"/>
          <w:lang w:eastAsia="tr-TR"/>
          <w:rPrChange w:id="236" w:author="Deniz Ergüden" w:date="2024-07-30T13:54:00Z">
            <w:rPr>
              <w:rFonts w:ascii="Times New Roman" w:eastAsia="Times New Roman" w:hAnsi="Times New Roman" w:cs="Times New Roman"/>
              <w:noProof w:val="0"/>
              <w:sz w:val="24"/>
              <w:szCs w:val="24"/>
              <w:lang w:eastAsia="tr-TR"/>
            </w:rPr>
          </w:rPrChange>
        </w:rPr>
        <w:t>stellaris</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taken</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from</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Iskenderun</w:t>
      </w:r>
      <w:proofErr w:type="spellEnd"/>
      <w:r w:rsidRPr="003432B5">
        <w:rPr>
          <w:rFonts w:ascii="Times New Roman" w:eastAsia="Times New Roman" w:hAnsi="Times New Roman" w:cs="Times New Roman"/>
          <w:noProof w:val="0"/>
          <w:sz w:val="24"/>
          <w:szCs w:val="24"/>
          <w:lang w:eastAsia="tr-TR"/>
        </w:rPr>
        <w:t xml:space="preserve"> Bay </w:t>
      </w:r>
      <w:proofErr w:type="spellStart"/>
      <w:r w:rsidRPr="003432B5">
        <w:rPr>
          <w:rFonts w:ascii="Times New Roman" w:eastAsia="Times New Roman" w:hAnsi="Times New Roman" w:cs="Times New Roman"/>
          <w:noProof w:val="0"/>
          <w:sz w:val="24"/>
          <w:szCs w:val="24"/>
          <w:lang w:eastAsia="tr-TR"/>
        </w:rPr>
        <w:t>did</w:t>
      </w:r>
      <w:proofErr w:type="spellEnd"/>
      <w:r w:rsidRPr="003432B5">
        <w:rPr>
          <w:rFonts w:ascii="Times New Roman" w:eastAsia="Times New Roman" w:hAnsi="Times New Roman" w:cs="Times New Roman"/>
          <w:noProof w:val="0"/>
          <w:sz w:val="24"/>
          <w:szCs w:val="24"/>
          <w:lang w:eastAsia="tr-TR"/>
        </w:rPr>
        <w:t xml:space="preserve"> not </w:t>
      </w:r>
      <w:proofErr w:type="spellStart"/>
      <w:r w:rsidRPr="003432B5">
        <w:rPr>
          <w:rFonts w:ascii="Times New Roman" w:eastAsia="Times New Roman" w:hAnsi="Times New Roman" w:cs="Times New Roman"/>
          <w:noProof w:val="0"/>
          <w:sz w:val="24"/>
          <w:szCs w:val="24"/>
          <w:lang w:eastAsia="tr-TR"/>
        </w:rPr>
        <w:t>exceed</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maximum</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limits</w:t>
      </w:r>
      <w:proofErr w:type="spellEnd"/>
      <w:r w:rsidRPr="003432B5">
        <w:rPr>
          <w:rFonts w:ascii="Times New Roman" w:eastAsia="Times New Roman" w:hAnsi="Times New Roman" w:cs="Times New Roman"/>
          <w:noProof w:val="0"/>
          <w:sz w:val="24"/>
          <w:szCs w:val="24"/>
          <w:lang w:eastAsia="tr-TR"/>
        </w:rPr>
        <w:t xml:space="preserve"> set </w:t>
      </w:r>
      <w:proofErr w:type="spellStart"/>
      <w:r w:rsidRPr="003432B5">
        <w:rPr>
          <w:rFonts w:ascii="Times New Roman" w:eastAsia="Times New Roman" w:hAnsi="Times New Roman" w:cs="Times New Roman"/>
          <w:noProof w:val="0"/>
          <w:sz w:val="24"/>
          <w:szCs w:val="24"/>
          <w:lang w:eastAsia="tr-TR"/>
        </w:rPr>
        <w:t>by</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EU 2005, EPA 1989, WHO 1989, </w:t>
      </w:r>
      <w:proofErr w:type="spellStart"/>
      <w:r w:rsidRPr="003432B5">
        <w:rPr>
          <w:rFonts w:ascii="Times New Roman" w:eastAsia="Times New Roman" w:hAnsi="Times New Roman" w:cs="Times New Roman"/>
          <w:noProof w:val="0"/>
          <w:sz w:val="24"/>
          <w:szCs w:val="24"/>
          <w:lang w:eastAsia="tr-TR"/>
        </w:rPr>
        <w:t>and</w:t>
      </w:r>
      <w:proofErr w:type="spellEnd"/>
      <w:r w:rsidRPr="003432B5">
        <w:rPr>
          <w:rFonts w:ascii="Times New Roman" w:eastAsia="Times New Roman" w:hAnsi="Times New Roman" w:cs="Times New Roman"/>
          <w:noProof w:val="0"/>
          <w:sz w:val="24"/>
          <w:szCs w:val="24"/>
          <w:lang w:eastAsia="tr-TR"/>
        </w:rPr>
        <w:t xml:space="preserve"> TFC 2011 (</w:t>
      </w:r>
      <w:proofErr w:type="spellStart"/>
      <w:r w:rsidRPr="003432B5">
        <w:rPr>
          <w:rFonts w:ascii="Times New Roman" w:eastAsia="Times New Roman" w:hAnsi="Times New Roman" w:cs="Times New Roman"/>
          <w:noProof w:val="0"/>
          <w:sz w:val="24"/>
          <w:szCs w:val="24"/>
          <w:lang w:eastAsia="tr-TR"/>
        </w:rPr>
        <w:t>Table</w:t>
      </w:r>
      <w:proofErr w:type="spellEnd"/>
      <w:r w:rsidRPr="003432B5">
        <w:rPr>
          <w:rFonts w:ascii="Times New Roman" w:eastAsia="Times New Roman" w:hAnsi="Times New Roman" w:cs="Times New Roman"/>
          <w:noProof w:val="0"/>
          <w:sz w:val="24"/>
          <w:szCs w:val="24"/>
          <w:lang w:eastAsia="tr-TR"/>
        </w:rPr>
        <w:t xml:space="preserve"> 2). </w:t>
      </w:r>
      <w:proofErr w:type="spellStart"/>
      <w:r w:rsidRPr="003432B5">
        <w:rPr>
          <w:rFonts w:ascii="Times New Roman" w:eastAsia="Times New Roman" w:hAnsi="Times New Roman" w:cs="Times New Roman"/>
          <w:noProof w:val="0"/>
          <w:sz w:val="24"/>
          <w:szCs w:val="24"/>
          <w:lang w:eastAsia="tr-TR"/>
        </w:rPr>
        <w:t>Therefore</w:t>
      </w:r>
      <w:proofErr w:type="spellEnd"/>
      <w:r w:rsidRPr="003432B5">
        <w:rPr>
          <w:rFonts w:ascii="Times New Roman" w:eastAsia="Times New Roman" w:hAnsi="Times New Roman" w:cs="Times New Roman"/>
          <w:noProof w:val="0"/>
          <w:sz w:val="24"/>
          <w:szCs w:val="24"/>
          <w:lang w:eastAsia="tr-TR"/>
        </w:rPr>
        <w:t xml:space="preserve">, a </w:t>
      </w:r>
      <w:proofErr w:type="spellStart"/>
      <w:r w:rsidRPr="003432B5">
        <w:rPr>
          <w:rFonts w:ascii="Times New Roman" w:eastAsia="Times New Roman" w:hAnsi="Times New Roman" w:cs="Times New Roman"/>
          <w:noProof w:val="0"/>
          <w:sz w:val="24"/>
          <w:szCs w:val="24"/>
          <w:lang w:eastAsia="tr-TR"/>
        </w:rPr>
        <w:t>human</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health</w:t>
      </w:r>
      <w:proofErr w:type="spellEnd"/>
      <w:r w:rsidRPr="003432B5">
        <w:rPr>
          <w:rFonts w:ascii="Times New Roman" w:eastAsia="Times New Roman" w:hAnsi="Times New Roman" w:cs="Times New Roman"/>
          <w:noProof w:val="0"/>
          <w:sz w:val="24"/>
          <w:szCs w:val="24"/>
          <w:lang w:eastAsia="tr-TR"/>
        </w:rPr>
        <w:t xml:space="preserve"> risk </w:t>
      </w:r>
      <w:proofErr w:type="spellStart"/>
      <w:r w:rsidRPr="003432B5">
        <w:rPr>
          <w:rFonts w:ascii="Times New Roman" w:eastAsia="Times New Roman" w:hAnsi="Times New Roman" w:cs="Times New Roman"/>
          <w:noProof w:val="0"/>
          <w:sz w:val="24"/>
          <w:szCs w:val="24"/>
          <w:lang w:eastAsia="tr-TR"/>
        </w:rPr>
        <w:t>assessment</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was</w:t>
      </w:r>
      <w:proofErr w:type="spellEnd"/>
      <w:r w:rsidRPr="003432B5">
        <w:rPr>
          <w:rFonts w:ascii="Times New Roman" w:eastAsia="Times New Roman" w:hAnsi="Times New Roman" w:cs="Times New Roman"/>
          <w:noProof w:val="0"/>
          <w:sz w:val="24"/>
          <w:szCs w:val="24"/>
          <w:lang w:eastAsia="tr-TR"/>
        </w:rPr>
        <w:t xml:space="preserve"> not </w:t>
      </w:r>
      <w:proofErr w:type="gramStart"/>
      <w:r w:rsidRPr="003432B5">
        <w:rPr>
          <w:rFonts w:ascii="Times New Roman" w:eastAsia="Times New Roman" w:hAnsi="Times New Roman" w:cs="Times New Roman"/>
          <w:noProof w:val="0"/>
          <w:sz w:val="24"/>
          <w:szCs w:val="24"/>
          <w:lang w:eastAsia="tr-TR"/>
        </w:rPr>
        <w:t>done</w:t>
      </w:r>
      <w:proofErr w:type="gram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to</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determine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potential</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danger</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associated</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with</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these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metals</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However</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concentrations</w:t>
      </w:r>
      <w:proofErr w:type="spellEnd"/>
      <w:r w:rsidRPr="003432B5">
        <w:rPr>
          <w:rFonts w:ascii="Times New Roman" w:eastAsia="Times New Roman" w:hAnsi="Times New Roman" w:cs="Times New Roman"/>
          <w:noProof w:val="0"/>
          <w:sz w:val="24"/>
          <w:szCs w:val="24"/>
          <w:lang w:eastAsia="tr-TR"/>
        </w:rPr>
        <w:t xml:space="preserve"> of </w:t>
      </w:r>
      <w:proofErr w:type="spellStart"/>
      <w:r w:rsidRPr="003432B5">
        <w:rPr>
          <w:rFonts w:ascii="Times New Roman" w:eastAsia="Times New Roman" w:hAnsi="Times New Roman" w:cs="Times New Roman"/>
          <w:noProof w:val="0"/>
          <w:sz w:val="24"/>
          <w:szCs w:val="24"/>
          <w:lang w:eastAsia="tr-TR"/>
        </w:rPr>
        <w:t>Cd</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and</w:t>
      </w:r>
      <w:proofErr w:type="spellEnd"/>
      <w:r w:rsidRPr="003432B5">
        <w:rPr>
          <w:rFonts w:ascii="Times New Roman" w:eastAsia="Times New Roman" w:hAnsi="Times New Roman" w:cs="Times New Roman"/>
          <w:noProof w:val="0"/>
          <w:sz w:val="24"/>
          <w:szCs w:val="24"/>
          <w:lang w:eastAsia="tr-TR"/>
        </w:rPr>
        <w:t xml:space="preserve"> Pb at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sample</w:t>
      </w:r>
      <w:proofErr w:type="spellEnd"/>
      <w:r w:rsidRPr="003432B5">
        <w:rPr>
          <w:rFonts w:ascii="Times New Roman" w:eastAsia="Times New Roman" w:hAnsi="Times New Roman" w:cs="Times New Roman"/>
          <w:noProof w:val="0"/>
          <w:sz w:val="24"/>
          <w:szCs w:val="24"/>
          <w:lang w:eastAsia="tr-TR"/>
        </w:rPr>
        <w:t xml:space="preserve"> site </w:t>
      </w:r>
      <w:proofErr w:type="spellStart"/>
      <w:r w:rsidRPr="003432B5">
        <w:rPr>
          <w:rFonts w:ascii="Times New Roman" w:eastAsia="Times New Roman" w:hAnsi="Times New Roman" w:cs="Times New Roman"/>
          <w:noProof w:val="0"/>
          <w:sz w:val="24"/>
          <w:szCs w:val="24"/>
          <w:lang w:eastAsia="tr-TR"/>
        </w:rPr>
        <w:t>above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maximum</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limits</w:t>
      </w:r>
      <w:proofErr w:type="spellEnd"/>
      <w:r w:rsidRPr="003432B5">
        <w:rPr>
          <w:rFonts w:ascii="Times New Roman" w:eastAsia="Times New Roman" w:hAnsi="Times New Roman" w:cs="Times New Roman"/>
          <w:noProof w:val="0"/>
          <w:sz w:val="24"/>
          <w:szCs w:val="24"/>
          <w:lang w:eastAsia="tr-TR"/>
        </w:rPr>
        <w:t xml:space="preserve"> set </w:t>
      </w:r>
      <w:proofErr w:type="spellStart"/>
      <w:r w:rsidRPr="003432B5">
        <w:rPr>
          <w:rFonts w:ascii="Times New Roman" w:eastAsia="Times New Roman" w:hAnsi="Times New Roman" w:cs="Times New Roman"/>
          <w:noProof w:val="0"/>
          <w:sz w:val="24"/>
          <w:szCs w:val="24"/>
          <w:lang w:eastAsia="tr-TR"/>
        </w:rPr>
        <w:t>by</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TFC (2011) </w:t>
      </w:r>
      <w:proofErr w:type="spellStart"/>
      <w:r w:rsidRPr="003432B5">
        <w:rPr>
          <w:rFonts w:ascii="Times New Roman" w:eastAsia="Times New Roman" w:hAnsi="Times New Roman" w:cs="Times New Roman"/>
          <w:noProof w:val="0"/>
          <w:sz w:val="24"/>
          <w:szCs w:val="24"/>
          <w:lang w:eastAsia="tr-TR"/>
        </w:rPr>
        <w:t>and</w:t>
      </w:r>
      <w:proofErr w:type="spellEnd"/>
      <w:r w:rsidRPr="003432B5">
        <w:rPr>
          <w:rFonts w:ascii="Times New Roman" w:eastAsia="Times New Roman" w:hAnsi="Times New Roman" w:cs="Times New Roman"/>
          <w:noProof w:val="0"/>
          <w:sz w:val="24"/>
          <w:szCs w:val="24"/>
          <w:lang w:eastAsia="tr-TR"/>
        </w:rPr>
        <w:t xml:space="preserve"> EU (2005), </w:t>
      </w:r>
      <w:proofErr w:type="spellStart"/>
      <w:r w:rsidRPr="003432B5">
        <w:rPr>
          <w:rFonts w:ascii="Times New Roman" w:eastAsia="Times New Roman" w:hAnsi="Times New Roman" w:cs="Times New Roman"/>
          <w:noProof w:val="0"/>
          <w:sz w:val="24"/>
          <w:szCs w:val="24"/>
          <w:lang w:eastAsia="tr-TR"/>
        </w:rPr>
        <w:t>and</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were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significant</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enough</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to</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have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detrimental</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impacts</w:t>
      </w:r>
      <w:proofErr w:type="spellEnd"/>
      <w:r w:rsidRPr="003432B5">
        <w:rPr>
          <w:rFonts w:ascii="Times New Roman" w:eastAsia="Times New Roman" w:hAnsi="Times New Roman" w:cs="Times New Roman"/>
          <w:noProof w:val="0"/>
          <w:sz w:val="24"/>
          <w:szCs w:val="24"/>
          <w:lang w:eastAsia="tr-TR"/>
        </w:rPr>
        <w:t xml:space="preserve"> on </w:t>
      </w:r>
      <w:proofErr w:type="spellStart"/>
      <w:r w:rsidRPr="003432B5">
        <w:rPr>
          <w:rFonts w:ascii="Times New Roman" w:eastAsia="Times New Roman" w:hAnsi="Times New Roman" w:cs="Times New Roman"/>
          <w:noProof w:val="0"/>
          <w:sz w:val="24"/>
          <w:szCs w:val="24"/>
          <w:lang w:eastAsia="tr-TR"/>
        </w:rPr>
        <w:t>coastal</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ecosystems</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Table</w:t>
      </w:r>
      <w:proofErr w:type="spellEnd"/>
      <w:r w:rsidRPr="003432B5">
        <w:rPr>
          <w:rFonts w:ascii="Times New Roman" w:eastAsia="Times New Roman" w:hAnsi="Times New Roman" w:cs="Times New Roman"/>
          <w:noProof w:val="0"/>
          <w:sz w:val="24"/>
          <w:szCs w:val="24"/>
          <w:lang w:eastAsia="tr-TR"/>
        </w:rPr>
        <w:t xml:space="preserve"> 2). </w:t>
      </w:r>
      <w:r w:rsidRPr="003432B5">
        <w:rPr>
          <w:rFonts w:ascii="Times New Roman" w:eastAsia="Times New Roman" w:hAnsi="Times New Roman" w:cs="Times New Roman"/>
          <w:noProof w:val="0"/>
          <w:sz w:val="24"/>
          <w:szCs w:val="24"/>
          <w:lang w:eastAsia="tr-TR"/>
        </w:rPr>
        <w:br/>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results</w:t>
      </w:r>
      <w:proofErr w:type="spellEnd"/>
      <w:r w:rsidRPr="003432B5">
        <w:rPr>
          <w:rFonts w:ascii="Times New Roman" w:eastAsia="Times New Roman" w:hAnsi="Times New Roman" w:cs="Times New Roman"/>
          <w:noProof w:val="0"/>
          <w:sz w:val="24"/>
          <w:szCs w:val="24"/>
          <w:lang w:eastAsia="tr-TR"/>
        </w:rPr>
        <w:t xml:space="preserve"> of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comet</w:t>
      </w:r>
      <w:proofErr w:type="spellEnd"/>
      <w:r w:rsidRPr="003432B5">
        <w:rPr>
          <w:rFonts w:ascii="Times New Roman" w:eastAsia="Times New Roman" w:hAnsi="Times New Roman" w:cs="Times New Roman"/>
          <w:noProof w:val="0"/>
          <w:sz w:val="24"/>
          <w:szCs w:val="24"/>
          <w:lang w:eastAsia="tr-TR"/>
        </w:rPr>
        <w:t xml:space="preserve"> test </w:t>
      </w:r>
      <w:proofErr w:type="spellStart"/>
      <w:r w:rsidRPr="003432B5">
        <w:rPr>
          <w:rFonts w:ascii="Times New Roman" w:eastAsia="Times New Roman" w:hAnsi="Times New Roman" w:cs="Times New Roman"/>
          <w:noProof w:val="0"/>
          <w:sz w:val="24"/>
          <w:szCs w:val="24"/>
          <w:lang w:eastAsia="tr-TR"/>
        </w:rPr>
        <w:t>conducted</w:t>
      </w:r>
      <w:proofErr w:type="spellEnd"/>
      <w:r w:rsidRPr="003432B5">
        <w:rPr>
          <w:rFonts w:ascii="Times New Roman" w:eastAsia="Times New Roman" w:hAnsi="Times New Roman" w:cs="Times New Roman"/>
          <w:noProof w:val="0"/>
          <w:sz w:val="24"/>
          <w:szCs w:val="24"/>
          <w:lang w:eastAsia="tr-TR"/>
        </w:rPr>
        <w:t xml:space="preserve"> on </w:t>
      </w:r>
      <w:r w:rsidRPr="00E01269">
        <w:rPr>
          <w:rFonts w:ascii="Times New Roman" w:eastAsia="Times New Roman" w:hAnsi="Times New Roman" w:cs="Times New Roman"/>
          <w:i/>
          <w:noProof w:val="0"/>
          <w:sz w:val="24"/>
          <w:szCs w:val="24"/>
          <w:lang w:eastAsia="tr-TR"/>
          <w:rPrChange w:id="237" w:author="Deniz Ergüden" w:date="2024-07-30T13:54:00Z">
            <w:rPr>
              <w:rFonts w:ascii="Times New Roman" w:eastAsia="Times New Roman" w:hAnsi="Times New Roman" w:cs="Times New Roman"/>
              <w:noProof w:val="0"/>
              <w:sz w:val="24"/>
              <w:szCs w:val="24"/>
              <w:lang w:eastAsia="tr-TR"/>
            </w:rPr>
          </w:rPrChange>
        </w:rPr>
        <w:t xml:space="preserve">S. </w:t>
      </w:r>
      <w:proofErr w:type="spellStart"/>
      <w:r w:rsidRPr="00E01269">
        <w:rPr>
          <w:rFonts w:ascii="Times New Roman" w:eastAsia="Times New Roman" w:hAnsi="Times New Roman" w:cs="Times New Roman"/>
          <w:i/>
          <w:noProof w:val="0"/>
          <w:sz w:val="24"/>
          <w:szCs w:val="24"/>
          <w:lang w:eastAsia="tr-TR"/>
          <w:rPrChange w:id="238" w:author="Deniz Ergüden" w:date="2024-07-30T13:54:00Z">
            <w:rPr>
              <w:rFonts w:ascii="Times New Roman" w:eastAsia="Times New Roman" w:hAnsi="Times New Roman" w:cs="Times New Roman"/>
              <w:noProof w:val="0"/>
              <w:sz w:val="24"/>
              <w:szCs w:val="24"/>
              <w:lang w:eastAsia="tr-TR"/>
            </w:rPr>
          </w:rPrChange>
        </w:rPr>
        <w:t>stellaris</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which</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measured</w:t>
      </w:r>
      <w:proofErr w:type="spellEnd"/>
      <w:r w:rsidRPr="003432B5">
        <w:rPr>
          <w:rFonts w:ascii="Times New Roman" w:eastAsia="Times New Roman" w:hAnsi="Times New Roman" w:cs="Times New Roman"/>
          <w:noProof w:val="0"/>
          <w:sz w:val="24"/>
          <w:szCs w:val="24"/>
          <w:lang w:eastAsia="tr-TR"/>
        </w:rPr>
        <w:t xml:space="preserve"> DNA </w:t>
      </w:r>
      <w:proofErr w:type="spellStart"/>
      <w:r w:rsidRPr="003432B5">
        <w:rPr>
          <w:rFonts w:ascii="Times New Roman" w:eastAsia="Times New Roman" w:hAnsi="Times New Roman" w:cs="Times New Roman"/>
          <w:noProof w:val="0"/>
          <w:sz w:val="24"/>
          <w:szCs w:val="24"/>
          <w:lang w:eastAsia="tr-TR"/>
        </w:rPr>
        <w:t>damage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were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provided</w:t>
      </w:r>
      <w:proofErr w:type="spellEnd"/>
      <w:r w:rsidRPr="003432B5">
        <w:rPr>
          <w:rFonts w:ascii="Times New Roman" w:eastAsia="Times New Roman" w:hAnsi="Times New Roman" w:cs="Times New Roman"/>
          <w:noProof w:val="0"/>
          <w:sz w:val="24"/>
          <w:szCs w:val="24"/>
          <w:lang w:eastAsia="tr-TR"/>
        </w:rPr>
        <w:t xml:space="preserve"> in </w:t>
      </w:r>
      <w:proofErr w:type="spellStart"/>
      <w:r w:rsidRPr="003432B5">
        <w:rPr>
          <w:rFonts w:ascii="Times New Roman" w:eastAsia="Times New Roman" w:hAnsi="Times New Roman" w:cs="Times New Roman"/>
          <w:noProof w:val="0"/>
          <w:sz w:val="24"/>
          <w:szCs w:val="24"/>
          <w:lang w:eastAsia="tr-TR"/>
        </w:rPr>
        <w:t>Table</w:t>
      </w:r>
      <w:proofErr w:type="spellEnd"/>
      <w:r w:rsidRPr="003432B5">
        <w:rPr>
          <w:rFonts w:ascii="Times New Roman" w:eastAsia="Times New Roman" w:hAnsi="Times New Roman" w:cs="Times New Roman"/>
          <w:noProof w:val="0"/>
          <w:sz w:val="24"/>
          <w:szCs w:val="24"/>
          <w:lang w:eastAsia="tr-TR"/>
        </w:rPr>
        <w:t xml:space="preserve"> 3.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table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includes</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percentage</w:t>
      </w:r>
      <w:proofErr w:type="spellEnd"/>
      <w:r w:rsidRPr="003432B5">
        <w:rPr>
          <w:rFonts w:ascii="Times New Roman" w:eastAsia="Times New Roman" w:hAnsi="Times New Roman" w:cs="Times New Roman"/>
          <w:noProof w:val="0"/>
          <w:sz w:val="24"/>
          <w:szCs w:val="24"/>
          <w:lang w:eastAsia="tr-TR"/>
        </w:rPr>
        <w:t xml:space="preserve"> of </w:t>
      </w:r>
      <w:proofErr w:type="spellStart"/>
      <w:r w:rsidRPr="003432B5">
        <w:rPr>
          <w:rFonts w:ascii="Times New Roman" w:eastAsia="Times New Roman" w:hAnsi="Times New Roman" w:cs="Times New Roman"/>
          <w:noProof w:val="0"/>
          <w:sz w:val="24"/>
          <w:szCs w:val="24"/>
          <w:lang w:eastAsia="tr-TR"/>
        </w:rPr>
        <w:t>damage</w:t>
      </w:r>
      <w:proofErr w:type="spellEnd"/>
      <w:r w:rsidRPr="003432B5">
        <w:rPr>
          <w:rFonts w:ascii="Times New Roman" w:eastAsia="Times New Roman" w:hAnsi="Times New Roman" w:cs="Times New Roman"/>
          <w:noProof w:val="0"/>
          <w:sz w:val="24"/>
          <w:szCs w:val="24"/>
          <w:lang w:eastAsia="tr-TR"/>
        </w:rPr>
        <w:t xml:space="preserve"> (DF), </w:t>
      </w:r>
      <w:proofErr w:type="spellStart"/>
      <w:r w:rsidRPr="003432B5">
        <w:rPr>
          <w:rFonts w:ascii="Times New Roman" w:eastAsia="Times New Roman" w:hAnsi="Times New Roman" w:cs="Times New Roman"/>
          <w:noProof w:val="0"/>
          <w:sz w:val="24"/>
          <w:szCs w:val="24"/>
          <w:lang w:eastAsia="tr-TR"/>
        </w:rPr>
        <w:t>arbitrary</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unit</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values</w:t>
      </w:r>
      <w:proofErr w:type="spellEnd"/>
      <w:r w:rsidRPr="003432B5">
        <w:rPr>
          <w:rFonts w:ascii="Times New Roman" w:eastAsia="Times New Roman" w:hAnsi="Times New Roman" w:cs="Times New Roman"/>
          <w:noProof w:val="0"/>
          <w:sz w:val="24"/>
          <w:szCs w:val="24"/>
          <w:lang w:eastAsia="tr-TR"/>
        </w:rPr>
        <w:t xml:space="preserve"> (AU), </w:t>
      </w:r>
      <w:proofErr w:type="spellStart"/>
      <w:r w:rsidRPr="003432B5">
        <w:rPr>
          <w:rFonts w:ascii="Times New Roman" w:eastAsia="Times New Roman" w:hAnsi="Times New Roman" w:cs="Times New Roman"/>
          <w:noProof w:val="0"/>
          <w:sz w:val="24"/>
          <w:szCs w:val="24"/>
          <w:lang w:eastAsia="tr-TR"/>
        </w:rPr>
        <w:t>and</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genetic</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damage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index</w:t>
      </w:r>
      <w:proofErr w:type="spellEnd"/>
      <w:r w:rsidRPr="003432B5">
        <w:rPr>
          <w:rFonts w:ascii="Times New Roman" w:eastAsia="Times New Roman" w:hAnsi="Times New Roman" w:cs="Times New Roman"/>
          <w:noProof w:val="0"/>
          <w:sz w:val="24"/>
          <w:szCs w:val="24"/>
          <w:lang w:eastAsia="tr-TR"/>
        </w:rPr>
        <w:t xml:space="preserve"> (GDI/%).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incidence</w:t>
      </w:r>
      <w:proofErr w:type="spellEnd"/>
      <w:r w:rsidRPr="003432B5">
        <w:rPr>
          <w:rFonts w:ascii="Times New Roman" w:eastAsia="Times New Roman" w:hAnsi="Times New Roman" w:cs="Times New Roman"/>
          <w:noProof w:val="0"/>
          <w:sz w:val="24"/>
          <w:szCs w:val="24"/>
          <w:lang w:eastAsia="tr-TR"/>
        </w:rPr>
        <w:t xml:space="preserve"> of DNA </w:t>
      </w:r>
      <w:proofErr w:type="spellStart"/>
      <w:r w:rsidRPr="003432B5">
        <w:rPr>
          <w:rFonts w:ascii="Times New Roman" w:eastAsia="Times New Roman" w:hAnsi="Times New Roman" w:cs="Times New Roman"/>
          <w:noProof w:val="0"/>
          <w:sz w:val="24"/>
          <w:szCs w:val="24"/>
          <w:lang w:eastAsia="tr-TR"/>
        </w:rPr>
        <w:t>damage</w:t>
      </w:r>
      <w:proofErr w:type="spellEnd"/>
      <w:r w:rsidRPr="003432B5">
        <w:rPr>
          <w:rFonts w:ascii="Times New Roman" w:eastAsia="Times New Roman" w:hAnsi="Times New Roman" w:cs="Times New Roman"/>
          <w:noProof w:val="0"/>
          <w:sz w:val="24"/>
          <w:szCs w:val="24"/>
          <w:lang w:eastAsia="tr-TR"/>
        </w:rPr>
        <w:t xml:space="preserve"> in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gill</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and</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liver</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cells</w:t>
      </w:r>
      <w:proofErr w:type="spellEnd"/>
      <w:r w:rsidRPr="003432B5">
        <w:rPr>
          <w:rFonts w:ascii="Times New Roman" w:eastAsia="Times New Roman" w:hAnsi="Times New Roman" w:cs="Times New Roman"/>
          <w:noProof w:val="0"/>
          <w:sz w:val="24"/>
          <w:szCs w:val="24"/>
          <w:lang w:eastAsia="tr-TR"/>
        </w:rPr>
        <w:t xml:space="preserve"> of </w:t>
      </w:r>
      <w:proofErr w:type="spellStart"/>
      <w:r w:rsidRPr="003432B5">
        <w:rPr>
          <w:rFonts w:ascii="Times New Roman" w:eastAsia="Times New Roman" w:hAnsi="Times New Roman" w:cs="Times New Roman"/>
          <w:noProof w:val="0"/>
          <w:sz w:val="24"/>
          <w:szCs w:val="24"/>
          <w:lang w:eastAsia="tr-TR"/>
        </w:rPr>
        <w:t>the</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nursehound</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shark</w:t>
      </w:r>
      <w:proofErr w:type="spellEnd"/>
      <w:r w:rsidRPr="003432B5">
        <w:rPr>
          <w:rFonts w:ascii="Times New Roman" w:eastAsia="Times New Roman" w:hAnsi="Times New Roman" w:cs="Times New Roman"/>
          <w:noProof w:val="0"/>
          <w:sz w:val="24"/>
          <w:szCs w:val="24"/>
          <w:lang w:eastAsia="tr-TR"/>
        </w:rPr>
        <w:t xml:space="preserve"> </w:t>
      </w:r>
      <w:proofErr w:type="spellStart"/>
      <w:r w:rsidRPr="003432B5">
        <w:rPr>
          <w:rFonts w:ascii="Times New Roman" w:eastAsia="Times New Roman" w:hAnsi="Times New Roman" w:cs="Times New Roman"/>
          <w:noProof w:val="0"/>
          <w:sz w:val="24"/>
          <w:szCs w:val="24"/>
          <w:lang w:eastAsia="tr-TR"/>
        </w:rPr>
        <w:t>was</w:t>
      </w:r>
      <w:proofErr w:type="spellEnd"/>
      <w:r w:rsidRPr="003432B5">
        <w:rPr>
          <w:rFonts w:ascii="Times New Roman" w:eastAsia="Times New Roman" w:hAnsi="Times New Roman" w:cs="Times New Roman"/>
          <w:noProof w:val="0"/>
          <w:sz w:val="24"/>
          <w:szCs w:val="24"/>
          <w:lang w:eastAsia="tr-TR"/>
        </w:rPr>
        <w:t xml:space="preserve"> 62.332±4.041% </w:t>
      </w:r>
      <w:proofErr w:type="spellStart"/>
      <w:r w:rsidRPr="003432B5">
        <w:rPr>
          <w:rFonts w:ascii="Times New Roman" w:eastAsia="Times New Roman" w:hAnsi="Times New Roman" w:cs="Times New Roman"/>
          <w:noProof w:val="0"/>
          <w:sz w:val="24"/>
          <w:szCs w:val="24"/>
          <w:lang w:eastAsia="tr-TR"/>
        </w:rPr>
        <w:t>and</w:t>
      </w:r>
      <w:proofErr w:type="spellEnd"/>
      <w:r w:rsidRPr="003432B5">
        <w:rPr>
          <w:rFonts w:ascii="Times New Roman" w:eastAsia="Times New Roman" w:hAnsi="Times New Roman" w:cs="Times New Roman"/>
          <w:noProof w:val="0"/>
          <w:sz w:val="24"/>
          <w:szCs w:val="24"/>
          <w:lang w:eastAsia="tr-TR"/>
        </w:rPr>
        <w:t xml:space="preserve"> 56.332±1.528%, </w:t>
      </w:r>
      <w:proofErr w:type="spellStart"/>
      <w:r w:rsidRPr="003432B5">
        <w:rPr>
          <w:rFonts w:ascii="Times New Roman" w:eastAsia="Times New Roman" w:hAnsi="Times New Roman" w:cs="Times New Roman"/>
          <w:noProof w:val="0"/>
          <w:sz w:val="24"/>
          <w:szCs w:val="24"/>
          <w:lang w:eastAsia="tr-TR"/>
        </w:rPr>
        <w:t>respectively</w:t>
      </w:r>
      <w:proofErr w:type="spellEnd"/>
      <w:r w:rsidRPr="003432B5">
        <w:rPr>
          <w:rFonts w:ascii="Times New Roman" w:eastAsia="Times New Roman" w:hAnsi="Times New Roman" w:cs="Times New Roman"/>
          <w:noProof w:val="0"/>
          <w:sz w:val="24"/>
          <w:szCs w:val="24"/>
          <w:lang w:eastAsia="tr-TR"/>
        </w:rPr>
        <w:t xml:space="preserve">. </w:t>
      </w:r>
      <w:r w:rsidRPr="003432B5">
        <w:rPr>
          <w:rFonts w:ascii="Times New Roman" w:hAnsi="Times New Roman" w:cs="Times New Roman"/>
          <w:color w:val="252525"/>
          <w:sz w:val="24"/>
          <w:szCs w:val="24"/>
          <w:shd w:val="clear" w:color="auto" w:fill="FFFFFF"/>
        </w:rPr>
        <w:t>The gill tissue had a higher frequency of damage than the liver tissue (Table 3)</w:t>
      </w:r>
      <w:r>
        <w:rPr>
          <w:rFonts w:ascii="Times New Roman" w:hAnsi="Times New Roman" w:cs="Times New Roman"/>
          <w:color w:val="252525"/>
          <w:sz w:val="24"/>
          <w:szCs w:val="24"/>
          <w:shd w:val="clear" w:color="auto" w:fill="FFFFFF"/>
        </w:rPr>
        <w:t>.</w:t>
      </w:r>
    </w:p>
    <w:p w14:paraId="44100994" w14:textId="77777777" w:rsidR="003432B5" w:rsidRPr="0081318D" w:rsidRDefault="003432B5" w:rsidP="00604D23">
      <w:pPr>
        <w:spacing w:line="240" w:lineRule="auto"/>
        <w:jc w:val="both"/>
        <w:rPr>
          <w:rFonts w:ascii="Times New Roman" w:eastAsia="Calibri" w:hAnsi="Times New Roman" w:cs="Times New Roman"/>
          <w:sz w:val="24"/>
          <w:szCs w:val="24"/>
          <w:shd w:val="clear" w:color="auto" w:fill="FFFFFF"/>
        </w:rPr>
      </w:pPr>
    </w:p>
    <w:p w14:paraId="0B5A5A51" w14:textId="59EB3DFC" w:rsidR="005B5D05" w:rsidRPr="00885800" w:rsidRDefault="005B5D05" w:rsidP="00604D23">
      <w:pPr>
        <w:spacing w:line="240" w:lineRule="auto"/>
        <w:jc w:val="both"/>
        <w:rPr>
          <w:rFonts w:ascii="Times New Roman" w:hAnsi="Times New Roman" w:cs="Times New Roman"/>
          <w:b/>
          <w:bCs/>
          <w:sz w:val="24"/>
          <w:szCs w:val="24"/>
        </w:rPr>
      </w:pPr>
      <w:r w:rsidRPr="00885800">
        <w:rPr>
          <w:rFonts w:ascii="Times New Roman" w:hAnsi="Times New Roman" w:cs="Times New Roman"/>
          <w:bCs/>
          <w:sz w:val="24"/>
          <w:szCs w:val="24"/>
        </w:rPr>
        <w:t xml:space="preserve">Table 3. </w:t>
      </w:r>
      <w:r w:rsidRPr="00885800">
        <w:rPr>
          <w:rFonts w:ascii="Times New Roman" w:hAnsi="Times New Roman" w:cs="Times New Roman"/>
          <w:sz w:val="24"/>
          <w:szCs w:val="24"/>
        </w:rPr>
        <w:t xml:space="preserve">Means and </w:t>
      </w:r>
      <w:ins w:id="239" w:author="Deniz Ergüden" w:date="2024-07-30T13:54:00Z">
        <w:r w:rsidR="00E01269">
          <w:rPr>
            <w:rFonts w:ascii="Times New Roman" w:hAnsi="Times New Roman" w:cs="Times New Roman"/>
            <w:sz w:val="24"/>
            <w:szCs w:val="24"/>
          </w:rPr>
          <w:t>S</w:t>
        </w:r>
      </w:ins>
      <w:del w:id="240" w:author="Deniz Ergüden" w:date="2024-07-30T13:54:00Z">
        <w:r w:rsidRPr="00885800" w:rsidDel="00E01269">
          <w:rPr>
            <w:rFonts w:ascii="Times New Roman" w:hAnsi="Times New Roman" w:cs="Times New Roman"/>
            <w:sz w:val="24"/>
            <w:szCs w:val="24"/>
          </w:rPr>
          <w:delText>s</w:delText>
        </w:r>
      </w:del>
      <w:r w:rsidRPr="00885800">
        <w:rPr>
          <w:rFonts w:ascii="Times New Roman" w:hAnsi="Times New Roman" w:cs="Times New Roman"/>
          <w:sz w:val="24"/>
          <w:szCs w:val="24"/>
        </w:rPr>
        <w:t xml:space="preserve">tandard deviations of DNA damage in the gill and liver cells of </w:t>
      </w:r>
      <w:r w:rsidR="001D00F6" w:rsidRPr="007826F7">
        <w:rPr>
          <w:rFonts w:ascii="Times New Roman" w:hAnsi="Times New Roman" w:cs="Times New Roman"/>
          <w:bCs/>
          <w:i/>
          <w:sz w:val="24"/>
          <w:szCs w:val="24"/>
        </w:rPr>
        <w:t>S</w:t>
      </w:r>
      <w:r w:rsidR="001D00F6">
        <w:rPr>
          <w:rFonts w:ascii="Times New Roman" w:hAnsi="Times New Roman" w:cs="Times New Roman"/>
          <w:bCs/>
          <w:i/>
          <w:sz w:val="24"/>
          <w:szCs w:val="24"/>
        </w:rPr>
        <w:t>.</w:t>
      </w:r>
      <w:r w:rsidR="001D00F6" w:rsidRPr="007826F7">
        <w:rPr>
          <w:rFonts w:ascii="Times New Roman" w:hAnsi="Times New Roman" w:cs="Times New Roman"/>
          <w:bCs/>
          <w:i/>
          <w:sz w:val="24"/>
          <w:szCs w:val="24"/>
        </w:rPr>
        <w:t xml:space="preserve"> stellaris</w:t>
      </w:r>
      <w:r w:rsidR="001D00F6" w:rsidRPr="007826F7">
        <w:rPr>
          <w:rFonts w:ascii="Times New Roman" w:hAnsi="Times New Roman" w:cs="Times New Roman"/>
          <w:sz w:val="24"/>
          <w:szCs w:val="24"/>
          <w:lang w:val="en-GB"/>
        </w:rPr>
        <w:t xml:space="preserve"> </w:t>
      </w:r>
      <w:r w:rsidRPr="00885800">
        <w:rPr>
          <w:rFonts w:ascii="Times New Roman" w:hAnsi="Times New Roman" w:cs="Times New Roman"/>
          <w:iCs/>
          <w:sz w:val="24"/>
          <w:szCs w:val="24"/>
        </w:rPr>
        <w:t xml:space="preserve">obtained </w:t>
      </w:r>
      <w:r w:rsidRPr="00885800">
        <w:rPr>
          <w:rFonts w:ascii="Times New Roman" w:hAnsi="Times New Roman" w:cs="Times New Roman"/>
          <w:sz w:val="24"/>
          <w:szCs w:val="24"/>
        </w:rPr>
        <w:t>from the Iskenderun Bay (n=</w:t>
      </w:r>
      <w:r w:rsidR="00885800">
        <w:rPr>
          <w:rFonts w:ascii="Times New Roman" w:hAnsi="Times New Roman" w:cs="Times New Roman"/>
          <w:sz w:val="24"/>
          <w:szCs w:val="24"/>
        </w:rPr>
        <w:t>10</w:t>
      </w:r>
      <w:r w:rsidRPr="00885800">
        <w:rPr>
          <w:rFonts w:ascii="Times New Roman" w:hAnsi="Times New Roman" w:cs="Times New Roman"/>
          <w:sz w:val="24"/>
          <w:szCs w:val="24"/>
        </w:rPr>
        <w:t>).</w:t>
      </w:r>
      <w:r w:rsidR="007A37DC" w:rsidRPr="00885800">
        <w:rPr>
          <w:rFonts w:ascii="Times New Roman" w:hAnsi="Times New Roman" w:cs="Times New Roman"/>
          <w:sz w:val="24"/>
          <w:szCs w:val="24"/>
        </w:rPr>
        <w:t xml:space="preserve"> </w:t>
      </w:r>
    </w:p>
    <w:tbl>
      <w:tblPr>
        <w:tblpPr w:leftFromText="141" w:rightFromText="141" w:vertAnchor="text" w:horzAnchor="margin" w:tblpXSpec="center" w:tblpY="238"/>
        <w:tblW w:w="9237" w:type="dxa"/>
        <w:tblLayout w:type="fixed"/>
        <w:tblLook w:val="04A0" w:firstRow="1" w:lastRow="0" w:firstColumn="1" w:lastColumn="0" w:noHBand="0" w:noVBand="1"/>
      </w:tblPr>
      <w:tblGrid>
        <w:gridCol w:w="1985"/>
        <w:gridCol w:w="2413"/>
        <w:gridCol w:w="1981"/>
        <w:gridCol w:w="2858"/>
      </w:tblGrid>
      <w:tr w:rsidR="005B5D05" w:rsidRPr="00BB3335" w14:paraId="5814292D" w14:textId="77777777" w:rsidTr="00332BDF">
        <w:trPr>
          <w:trHeight w:val="434"/>
        </w:trPr>
        <w:tc>
          <w:tcPr>
            <w:tcW w:w="1985" w:type="dxa"/>
            <w:tcBorders>
              <w:top w:val="single" w:sz="4" w:space="0" w:color="auto"/>
              <w:bottom w:val="single" w:sz="4" w:space="0" w:color="auto"/>
            </w:tcBorders>
          </w:tcPr>
          <w:p w14:paraId="24478EF9" w14:textId="77777777" w:rsidR="005B5D05" w:rsidRPr="00BB3335" w:rsidRDefault="005B5D05" w:rsidP="00604D23">
            <w:pPr>
              <w:spacing w:line="240" w:lineRule="auto"/>
              <w:rPr>
                <w:rFonts w:ascii="Times New Roman" w:hAnsi="Times New Roman" w:cs="Times New Roman"/>
                <w:b/>
                <w:sz w:val="18"/>
                <w:szCs w:val="18"/>
              </w:rPr>
            </w:pPr>
            <w:r w:rsidRPr="00BB3335">
              <w:rPr>
                <w:rFonts w:ascii="Times New Roman" w:hAnsi="Times New Roman" w:cs="Times New Roman"/>
                <w:b/>
                <w:sz w:val="18"/>
                <w:szCs w:val="18"/>
              </w:rPr>
              <w:t>Fish/Tissues</w:t>
            </w:r>
          </w:p>
        </w:tc>
        <w:tc>
          <w:tcPr>
            <w:tcW w:w="2413" w:type="dxa"/>
            <w:tcBorders>
              <w:top w:val="single" w:sz="4" w:space="0" w:color="auto"/>
              <w:bottom w:val="single" w:sz="4" w:space="0" w:color="auto"/>
            </w:tcBorders>
          </w:tcPr>
          <w:p w14:paraId="6844AD1D" w14:textId="77777777" w:rsidR="005B5D05" w:rsidRPr="00BB3335" w:rsidRDefault="005B5D05" w:rsidP="00604D23">
            <w:pPr>
              <w:spacing w:line="240" w:lineRule="auto"/>
              <w:jc w:val="center"/>
              <w:rPr>
                <w:rFonts w:ascii="Times New Roman" w:hAnsi="Times New Roman" w:cs="Times New Roman"/>
                <w:b/>
                <w:sz w:val="18"/>
                <w:szCs w:val="18"/>
              </w:rPr>
            </w:pPr>
            <w:r w:rsidRPr="00BB3335">
              <w:rPr>
                <w:rFonts w:ascii="Times New Roman" w:hAnsi="Times New Roman" w:cs="Times New Roman"/>
                <w:b/>
                <w:sz w:val="18"/>
                <w:szCs w:val="18"/>
              </w:rPr>
              <w:t>Damage Frequency (%)</w:t>
            </w:r>
          </w:p>
        </w:tc>
        <w:tc>
          <w:tcPr>
            <w:tcW w:w="1981" w:type="dxa"/>
            <w:tcBorders>
              <w:top w:val="single" w:sz="4" w:space="0" w:color="auto"/>
              <w:bottom w:val="single" w:sz="4" w:space="0" w:color="auto"/>
            </w:tcBorders>
          </w:tcPr>
          <w:p w14:paraId="2DB21664" w14:textId="77777777" w:rsidR="005B5D05" w:rsidRPr="00BB3335" w:rsidRDefault="005B5D05" w:rsidP="00604D23">
            <w:pPr>
              <w:spacing w:line="240" w:lineRule="auto"/>
              <w:jc w:val="center"/>
              <w:rPr>
                <w:rFonts w:ascii="Times New Roman" w:hAnsi="Times New Roman" w:cs="Times New Roman"/>
                <w:b/>
                <w:sz w:val="18"/>
                <w:szCs w:val="18"/>
              </w:rPr>
            </w:pPr>
            <w:r w:rsidRPr="00BB3335">
              <w:rPr>
                <w:rFonts w:ascii="Times New Roman" w:hAnsi="Times New Roman" w:cs="Times New Roman"/>
                <w:b/>
                <w:sz w:val="18"/>
                <w:szCs w:val="18"/>
              </w:rPr>
              <w:t>Arbitrary Unit (AU)</w:t>
            </w:r>
          </w:p>
        </w:tc>
        <w:tc>
          <w:tcPr>
            <w:tcW w:w="2858" w:type="dxa"/>
            <w:tcBorders>
              <w:top w:val="single" w:sz="4" w:space="0" w:color="auto"/>
              <w:bottom w:val="single" w:sz="4" w:space="0" w:color="auto"/>
            </w:tcBorders>
          </w:tcPr>
          <w:p w14:paraId="2411C08A" w14:textId="77777777" w:rsidR="005B5D05" w:rsidRPr="00BB3335" w:rsidRDefault="005B5D05" w:rsidP="00604D23">
            <w:pPr>
              <w:spacing w:line="240" w:lineRule="auto"/>
              <w:jc w:val="center"/>
              <w:rPr>
                <w:rFonts w:ascii="Times New Roman" w:hAnsi="Times New Roman" w:cs="Times New Roman"/>
                <w:b/>
                <w:sz w:val="18"/>
                <w:szCs w:val="18"/>
              </w:rPr>
            </w:pPr>
            <w:r w:rsidRPr="00BB3335">
              <w:rPr>
                <w:rFonts w:ascii="Times New Roman" w:hAnsi="Times New Roman" w:cs="Times New Roman"/>
                <w:b/>
                <w:sz w:val="18"/>
                <w:szCs w:val="18"/>
              </w:rPr>
              <w:t>Genetic Damage Index (%)</w:t>
            </w:r>
          </w:p>
        </w:tc>
      </w:tr>
      <w:tr w:rsidR="005B5D05" w:rsidRPr="00BB3335" w14:paraId="3510E7D9" w14:textId="77777777" w:rsidTr="00332BDF">
        <w:trPr>
          <w:trHeight w:val="257"/>
        </w:trPr>
        <w:tc>
          <w:tcPr>
            <w:tcW w:w="1985" w:type="dxa"/>
          </w:tcPr>
          <w:p w14:paraId="187C8249" w14:textId="77777777" w:rsidR="005B5D05" w:rsidRPr="00BB3335" w:rsidRDefault="005B5D05" w:rsidP="00604D23">
            <w:pPr>
              <w:spacing w:line="240" w:lineRule="auto"/>
              <w:rPr>
                <w:rFonts w:ascii="Times New Roman" w:hAnsi="Times New Roman" w:cs="Times New Roman"/>
                <w:b/>
                <w:i/>
                <w:iCs/>
                <w:sz w:val="18"/>
                <w:szCs w:val="18"/>
              </w:rPr>
            </w:pPr>
            <w:r w:rsidRPr="00BB3335">
              <w:rPr>
                <w:rFonts w:ascii="Times New Roman" w:hAnsi="Times New Roman" w:cs="Times New Roman"/>
                <w:b/>
                <w:i/>
                <w:iCs/>
                <w:sz w:val="18"/>
                <w:szCs w:val="18"/>
              </w:rPr>
              <w:t>S. stellaris/Gill</w:t>
            </w:r>
          </w:p>
        </w:tc>
        <w:tc>
          <w:tcPr>
            <w:tcW w:w="2413" w:type="dxa"/>
          </w:tcPr>
          <w:p w14:paraId="7B9EE350" w14:textId="77777777" w:rsidR="005B5D05" w:rsidRPr="00BB3335" w:rsidRDefault="005B5D05" w:rsidP="00604D23">
            <w:pPr>
              <w:spacing w:line="240" w:lineRule="auto"/>
              <w:jc w:val="center"/>
              <w:rPr>
                <w:rFonts w:ascii="Times New Roman" w:hAnsi="Times New Roman" w:cs="Times New Roman"/>
                <w:sz w:val="18"/>
                <w:szCs w:val="18"/>
                <w:vertAlign w:val="superscript"/>
              </w:rPr>
            </w:pPr>
            <w:r w:rsidRPr="00BB3335">
              <w:rPr>
                <w:rFonts w:ascii="Times New Roman" w:hAnsi="Times New Roman" w:cs="Times New Roman"/>
                <w:sz w:val="18"/>
                <w:szCs w:val="18"/>
              </w:rPr>
              <w:t>62.332±4.041</w:t>
            </w:r>
          </w:p>
        </w:tc>
        <w:tc>
          <w:tcPr>
            <w:tcW w:w="1981" w:type="dxa"/>
            <w:shd w:val="clear" w:color="auto" w:fill="FFFFFF" w:themeFill="background1"/>
          </w:tcPr>
          <w:p w14:paraId="19836821" w14:textId="77777777" w:rsidR="005B5D05" w:rsidRPr="00BB3335" w:rsidRDefault="005B5D05" w:rsidP="00604D23">
            <w:pPr>
              <w:spacing w:line="240" w:lineRule="auto"/>
              <w:jc w:val="center"/>
              <w:rPr>
                <w:rFonts w:ascii="Times New Roman" w:hAnsi="Times New Roman" w:cs="Times New Roman"/>
                <w:sz w:val="18"/>
                <w:szCs w:val="18"/>
                <w:vertAlign w:val="superscript"/>
              </w:rPr>
            </w:pPr>
            <w:r w:rsidRPr="00BB3335">
              <w:rPr>
                <w:rFonts w:ascii="Times New Roman" w:hAnsi="Times New Roman" w:cs="Times New Roman"/>
                <w:sz w:val="18"/>
                <w:szCs w:val="18"/>
              </w:rPr>
              <w:t>146.667±13.317</w:t>
            </w:r>
          </w:p>
        </w:tc>
        <w:tc>
          <w:tcPr>
            <w:tcW w:w="2858" w:type="dxa"/>
            <w:shd w:val="clear" w:color="auto" w:fill="FFFFFF" w:themeFill="background1"/>
          </w:tcPr>
          <w:p w14:paraId="613E7B66" w14:textId="77777777" w:rsidR="005B5D05" w:rsidRPr="00BB3335" w:rsidRDefault="005B5D05" w:rsidP="00604D23">
            <w:pPr>
              <w:spacing w:line="240" w:lineRule="auto"/>
              <w:jc w:val="center"/>
              <w:rPr>
                <w:rFonts w:ascii="Times New Roman" w:hAnsi="Times New Roman" w:cs="Times New Roman"/>
                <w:sz w:val="18"/>
                <w:szCs w:val="18"/>
                <w:vertAlign w:val="superscript"/>
              </w:rPr>
            </w:pPr>
            <w:r w:rsidRPr="00BB3335">
              <w:rPr>
                <w:rFonts w:ascii="Times New Roman" w:hAnsi="Times New Roman" w:cs="Times New Roman"/>
                <w:sz w:val="18"/>
                <w:szCs w:val="18"/>
              </w:rPr>
              <w:t>1.46±0.133</w:t>
            </w:r>
          </w:p>
        </w:tc>
      </w:tr>
      <w:tr w:rsidR="005B5D05" w:rsidRPr="00BB3335" w14:paraId="03C3059A" w14:textId="77777777" w:rsidTr="00332BDF">
        <w:trPr>
          <w:trHeight w:val="110"/>
        </w:trPr>
        <w:tc>
          <w:tcPr>
            <w:tcW w:w="1985" w:type="dxa"/>
            <w:tcBorders>
              <w:bottom w:val="single" w:sz="4" w:space="0" w:color="auto"/>
            </w:tcBorders>
          </w:tcPr>
          <w:p w14:paraId="649B49F8" w14:textId="77777777" w:rsidR="005B5D05" w:rsidRPr="00BB3335" w:rsidRDefault="005B5D05" w:rsidP="00604D23">
            <w:pPr>
              <w:spacing w:line="240" w:lineRule="auto"/>
              <w:rPr>
                <w:rFonts w:ascii="Times New Roman" w:hAnsi="Times New Roman" w:cs="Times New Roman"/>
                <w:b/>
                <w:sz w:val="18"/>
                <w:szCs w:val="18"/>
              </w:rPr>
            </w:pPr>
            <w:r w:rsidRPr="00BB3335">
              <w:rPr>
                <w:rFonts w:ascii="Times New Roman" w:eastAsia="Times New Roman" w:hAnsi="Times New Roman" w:cs="Times New Roman"/>
                <w:b/>
                <w:i/>
                <w:noProof w:val="0"/>
                <w:sz w:val="18"/>
                <w:szCs w:val="18"/>
                <w:lang w:eastAsia="tr-TR"/>
              </w:rPr>
              <w:t xml:space="preserve">S. </w:t>
            </w:r>
            <w:proofErr w:type="spellStart"/>
            <w:r w:rsidRPr="00BB3335">
              <w:rPr>
                <w:rFonts w:ascii="Times New Roman" w:eastAsia="Times New Roman" w:hAnsi="Times New Roman" w:cs="Times New Roman"/>
                <w:b/>
                <w:i/>
                <w:noProof w:val="0"/>
                <w:sz w:val="18"/>
                <w:szCs w:val="18"/>
                <w:lang w:eastAsia="tr-TR"/>
              </w:rPr>
              <w:t>stellaris</w:t>
            </w:r>
            <w:proofErr w:type="spellEnd"/>
            <w:r w:rsidRPr="00BB3335">
              <w:rPr>
                <w:rFonts w:ascii="Times New Roman" w:eastAsia="Times New Roman" w:hAnsi="Times New Roman" w:cs="Times New Roman"/>
                <w:noProof w:val="0"/>
                <w:sz w:val="18"/>
                <w:szCs w:val="18"/>
                <w:lang w:eastAsia="tr-TR"/>
              </w:rPr>
              <w:t xml:space="preserve"> </w:t>
            </w:r>
            <w:r w:rsidRPr="00BB3335">
              <w:rPr>
                <w:rFonts w:ascii="Times New Roman" w:hAnsi="Times New Roman" w:cs="Times New Roman"/>
                <w:b/>
                <w:i/>
                <w:iCs/>
                <w:sz w:val="18"/>
                <w:szCs w:val="18"/>
              </w:rPr>
              <w:t>/Liver</w:t>
            </w:r>
          </w:p>
        </w:tc>
        <w:tc>
          <w:tcPr>
            <w:tcW w:w="2413" w:type="dxa"/>
            <w:tcBorders>
              <w:bottom w:val="single" w:sz="4" w:space="0" w:color="auto"/>
            </w:tcBorders>
          </w:tcPr>
          <w:p w14:paraId="34719CA4" w14:textId="77777777" w:rsidR="005B5D05" w:rsidRPr="00BB3335" w:rsidRDefault="005B5D05" w:rsidP="00604D23">
            <w:pPr>
              <w:spacing w:line="240" w:lineRule="auto"/>
              <w:jc w:val="center"/>
              <w:rPr>
                <w:rFonts w:ascii="Times New Roman" w:hAnsi="Times New Roman" w:cs="Times New Roman"/>
                <w:sz w:val="18"/>
                <w:szCs w:val="18"/>
              </w:rPr>
            </w:pPr>
            <w:r w:rsidRPr="00BB3335">
              <w:rPr>
                <w:rFonts w:ascii="Times New Roman" w:hAnsi="Times New Roman" w:cs="Times New Roman"/>
                <w:sz w:val="18"/>
                <w:szCs w:val="18"/>
              </w:rPr>
              <w:t>56.332±1.528</w:t>
            </w:r>
          </w:p>
        </w:tc>
        <w:tc>
          <w:tcPr>
            <w:tcW w:w="1981" w:type="dxa"/>
            <w:tcBorders>
              <w:bottom w:val="single" w:sz="4" w:space="0" w:color="auto"/>
            </w:tcBorders>
            <w:shd w:val="clear" w:color="auto" w:fill="FFFFFF" w:themeFill="background1"/>
          </w:tcPr>
          <w:p w14:paraId="0593087D" w14:textId="77777777" w:rsidR="005B5D05" w:rsidRPr="00BB3335" w:rsidRDefault="005B5D05" w:rsidP="00604D23">
            <w:pPr>
              <w:spacing w:line="240" w:lineRule="auto"/>
              <w:jc w:val="center"/>
              <w:rPr>
                <w:rFonts w:ascii="Times New Roman" w:hAnsi="Times New Roman" w:cs="Times New Roman"/>
                <w:sz w:val="18"/>
                <w:szCs w:val="18"/>
              </w:rPr>
            </w:pPr>
            <w:r w:rsidRPr="00BB3335">
              <w:rPr>
                <w:rFonts w:ascii="Times New Roman" w:hAnsi="Times New Roman" w:cs="Times New Roman"/>
                <w:sz w:val="18"/>
                <w:szCs w:val="18"/>
              </w:rPr>
              <w:t>127.012±3.005</w:t>
            </w:r>
          </w:p>
        </w:tc>
        <w:tc>
          <w:tcPr>
            <w:tcW w:w="2858" w:type="dxa"/>
            <w:tcBorders>
              <w:bottom w:val="single" w:sz="4" w:space="0" w:color="auto"/>
            </w:tcBorders>
            <w:shd w:val="clear" w:color="auto" w:fill="FFFFFF" w:themeFill="background1"/>
          </w:tcPr>
          <w:p w14:paraId="74B94CC5" w14:textId="77777777" w:rsidR="005B5D05" w:rsidRPr="00BB3335" w:rsidRDefault="005B5D05" w:rsidP="00604D23">
            <w:pPr>
              <w:spacing w:line="240" w:lineRule="auto"/>
              <w:jc w:val="center"/>
              <w:rPr>
                <w:rFonts w:ascii="Times New Roman" w:hAnsi="Times New Roman" w:cs="Times New Roman"/>
                <w:sz w:val="18"/>
                <w:szCs w:val="18"/>
              </w:rPr>
            </w:pPr>
            <w:r w:rsidRPr="00BB3335">
              <w:rPr>
                <w:rFonts w:ascii="Times New Roman" w:hAnsi="Times New Roman" w:cs="Times New Roman"/>
                <w:sz w:val="18"/>
                <w:szCs w:val="18"/>
              </w:rPr>
              <w:t>1.27±0.03</w:t>
            </w:r>
          </w:p>
        </w:tc>
      </w:tr>
    </w:tbl>
    <w:p w14:paraId="6BBA84F0" w14:textId="77777777" w:rsidR="005B5D05" w:rsidRPr="00885800" w:rsidRDefault="005B5D05" w:rsidP="00604D23">
      <w:pPr>
        <w:spacing w:line="240" w:lineRule="auto"/>
        <w:rPr>
          <w:rFonts w:ascii="Times New Roman" w:hAnsi="Times New Roman" w:cs="Times New Roman"/>
          <w:sz w:val="20"/>
          <w:szCs w:val="20"/>
        </w:rPr>
      </w:pPr>
    </w:p>
    <w:p w14:paraId="541A8240" w14:textId="48F1901E" w:rsidR="005B5D05" w:rsidRPr="00707A52" w:rsidRDefault="005B5D05" w:rsidP="00707A52">
      <w:pPr>
        <w:spacing w:line="240" w:lineRule="auto"/>
        <w:rPr>
          <w:rFonts w:ascii="Times New Roman" w:hAnsi="Times New Roman" w:cs="Times New Roman"/>
          <w:sz w:val="20"/>
          <w:szCs w:val="20"/>
        </w:rPr>
      </w:pPr>
      <w:r w:rsidRPr="00885800">
        <w:rPr>
          <w:rFonts w:ascii="Times New Roman" w:hAnsi="Times New Roman" w:cs="Times New Roman"/>
          <w:sz w:val="20"/>
          <w:szCs w:val="20"/>
        </w:rPr>
        <w:t>The data are shown as arithmetic mean ± standard deviation.</w:t>
      </w:r>
    </w:p>
    <w:p w14:paraId="6D6961A6" w14:textId="4B8BF5F8" w:rsidR="007836CC" w:rsidRPr="005B630A" w:rsidRDefault="00F27A2E" w:rsidP="00604D23">
      <w:pPr>
        <w:spacing w:line="240" w:lineRule="auto"/>
        <w:jc w:val="both"/>
        <w:rPr>
          <w:rFonts w:ascii="Times New Roman" w:eastAsia="Times New Roman" w:hAnsi="Times New Roman" w:cs="Times New Roman"/>
          <w:b/>
          <w:sz w:val="24"/>
          <w:szCs w:val="24"/>
          <w:lang w:eastAsia="tr-TR"/>
        </w:rPr>
      </w:pPr>
      <w:r w:rsidRPr="00547148">
        <w:rPr>
          <w:rFonts w:ascii="Times New Roman" w:eastAsia="Times New Roman" w:hAnsi="Times New Roman" w:cs="Times New Roman"/>
          <w:b/>
          <w:sz w:val="24"/>
          <w:szCs w:val="24"/>
          <w:lang w:eastAsia="tr-TR"/>
        </w:rPr>
        <w:t>Correlation between metals and genetic damage</w:t>
      </w:r>
      <w:r w:rsidR="005F0882">
        <w:rPr>
          <w:rFonts w:ascii="Times New Roman" w:eastAsia="Times New Roman" w:hAnsi="Times New Roman" w:cs="Times New Roman"/>
          <w:b/>
          <w:sz w:val="24"/>
          <w:szCs w:val="24"/>
          <w:lang w:eastAsia="tr-TR"/>
        </w:rPr>
        <w:t xml:space="preserve"> </w:t>
      </w:r>
    </w:p>
    <w:p w14:paraId="6507A92A" w14:textId="284183EE" w:rsidR="002C7991" w:rsidRDefault="003432B5" w:rsidP="00604D23">
      <w:pPr>
        <w:spacing w:line="240" w:lineRule="auto"/>
        <w:jc w:val="both"/>
        <w:rPr>
          <w:rFonts w:ascii="Times New Roman" w:eastAsia="Times New Roman" w:hAnsi="Times New Roman" w:cs="Times New Roman"/>
          <w:sz w:val="24"/>
          <w:szCs w:val="24"/>
          <w:lang w:val="en-GB" w:eastAsia="tr-TR"/>
        </w:rPr>
      </w:pPr>
      <w:r w:rsidRPr="003432B5">
        <w:rPr>
          <w:rFonts w:ascii="Times New Roman" w:eastAsia="Times New Roman" w:hAnsi="Times New Roman" w:cs="Times New Roman"/>
          <w:sz w:val="24"/>
          <w:szCs w:val="24"/>
          <w:lang w:val="en-GB" w:eastAsia="tr-TR"/>
        </w:rPr>
        <w:t xml:space="preserve">A substantial positive connection (P&lt;0.01) was found between the presence of Pb in water columnar and DNA damage metrics. Conversely, a strong negative correlation (P&lt;0.01) was seen between the levels of Fe and Cr in water columns at the sample location and DNA damage parameters in both gill and liver cells. (Refer to Figure 2 and </w:t>
      </w:r>
      <w:ins w:id="241" w:author="Deniz Ergüden" w:date="2024-07-30T13:55:00Z">
        <w:r w:rsidR="00E01269">
          <w:rPr>
            <w:rFonts w:ascii="Times New Roman" w:eastAsia="Times New Roman" w:hAnsi="Times New Roman" w:cs="Times New Roman"/>
            <w:sz w:val="24"/>
            <w:szCs w:val="24"/>
            <w:lang w:val="en-GB" w:eastAsia="tr-TR"/>
          </w:rPr>
          <w:t xml:space="preserve">Figure </w:t>
        </w:r>
      </w:ins>
      <w:r w:rsidRPr="003432B5">
        <w:rPr>
          <w:rFonts w:ascii="Times New Roman" w:eastAsia="Times New Roman" w:hAnsi="Times New Roman" w:cs="Times New Roman"/>
          <w:sz w:val="24"/>
          <w:szCs w:val="24"/>
          <w:lang w:val="en-GB" w:eastAsia="tr-TR"/>
        </w:rPr>
        <w:t>3). In addition, a strong negative connection (P&lt;0.01) was observed between the accumulation of Fe and Ni in liver tissue and the parameters of DNA damage in gill and liver cells (Figure 3).</w:t>
      </w:r>
    </w:p>
    <w:p w14:paraId="7EE7313F" w14:textId="3A0F6663" w:rsidR="008B3FDB" w:rsidRPr="00547148" w:rsidRDefault="008B3865" w:rsidP="00604D23">
      <w:pPr>
        <w:spacing w:before="100" w:beforeAutospacing="1" w:after="100" w:afterAutospacing="1" w:line="240" w:lineRule="auto"/>
        <w:jc w:val="center"/>
        <w:rPr>
          <w:rFonts w:ascii="Times New Roman" w:eastAsia="Times New Roman" w:hAnsi="Times New Roman" w:cs="Times New Roman"/>
          <w:noProof w:val="0"/>
          <w:sz w:val="24"/>
          <w:szCs w:val="24"/>
          <w:lang w:eastAsia="tr-TR"/>
        </w:rPr>
      </w:pPr>
      <w:r w:rsidRPr="008B3865">
        <w:rPr>
          <w:rFonts w:ascii="Times New Roman" w:eastAsia="Times New Roman" w:hAnsi="Times New Roman" w:cs="Times New Roman"/>
          <w:sz w:val="24"/>
          <w:szCs w:val="24"/>
          <w:lang w:eastAsia="tr-TR"/>
        </w:rPr>
        <w:lastRenderedPageBreak/>
        <w:drawing>
          <wp:inline distT="0" distB="0" distL="0" distR="0" wp14:anchorId="7444FBCF" wp14:editId="472F2D7B">
            <wp:extent cx="4535170" cy="3505145"/>
            <wp:effectExtent l="0" t="0" r="0" b="635"/>
            <wp:docPr id="3" name="Resim 3" descr="D:\PAPERS\2024 makaleler\Köpek balığı çalıştay yayın 2024\figur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APERS\2024 makaleler\Köpek balığı çalıştay yayın 2024\figure 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8839" cy="3562082"/>
                    </a:xfrm>
                    <a:prstGeom prst="rect">
                      <a:avLst/>
                    </a:prstGeom>
                    <a:noFill/>
                    <a:ln>
                      <a:noFill/>
                    </a:ln>
                  </pic:spPr>
                </pic:pic>
              </a:graphicData>
            </a:graphic>
          </wp:inline>
        </w:drawing>
      </w:r>
    </w:p>
    <w:p w14:paraId="301D2DCB" w14:textId="77777777" w:rsidR="005734E7" w:rsidRPr="005734E7" w:rsidRDefault="007718BC" w:rsidP="00E01269">
      <w:pPr>
        <w:spacing w:after="0" w:line="240" w:lineRule="auto"/>
        <w:jc w:val="both"/>
        <w:rPr>
          <w:rFonts w:ascii="Times New Roman" w:hAnsi="Times New Roman" w:cs="Times New Roman"/>
          <w:sz w:val="24"/>
          <w:szCs w:val="24"/>
          <w:lang w:val="en-GB"/>
        </w:rPr>
        <w:pPrChange w:id="242" w:author="Deniz Ergüden" w:date="2024-07-30T13:56:00Z">
          <w:pPr>
            <w:spacing w:line="240" w:lineRule="auto"/>
            <w:jc w:val="both"/>
          </w:pPr>
        </w:pPrChange>
      </w:pPr>
      <w:r w:rsidRPr="00547148">
        <w:rPr>
          <w:rFonts w:ascii="Times New Roman" w:hAnsi="Times New Roman" w:cs="Times New Roman"/>
          <w:sz w:val="24"/>
          <w:szCs w:val="24"/>
          <w:lang w:val="en-GB"/>
        </w:rPr>
        <w:t>Figure 2</w:t>
      </w:r>
      <w:r w:rsidR="003432B5">
        <w:rPr>
          <w:rFonts w:ascii="Times New Roman" w:hAnsi="Times New Roman" w:cs="Times New Roman"/>
          <w:sz w:val="24"/>
          <w:szCs w:val="24"/>
          <w:lang w:val="en-GB"/>
        </w:rPr>
        <w:t xml:space="preserve">. </w:t>
      </w:r>
      <w:r w:rsidR="005734E7" w:rsidRPr="005734E7">
        <w:rPr>
          <w:rFonts w:ascii="Times New Roman" w:hAnsi="Times New Roman" w:cs="Times New Roman"/>
          <w:sz w:val="24"/>
          <w:szCs w:val="24"/>
          <w:lang w:val="en-GB"/>
        </w:rPr>
        <w:t>Heat map of Pearson correlations between parameters with significance levels. The</w:t>
      </w:r>
    </w:p>
    <w:p w14:paraId="6A728AF4" w14:textId="77777777" w:rsidR="005734E7" w:rsidRPr="005734E7" w:rsidRDefault="005734E7" w:rsidP="00E01269">
      <w:pPr>
        <w:spacing w:after="0" w:line="240" w:lineRule="auto"/>
        <w:jc w:val="both"/>
        <w:rPr>
          <w:rFonts w:ascii="Times New Roman" w:hAnsi="Times New Roman" w:cs="Times New Roman"/>
          <w:sz w:val="24"/>
          <w:szCs w:val="24"/>
          <w:lang w:val="en-GB"/>
        </w:rPr>
        <w:pPrChange w:id="243" w:author="Deniz Ergüden" w:date="2024-07-30T13:56:00Z">
          <w:pPr>
            <w:spacing w:line="240" w:lineRule="auto"/>
            <w:jc w:val="both"/>
          </w:pPr>
        </w:pPrChange>
      </w:pPr>
      <w:r w:rsidRPr="005734E7">
        <w:rPr>
          <w:rFonts w:ascii="Times New Roman" w:hAnsi="Times New Roman" w:cs="Times New Roman"/>
          <w:sz w:val="24"/>
          <w:szCs w:val="24"/>
          <w:lang w:val="en-GB"/>
        </w:rPr>
        <w:t>colored correlation levels on the scale color bar indicate a correlation between -1 and +1. The</w:t>
      </w:r>
    </w:p>
    <w:p w14:paraId="144B55C8" w14:textId="4657AABD" w:rsidR="00547148" w:rsidRPr="005734E7" w:rsidRDefault="005734E7" w:rsidP="00E01269">
      <w:pPr>
        <w:spacing w:after="0" w:line="240" w:lineRule="auto"/>
        <w:jc w:val="both"/>
        <w:rPr>
          <w:rFonts w:ascii="Times New Roman" w:eastAsia="Times New Roman" w:hAnsi="Times New Roman" w:cs="Times New Roman"/>
          <w:noProof w:val="0"/>
          <w:sz w:val="24"/>
          <w:szCs w:val="24"/>
          <w:lang w:eastAsia="tr-TR"/>
        </w:rPr>
        <w:pPrChange w:id="244" w:author="Deniz Ergüden" w:date="2024-07-30T13:56:00Z">
          <w:pPr>
            <w:spacing w:line="240" w:lineRule="auto"/>
            <w:jc w:val="both"/>
          </w:pPr>
        </w:pPrChange>
      </w:pPr>
      <w:r w:rsidRPr="005734E7">
        <w:rPr>
          <w:rFonts w:ascii="Times New Roman" w:hAnsi="Times New Roman" w:cs="Times New Roman"/>
          <w:sz w:val="24"/>
          <w:szCs w:val="24"/>
          <w:lang w:val="en-GB"/>
        </w:rPr>
        <w:t>specified significance levels are given in the circled cells: *, P</w:t>
      </w:r>
      <w:r>
        <w:rPr>
          <w:rFonts w:ascii="Times New Roman" w:hAnsi="Times New Roman" w:cs="Times New Roman"/>
          <w:sz w:val="24"/>
          <w:szCs w:val="24"/>
          <w:lang w:val="en-GB"/>
        </w:rPr>
        <w:t>&lt;</w:t>
      </w:r>
      <w:r w:rsidRPr="005734E7">
        <w:rPr>
          <w:rFonts w:ascii="Times New Roman" w:hAnsi="Times New Roman" w:cs="Times New Roman"/>
          <w:sz w:val="24"/>
          <w:szCs w:val="24"/>
          <w:lang w:val="en-GB"/>
        </w:rPr>
        <w:t>0.05; **, P</w:t>
      </w:r>
      <w:r>
        <w:rPr>
          <w:rFonts w:ascii="Times New Roman" w:hAnsi="Times New Roman" w:cs="Times New Roman"/>
          <w:sz w:val="24"/>
          <w:szCs w:val="24"/>
          <w:lang w:val="en-GB"/>
        </w:rPr>
        <w:t>&lt;</w:t>
      </w:r>
      <w:r w:rsidRPr="005734E7">
        <w:rPr>
          <w:rFonts w:ascii="Times New Roman" w:hAnsi="Times New Roman" w:cs="Times New Roman"/>
          <w:sz w:val="24"/>
          <w:szCs w:val="24"/>
          <w:lang w:val="en-GB"/>
        </w:rPr>
        <w:t>0.01; P</w:t>
      </w:r>
      <w:r>
        <w:rPr>
          <w:rFonts w:ascii="Times New Roman" w:hAnsi="Times New Roman" w:cs="Times New Roman"/>
          <w:sz w:val="24"/>
          <w:szCs w:val="24"/>
          <w:lang w:val="en-GB"/>
        </w:rPr>
        <w:t>&lt;</w:t>
      </w:r>
      <w:r w:rsidRPr="005734E7">
        <w:rPr>
          <w:rFonts w:ascii="Times New Roman" w:hAnsi="Times New Roman" w:cs="Times New Roman"/>
          <w:sz w:val="24"/>
          <w:szCs w:val="24"/>
          <w:lang w:val="en-GB"/>
        </w:rPr>
        <w:t>0.001.</w:t>
      </w:r>
    </w:p>
    <w:p w14:paraId="5DDD1150" w14:textId="5A552A5E" w:rsidR="001D00F6" w:rsidRDefault="001D00F6" w:rsidP="00604D23">
      <w:pPr>
        <w:spacing w:line="240" w:lineRule="auto"/>
        <w:jc w:val="both"/>
        <w:rPr>
          <w:rFonts w:ascii="Times New Roman" w:eastAsia="Times New Roman" w:hAnsi="Times New Roman" w:cs="Times New Roman"/>
          <w:sz w:val="24"/>
          <w:szCs w:val="24"/>
          <w:lang w:val="en-GB" w:eastAsia="tr-TR"/>
        </w:rPr>
      </w:pPr>
    </w:p>
    <w:p w14:paraId="10474566" w14:textId="225D1F60" w:rsidR="001D00F6" w:rsidRDefault="001D00F6" w:rsidP="00604D23">
      <w:pPr>
        <w:spacing w:line="240" w:lineRule="auto"/>
        <w:jc w:val="center"/>
        <w:rPr>
          <w:rFonts w:ascii="Times New Roman" w:eastAsia="Times New Roman" w:hAnsi="Times New Roman" w:cs="Times New Roman"/>
          <w:sz w:val="24"/>
          <w:szCs w:val="24"/>
          <w:lang w:val="en-GB" w:eastAsia="tr-TR"/>
        </w:rPr>
      </w:pPr>
      <w:r>
        <w:rPr>
          <w:lang w:eastAsia="tr-TR"/>
        </w:rPr>
        <w:drawing>
          <wp:inline distT="0" distB="0" distL="0" distR="0" wp14:anchorId="4561D07D" wp14:editId="65BFAC94">
            <wp:extent cx="4100793" cy="3180715"/>
            <wp:effectExtent l="0" t="0" r="0" b="635"/>
            <wp:docPr id="4" name="Resim 4" descr="D:\PAPERS\2024 makaleler\Köpek balığı çalıştay yayın 2024\figur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APERS\2024 makaleler\Köpek balığı çalıştay yayın 2024\figure 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20208" cy="3195774"/>
                    </a:xfrm>
                    <a:prstGeom prst="rect">
                      <a:avLst/>
                    </a:prstGeom>
                    <a:noFill/>
                    <a:ln>
                      <a:noFill/>
                    </a:ln>
                  </pic:spPr>
                </pic:pic>
              </a:graphicData>
            </a:graphic>
          </wp:inline>
        </w:drawing>
      </w:r>
    </w:p>
    <w:p w14:paraId="3811B74F" w14:textId="46BF6F6A" w:rsidR="009062EF" w:rsidRDefault="001D00F6" w:rsidP="00604D23">
      <w:pPr>
        <w:spacing w:line="240" w:lineRule="auto"/>
        <w:jc w:val="both"/>
        <w:rPr>
          <w:rFonts w:ascii="Times New Roman" w:eastAsia="Times New Roman" w:hAnsi="Times New Roman" w:cs="Times New Roman"/>
          <w:sz w:val="24"/>
          <w:szCs w:val="24"/>
          <w:lang w:val="en-GB" w:eastAsia="tr-TR"/>
        </w:rPr>
      </w:pPr>
      <w:r w:rsidRPr="001D00F6">
        <w:rPr>
          <w:rFonts w:ascii="Times New Roman" w:eastAsia="Times New Roman" w:hAnsi="Times New Roman" w:cs="Times New Roman"/>
          <w:sz w:val="24"/>
          <w:szCs w:val="24"/>
          <w:lang w:val="en-GB" w:eastAsia="tr-TR"/>
        </w:rPr>
        <w:t xml:space="preserve">Figure 3. </w:t>
      </w:r>
      <w:r w:rsidR="003432B5" w:rsidRPr="003432B5">
        <w:rPr>
          <w:rFonts w:ascii="Times New Roman" w:eastAsia="Times New Roman" w:hAnsi="Times New Roman" w:cs="Times New Roman"/>
          <w:sz w:val="24"/>
          <w:szCs w:val="24"/>
          <w:lang w:val="en-GB" w:eastAsia="tr-TR"/>
        </w:rPr>
        <w:t xml:space="preserve">Heatmap of hierarchical cluster analysis of trace metal and DNA Damage parameters in </w:t>
      </w:r>
      <w:r w:rsidR="003432B5" w:rsidRPr="00E01269">
        <w:rPr>
          <w:rFonts w:ascii="Times New Roman" w:eastAsia="Times New Roman" w:hAnsi="Times New Roman" w:cs="Times New Roman"/>
          <w:i/>
          <w:sz w:val="24"/>
          <w:szCs w:val="24"/>
          <w:lang w:val="en-GB" w:eastAsia="tr-TR"/>
          <w:rPrChange w:id="245" w:author="Deniz Ergüden" w:date="2024-07-30T13:55:00Z">
            <w:rPr>
              <w:rFonts w:ascii="Times New Roman" w:eastAsia="Times New Roman" w:hAnsi="Times New Roman" w:cs="Times New Roman"/>
              <w:sz w:val="24"/>
              <w:szCs w:val="24"/>
              <w:lang w:val="en-GB" w:eastAsia="tr-TR"/>
            </w:rPr>
          </w:rPrChange>
        </w:rPr>
        <w:t>S. stellaris</w:t>
      </w:r>
      <w:r w:rsidR="003432B5" w:rsidRPr="003432B5">
        <w:rPr>
          <w:rFonts w:ascii="Times New Roman" w:eastAsia="Times New Roman" w:hAnsi="Times New Roman" w:cs="Times New Roman"/>
          <w:sz w:val="24"/>
          <w:szCs w:val="24"/>
          <w:lang w:val="en-GB" w:eastAsia="tr-TR"/>
        </w:rPr>
        <w:t xml:space="preserve"> using complete linkage. Significance of relationship range from white to red.</w:t>
      </w:r>
    </w:p>
    <w:p w14:paraId="392216FE" w14:textId="77777777" w:rsidR="005734E7" w:rsidRPr="0068213F" w:rsidRDefault="005734E7" w:rsidP="00604D23">
      <w:pPr>
        <w:spacing w:line="240" w:lineRule="auto"/>
        <w:jc w:val="both"/>
        <w:rPr>
          <w:rFonts w:ascii="Times New Roman" w:eastAsia="Times New Roman" w:hAnsi="Times New Roman" w:cs="Times New Roman"/>
          <w:sz w:val="24"/>
          <w:szCs w:val="24"/>
          <w:lang w:val="en-GB" w:eastAsia="tr-TR"/>
        </w:rPr>
      </w:pPr>
    </w:p>
    <w:p w14:paraId="63DCF3F9" w14:textId="1AF5B149" w:rsidR="00C27127" w:rsidRDefault="00C25311" w:rsidP="00604D23">
      <w:pPr>
        <w:spacing w:line="240" w:lineRule="auto"/>
        <w:jc w:val="both"/>
        <w:rPr>
          <w:rFonts w:ascii="Times New Roman" w:hAnsi="Times New Roman" w:cs="Times New Roman"/>
          <w:b/>
          <w:noProof w:val="0"/>
          <w:sz w:val="24"/>
          <w:szCs w:val="24"/>
        </w:rPr>
      </w:pPr>
      <w:proofErr w:type="spellStart"/>
      <w:r w:rsidRPr="005B630A">
        <w:rPr>
          <w:rFonts w:ascii="Times New Roman" w:hAnsi="Times New Roman" w:cs="Times New Roman"/>
          <w:b/>
          <w:noProof w:val="0"/>
          <w:sz w:val="24"/>
          <w:szCs w:val="24"/>
        </w:rPr>
        <w:t>D</w:t>
      </w:r>
      <w:r w:rsidR="00604D23">
        <w:rPr>
          <w:rFonts w:ascii="Times New Roman" w:hAnsi="Times New Roman" w:cs="Times New Roman"/>
          <w:b/>
          <w:noProof w:val="0"/>
          <w:sz w:val="24"/>
          <w:szCs w:val="24"/>
        </w:rPr>
        <w:t>iscussi</w:t>
      </w:r>
      <w:r w:rsidR="00604D23" w:rsidRPr="005B630A">
        <w:rPr>
          <w:rFonts w:ascii="Times New Roman" w:hAnsi="Times New Roman" w:cs="Times New Roman"/>
          <w:b/>
          <w:noProof w:val="0"/>
          <w:sz w:val="24"/>
          <w:szCs w:val="24"/>
        </w:rPr>
        <w:t>on</w:t>
      </w:r>
      <w:proofErr w:type="spellEnd"/>
    </w:p>
    <w:p w14:paraId="7332F8EE" w14:textId="4E6A2B02" w:rsidR="00AA732F" w:rsidRDefault="008F0E47" w:rsidP="00604D23">
      <w:pPr>
        <w:spacing w:line="240" w:lineRule="auto"/>
        <w:jc w:val="both"/>
        <w:rPr>
          <w:ins w:id="246" w:author="Deniz Ergüden" w:date="2024-07-30T13:56:00Z"/>
          <w:rFonts w:ascii="Times New Roman" w:hAnsi="Times New Roman" w:cs="Times New Roman"/>
          <w:sz w:val="24"/>
          <w:szCs w:val="24"/>
        </w:rPr>
      </w:pPr>
      <w:r w:rsidRPr="008F0E47">
        <w:rPr>
          <w:rFonts w:ascii="Times New Roman" w:hAnsi="Times New Roman" w:cs="Times New Roman"/>
          <w:color w:val="222222"/>
          <w:sz w:val="24"/>
          <w:szCs w:val="24"/>
          <w:shd w:val="clear" w:color="auto" w:fill="FFFFFF"/>
        </w:rPr>
        <w:t>The present study highlighted the correlations between trace elements accumulation and markers of DNA damage parameter</w:t>
      </w:r>
      <w:del w:id="247" w:author="Deniz Ergüden" w:date="2024-07-30T13:58:00Z">
        <w:r w:rsidRPr="008F0E47" w:rsidDel="00313B34">
          <w:rPr>
            <w:rFonts w:ascii="Times New Roman" w:hAnsi="Times New Roman" w:cs="Times New Roman"/>
            <w:color w:val="222222"/>
            <w:sz w:val="24"/>
            <w:szCs w:val="24"/>
            <w:shd w:val="clear" w:color="auto" w:fill="FFFFFF"/>
          </w:rPr>
          <w:delText>t</w:delText>
        </w:r>
      </w:del>
      <w:r w:rsidRPr="008F0E47">
        <w:rPr>
          <w:rFonts w:ascii="Times New Roman" w:hAnsi="Times New Roman" w:cs="Times New Roman"/>
          <w:color w:val="222222"/>
          <w:sz w:val="24"/>
          <w:szCs w:val="24"/>
          <w:shd w:val="clear" w:color="auto" w:fill="FFFFFF"/>
        </w:rPr>
        <w:t xml:space="preserve">s in the gill and liver cells of the </w:t>
      </w:r>
      <w:r w:rsidR="008C335B">
        <w:rPr>
          <w:rFonts w:ascii="Times New Roman" w:hAnsi="Times New Roman" w:cs="Times New Roman"/>
          <w:color w:val="222222"/>
          <w:sz w:val="24"/>
          <w:szCs w:val="24"/>
          <w:shd w:val="clear" w:color="auto" w:fill="FFFFFF"/>
        </w:rPr>
        <w:t>n</w:t>
      </w:r>
      <w:r w:rsidR="008C335B">
        <w:rPr>
          <w:rFonts w:ascii="Times New Roman" w:hAnsi="Times New Roman" w:cs="Times New Roman"/>
          <w:bCs/>
          <w:sz w:val="24"/>
          <w:szCs w:val="24"/>
        </w:rPr>
        <w:t>ursehound s</w:t>
      </w:r>
      <w:r w:rsidR="008C335B" w:rsidRPr="007826F7">
        <w:rPr>
          <w:rFonts w:ascii="Times New Roman" w:hAnsi="Times New Roman" w:cs="Times New Roman"/>
          <w:bCs/>
          <w:sz w:val="24"/>
          <w:szCs w:val="24"/>
        </w:rPr>
        <w:t>hark</w:t>
      </w:r>
      <w:r w:rsidR="008C335B" w:rsidRPr="008F0E47">
        <w:rPr>
          <w:rFonts w:ascii="Times New Roman" w:hAnsi="Times New Roman" w:cs="Times New Roman"/>
          <w:bCs/>
          <w:i/>
          <w:sz w:val="24"/>
          <w:szCs w:val="24"/>
        </w:rPr>
        <w:t xml:space="preserve"> </w:t>
      </w:r>
      <w:r w:rsidRPr="008C335B">
        <w:rPr>
          <w:rFonts w:ascii="Times New Roman" w:hAnsi="Times New Roman" w:cs="Times New Roman"/>
          <w:bCs/>
          <w:i/>
          <w:sz w:val="24"/>
          <w:szCs w:val="24"/>
        </w:rPr>
        <w:t>S. stellaris</w:t>
      </w:r>
      <w:r w:rsidRPr="008F0E47">
        <w:rPr>
          <w:rFonts w:ascii="Times New Roman" w:hAnsi="Times New Roman" w:cs="Times New Roman"/>
          <w:color w:val="222222"/>
          <w:sz w:val="24"/>
          <w:szCs w:val="24"/>
          <w:shd w:val="clear" w:color="auto" w:fill="FFFFFF"/>
        </w:rPr>
        <w:t xml:space="preserve"> collected </w:t>
      </w:r>
      <w:r w:rsidR="008C335B">
        <w:rPr>
          <w:rFonts w:ascii="Times New Roman" w:hAnsi="Times New Roman" w:cs="Times New Roman"/>
          <w:color w:val="222222"/>
          <w:sz w:val="24"/>
          <w:szCs w:val="24"/>
          <w:shd w:val="clear" w:color="auto" w:fill="FFFFFF"/>
        </w:rPr>
        <w:t>from</w:t>
      </w:r>
      <w:r w:rsidRPr="008F0E47">
        <w:rPr>
          <w:rFonts w:ascii="Times New Roman" w:hAnsi="Times New Roman" w:cs="Times New Roman"/>
          <w:color w:val="222222"/>
          <w:sz w:val="24"/>
          <w:szCs w:val="24"/>
          <w:shd w:val="clear" w:color="auto" w:fill="FFFFFF"/>
        </w:rPr>
        <w:t xml:space="preserve"> the </w:t>
      </w:r>
      <w:r w:rsidRPr="008F0E47">
        <w:rPr>
          <w:rFonts w:ascii="Times New Roman" w:eastAsia="Times New Roman" w:hAnsi="Times New Roman" w:cs="Times New Roman"/>
          <w:sz w:val="24"/>
          <w:szCs w:val="24"/>
          <w:lang w:val="en-GB" w:eastAsia="tr-TR"/>
        </w:rPr>
        <w:t>North-Eastern Mediterranean.</w:t>
      </w:r>
      <w:r w:rsidR="00A639D2">
        <w:rPr>
          <w:rFonts w:ascii="Times New Roman" w:hAnsi="Times New Roman" w:cs="Times New Roman"/>
          <w:sz w:val="24"/>
          <w:szCs w:val="24"/>
        </w:rPr>
        <w:t xml:space="preserve"> </w:t>
      </w:r>
      <w:proofErr w:type="spellStart"/>
      <w:proofErr w:type="gramStart"/>
      <w:r w:rsidR="00D2086D">
        <w:rPr>
          <w:rFonts w:ascii="Times New Roman" w:eastAsia="Times New Roman" w:hAnsi="Times New Roman" w:cs="Times New Roman"/>
          <w:noProof w:val="0"/>
          <w:sz w:val="24"/>
          <w:szCs w:val="24"/>
          <w:lang w:eastAsia="tr-TR"/>
        </w:rPr>
        <w:t>Although</w:t>
      </w:r>
      <w:proofErr w:type="spellEnd"/>
      <w:r w:rsidR="00D2086D">
        <w:rPr>
          <w:rFonts w:ascii="Times New Roman" w:eastAsia="Times New Roman" w:hAnsi="Times New Roman" w:cs="Times New Roman"/>
          <w:noProof w:val="0"/>
          <w:sz w:val="24"/>
          <w:szCs w:val="24"/>
          <w:lang w:eastAsia="tr-TR"/>
        </w:rPr>
        <w:t xml:space="preserve">, </w:t>
      </w:r>
      <w:proofErr w:type="spellStart"/>
      <w:r w:rsidR="00D2086D">
        <w:rPr>
          <w:rFonts w:ascii="Times New Roman" w:eastAsia="Times New Roman" w:hAnsi="Times New Roman" w:cs="Times New Roman"/>
          <w:noProof w:val="0"/>
          <w:sz w:val="24"/>
          <w:szCs w:val="24"/>
          <w:lang w:eastAsia="tr-TR"/>
        </w:rPr>
        <w:t>t</w:t>
      </w:r>
      <w:r w:rsidR="00D2086D" w:rsidRPr="005B630A">
        <w:rPr>
          <w:rFonts w:ascii="Times New Roman" w:eastAsia="Times New Roman" w:hAnsi="Times New Roman" w:cs="Times New Roman"/>
          <w:noProof w:val="0"/>
          <w:sz w:val="24"/>
          <w:szCs w:val="24"/>
          <w:lang w:eastAsia="tr-TR"/>
        </w:rPr>
        <w:t>he</w:t>
      </w:r>
      <w:proofErr w:type="spellEnd"/>
      <w:r w:rsidR="00D2086D">
        <w:rPr>
          <w:rFonts w:ascii="Times New Roman" w:eastAsia="Times New Roman" w:hAnsi="Times New Roman" w:cs="Times New Roman"/>
          <w:noProof w:val="0"/>
          <w:sz w:val="24"/>
          <w:szCs w:val="24"/>
          <w:lang w:eastAsia="tr-TR"/>
        </w:rPr>
        <w:t xml:space="preserve"> </w:t>
      </w:r>
      <w:proofErr w:type="spellStart"/>
      <w:r w:rsidR="00D2086D">
        <w:rPr>
          <w:rFonts w:ascii="Times New Roman" w:eastAsia="Times New Roman" w:hAnsi="Times New Roman" w:cs="Times New Roman"/>
          <w:noProof w:val="0"/>
          <w:sz w:val="24"/>
          <w:szCs w:val="24"/>
          <w:lang w:eastAsia="tr-TR"/>
        </w:rPr>
        <w:t>studied</w:t>
      </w:r>
      <w:proofErr w:type="spellEnd"/>
      <w:r w:rsidR="00D2086D">
        <w:rPr>
          <w:rFonts w:ascii="Times New Roman" w:eastAsia="Times New Roman" w:hAnsi="Times New Roman" w:cs="Times New Roman"/>
          <w:noProof w:val="0"/>
          <w:sz w:val="24"/>
          <w:szCs w:val="24"/>
          <w:lang w:eastAsia="tr-TR"/>
        </w:rPr>
        <w:t xml:space="preserve"> metal</w:t>
      </w:r>
      <w:r w:rsidR="00D2086D" w:rsidRPr="005B630A">
        <w:rPr>
          <w:rFonts w:ascii="Times New Roman" w:eastAsia="Times New Roman" w:hAnsi="Times New Roman" w:cs="Times New Roman"/>
          <w:noProof w:val="0"/>
          <w:sz w:val="24"/>
          <w:szCs w:val="24"/>
          <w:lang w:eastAsia="tr-TR"/>
        </w:rPr>
        <w:t xml:space="preserve"> </w:t>
      </w:r>
      <w:proofErr w:type="spellStart"/>
      <w:r w:rsidR="00D2086D" w:rsidRPr="005B630A">
        <w:rPr>
          <w:rFonts w:ascii="Times New Roman" w:eastAsia="Times New Roman" w:hAnsi="Times New Roman" w:cs="Times New Roman"/>
          <w:noProof w:val="0"/>
          <w:sz w:val="24"/>
          <w:szCs w:val="24"/>
          <w:lang w:eastAsia="tr-TR"/>
        </w:rPr>
        <w:t>amounts</w:t>
      </w:r>
      <w:proofErr w:type="spellEnd"/>
      <w:r w:rsidR="00D2086D" w:rsidRPr="005B630A">
        <w:rPr>
          <w:rFonts w:ascii="Times New Roman" w:eastAsia="Times New Roman" w:hAnsi="Times New Roman" w:cs="Times New Roman"/>
          <w:noProof w:val="0"/>
          <w:sz w:val="24"/>
          <w:szCs w:val="24"/>
          <w:lang w:eastAsia="tr-TR"/>
        </w:rPr>
        <w:t xml:space="preserve"> </w:t>
      </w:r>
      <w:r w:rsidR="00D2086D" w:rsidRPr="005B630A">
        <w:rPr>
          <w:rFonts w:ascii="Times New Roman" w:eastAsia="Times New Roman" w:hAnsi="Times New Roman" w:cs="Times New Roman"/>
          <w:noProof w:val="0"/>
          <w:sz w:val="24"/>
          <w:szCs w:val="24"/>
          <w:lang w:eastAsia="tr-TR"/>
        </w:rPr>
        <w:lastRenderedPageBreak/>
        <w:t xml:space="preserve">in </w:t>
      </w:r>
      <w:proofErr w:type="spellStart"/>
      <w:r w:rsidR="00D2086D" w:rsidRPr="005B630A">
        <w:rPr>
          <w:rFonts w:ascii="Times New Roman" w:eastAsia="Times New Roman" w:hAnsi="Times New Roman" w:cs="Times New Roman"/>
          <w:noProof w:val="0"/>
          <w:sz w:val="24"/>
          <w:szCs w:val="24"/>
          <w:lang w:eastAsia="tr-TR"/>
        </w:rPr>
        <w:t>the</w:t>
      </w:r>
      <w:proofErr w:type="spellEnd"/>
      <w:r w:rsidR="00D2086D" w:rsidRPr="005B630A">
        <w:rPr>
          <w:rFonts w:ascii="Times New Roman" w:eastAsia="Times New Roman" w:hAnsi="Times New Roman" w:cs="Times New Roman"/>
          <w:noProof w:val="0"/>
          <w:sz w:val="24"/>
          <w:szCs w:val="24"/>
          <w:lang w:eastAsia="tr-TR"/>
        </w:rPr>
        <w:t xml:space="preserve"> </w:t>
      </w:r>
      <w:proofErr w:type="spellStart"/>
      <w:r w:rsidR="00D2086D" w:rsidRPr="005B630A">
        <w:rPr>
          <w:rFonts w:ascii="Times New Roman" w:eastAsia="Times New Roman" w:hAnsi="Times New Roman" w:cs="Times New Roman"/>
          <w:noProof w:val="0"/>
          <w:sz w:val="24"/>
          <w:szCs w:val="24"/>
          <w:lang w:eastAsia="tr-TR"/>
        </w:rPr>
        <w:t>sea</w:t>
      </w:r>
      <w:proofErr w:type="spellEnd"/>
      <w:r w:rsidR="00D2086D" w:rsidRPr="005B630A">
        <w:rPr>
          <w:rFonts w:ascii="Times New Roman" w:eastAsia="Times New Roman" w:hAnsi="Times New Roman" w:cs="Times New Roman"/>
          <w:noProof w:val="0"/>
          <w:sz w:val="24"/>
          <w:szCs w:val="24"/>
          <w:lang w:eastAsia="tr-TR"/>
        </w:rPr>
        <w:t xml:space="preserve"> </w:t>
      </w:r>
      <w:proofErr w:type="spellStart"/>
      <w:r w:rsidR="00D2086D" w:rsidRPr="005B630A">
        <w:rPr>
          <w:rFonts w:ascii="Times New Roman" w:eastAsia="Times New Roman" w:hAnsi="Times New Roman" w:cs="Times New Roman"/>
          <w:noProof w:val="0"/>
          <w:sz w:val="24"/>
          <w:szCs w:val="24"/>
          <w:lang w:eastAsia="tr-TR"/>
        </w:rPr>
        <w:t>water</w:t>
      </w:r>
      <w:proofErr w:type="spellEnd"/>
      <w:r w:rsidR="00D2086D" w:rsidRPr="005B630A">
        <w:rPr>
          <w:rFonts w:ascii="Times New Roman" w:eastAsia="Times New Roman" w:hAnsi="Times New Roman" w:cs="Times New Roman"/>
          <w:noProof w:val="0"/>
          <w:sz w:val="24"/>
          <w:szCs w:val="24"/>
          <w:lang w:eastAsia="tr-TR"/>
        </w:rPr>
        <w:t xml:space="preserve"> </w:t>
      </w:r>
      <w:proofErr w:type="spellStart"/>
      <w:r w:rsidR="00D2086D" w:rsidRPr="005B630A">
        <w:rPr>
          <w:rFonts w:ascii="Times New Roman" w:eastAsia="Times New Roman" w:hAnsi="Times New Roman" w:cs="Times New Roman"/>
          <w:noProof w:val="0"/>
          <w:sz w:val="24"/>
          <w:szCs w:val="24"/>
          <w:lang w:eastAsia="tr-TR"/>
        </w:rPr>
        <w:t>columns</w:t>
      </w:r>
      <w:proofErr w:type="spellEnd"/>
      <w:r w:rsidR="00D2086D" w:rsidRPr="005B630A">
        <w:rPr>
          <w:rFonts w:ascii="Times New Roman" w:eastAsia="Times New Roman" w:hAnsi="Times New Roman" w:cs="Times New Roman"/>
          <w:noProof w:val="0"/>
          <w:sz w:val="24"/>
          <w:szCs w:val="24"/>
          <w:lang w:eastAsia="tr-TR"/>
        </w:rPr>
        <w:t xml:space="preserve"> at </w:t>
      </w:r>
      <w:r w:rsidR="00D2086D" w:rsidRPr="00111B75">
        <w:rPr>
          <w:rFonts w:ascii="Times New Roman" w:hAnsi="Times New Roman" w:cs="Times New Roman"/>
          <w:color w:val="222222"/>
          <w:sz w:val="24"/>
          <w:szCs w:val="24"/>
          <w:shd w:val="clear" w:color="auto" w:fill="FFFFFF"/>
        </w:rPr>
        <w:t>research area</w:t>
      </w:r>
      <w:r w:rsidR="00D2086D" w:rsidRPr="005B630A">
        <w:rPr>
          <w:rFonts w:ascii="Times New Roman" w:eastAsia="Times New Roman" w:hAnsi="Times New Roman" w:cs="Times New Roman"/>
          <w:noProof w:val="0"/>
          <w:sz w:val="24"/>
          <w:szCs w:val="24"/>
          <w:lang w:eastAsia="tr-TR"/>
        </w:rPr>
        <w:t xml:space="preserve"> </w:t>
      </w:r>
      <w:proofErr w:type="spellStart"/>
      <w:r w:rsidR="00D2086D" w:rsidRPr="005B630A">
        <w:rPr>
          <w:rFonts w:ascii="Times New Roman" w:eastAsia="Times New Roman" w:hAnsi="Times New Roman" w:cs="Times New Roman"/>
          <w:noProof w:val="0"/>
          <w:sz w:val="24"/>
          <w:szCs w:val="24"/>
          <w:lang w:eastAsia="tr-TR"/>
        </w:rPr>
        <w:t>were</w:t>
      </w:r>
      <w:proofErr w:type="spellEnd"/>
      <w:r w:rsidR="00D2086D" w:rsidRPr="005B630A">
        <w:rPr>
          <w:rFonts w:ascii="Times New Roman" w:eastAsia="Times New Roman" w:hAnsi="Times New Roman" w:cs="Times New Roman"/>
          <w:noProof w:val="0"/>
          <w:sz w:val="24"/>
          <w:szCs w:val="24"/>
          <w:lang w:eastAsia="tr-TR"/>
        </w:rPr>
        <w:t xml:space="preserve"> </w:t>
      </w:r>
      <w:proofErr w:type="spellStart"/>
      <w:r w:rsidR="00D2086D" w:rsidRPr="005B630A">
        <w:rPr>
          <w:rFonts w:ascii="Times New Roman" w:eastAsia="Times New Roman" w:hAnsi="Times New Roman" w:cs="Times New Roman"/>
          <w:noProof w:val="0"/>
          <w:sz w:val="24"/>
          <w:szCs w:val="24"/>
          <w:lang w:eastAsia="tr-TR"/>
        </w:rPr>
        <w:t>below</w:t>
      </w:r>
      <w:proofErr w:type="spellEnd"/>
      <w:r w:rsidR="00D2086D" w:rsidRPr="005B630A">
        <w:rPr>
          <w:rFonts w:ascii="Times New Roman" w:eastAsia="Times New Roman" w:hAnsi="Times New Roman" w:cs="Times New Roman"/>
          <w:noProof w:val="0"/>
          <w:sz w:val="24"/>
          <w:szCs w:val="24"/>
          <w:lang w:eastAsia="tr-TR"/>
        </w:rPr>
        <w:t xml:space="preserve"> EPA (</w:t>
      </w:r>
      <w:proofErr w:type="spellStart"/>
      <w:r w:rsidR="00D2086D" w:rsidRPr="005B630A">
        <w:rPr>
          <w:rFonts w:ascii="Times New Roman" w:eastAsia="Times New Roman" w:hAnsi="Times New Roman" w:cs="Times New Roman"/>
          <w:noProof w:val="0"/>
          <w:sz w:val="24"/>
          <w:szCs w:val="24"/>
          <w:lang w:eastAsia="tr-TR"/>
        </w:rPr>
        <w:t>Environmental</w:t>
      </w:r>
      <w:proofErr w:type="spellEnd"/>
      <w:r w:rsidR="00D2086D" w:rsidRPr="005B630A">
        <w:rPr>
          <w:rFonts w:ascii="Times New Roman" w:eastAsia="Times New Roman" w:hAnsi="Times New Roman" w:cs="Times New Roman"/>
          <w:noProof w:val="0"/>
          <w:sz w:val="24"/>
          <w:szCs w:val="24"/>
          <w:lang w:eastAsia="tr-TR"/>
        </w:rPr>
        <w:t xml:space="preserve"> </w:t>
      </w:r>
      <w:proofErr w:type="spellStart"/>
      <w:r w:rsidR="00D2086D" w:rsidRPr="005B630A">
        <w:rPr>
          <w:rFonts w:ascii="Times New Roman" w:eastAsia="Times New Roman" w:hAnsi="Times New Roman" w:cs="Times New Roman"/>
          <w:noProof w:val="0"/>
          <w:sz w:val="24"/>
          <w:szCs w:val="24"/>
          <w:lang w:eastAsia="tr-TR"/>
        </w:rPr>
        <w:t>Protection</w:t>
      </w:r>
      <w:proofErr w:type="spellEnd"/>
      <w:r w:rsidR="00D2086D" w:rsidRPr="005B630A">
        <w:rPr>
          <w:rFonts w:ascii="Times New Roman" w:eastAsia="Times New Roman" w:hAnsi="Times New Roman" w:cs="Times New Roman"/>
          <w:noProof w:val="0"/>
          <w:sz w:val="24"/>
          <w:szCs w:val="24"/>
          <w:lang w:eastAsia="tr-TR"/>
        </w:rPr>
        <w:t xml:space="preserve"> </w:t>
      </w:r>
      <w:proofErr w:type="spellStart"/>
      <w:r w:rsidR="00D2086D" w:rsidRPr="005B630A">
        <w:rPr>
          <w:rFonts w:ascii="Times New Roman" w:eastAsia="Times New Roman" w:hAnsi="Times New Roman" w:cs="Times New Roman"/>
          <w:noProof w:val="0"/>
          <w:sz w:val="24"/>
          <w:szCs w:val="24"/>
          <w:lang w:eastAsia="tr-TR"/>
        </w:rPr>
        <w:t>Agency</w:t>
      </w:r>
      <w:proofErr w:type="spellEnd"/>
      <w:r w:rsidR="00D2086D" w:rsidRPr="005B630A">
        <w:rPr>
          <w:rFonts w:ascii="Times New Roman" w:eastAsia="Times New Roman" w:hAnsi="Times New Roman" w:cs="Times New Roman"/>
          <w:noProof w:val="0"/>
          <w:sz w:val="24"/>
          <w:szCs w:val="24"/>
          <w:lang w:eastAsia="tr-TR"/>
        </w:rPr>
        <w:t xml:space="preserve"> 1999, 2016) </w:t>
      </w:r>
      <w:proofErr w:type="spellStart"/>
      <w:r w:rsidR="00D2086D" w:rsidRPr="005B630A">
        <w:rPr>
          <w:rFonts w:ascii="Times New Roman" w:eastAsia="Times New Roman" w:hAnsi="Times New Roman" w:cs="Times New Roman"/>
          <w:noProof w:val="0"/>
          <w:sz w:val="24"/>
          <w:szCs w:val="24"/>
          <w:lang w:eastAsia="tr-TR"/>
        </w:rPr>
        <w:t>and</w:t>
      </w:r>
      <w:proofErr w:type="spellEnd"/>
      <w:r w:rsidR="00D2086D" w:rsidRPr="005B630A">
        <w:rPr>
          <w:rFonts w:ascii="Times New Roman" w:eastAsia="Times New Roman" w:hAnsi="Times New Roman" w:cs="Times New Roman"/>
          <w:noProof w:val="0"/>
          <w:sz w:val="24"/>
          <w:szCs w:val="24"/>
          <w:lang w:eastAsia="tr-TR"/>
        </w:rPr>
        <w:t xml:space="preserve"> TEG </w:t>
      </w:r>
      <w:proofErr w:type="spellStart"/>
      <w:r w:rsidR="00D2086D" w:rsidRPr="005B630A">
        <w:rPr>
          <w:rFonts w:ascii="Times New Roman" w:eastAsia="Times New Roman" w:hAnsi="Times New Roman" w:cs="Times New Roman"/>
          <w:noProof w:val="0"/>
          <w:sz w:val="24"/>
          <w:szCs w:val="24"/>
          <w:lang w:eastAsia="tr-TR"/>
        </w:rPr>
        <w:t>standards</w:t>
      </w:r>
      <w:proofErr w:type="spellEnd"/>
      <w:r w:rsidR="00D2086D" w:rsidRPr="005B630A">
        <w:rPr>
          <w:rFonts w:ascii="Times New Roman" w:eastAsia="Times New Roman" w:hAnsi="Times New Roman" w:cs="Times New Roman"/>
          <w:noProof w:val="0"/>
          <w:sz w:val="24"/>
          <w:szCs w:val="24"/>
          <w:lang w:eastAsia="tr-TR"/>
        </w:rPr>
        <w:t xml:space="preserve"> (</w:t>
      </w:r>
      <w:proofErr w:type="spellStart"/>
      <w:r w:rsidR="00D2086D" w:rsidRPr="005B630A">
        <w:rPr>
          <w:rFonts w:ascii="Times New Roman" w:eastAsia="Times New Roman" w:hAnsi="Times New Roman" w:cs="Times New Roman"/>
          <w:noProof w:val="0"/>
          <w:sz w:val="24"/>
          <w:szCs w:val="24"/>
          <w:lang w:eastAsia="tr-TR"/>
        </w:rPr>
        <w:t>Turkish</w:t>
      </w:r>
      <w:proofErr w:type="spellEnd"/>
      <w:r w:rsidR="00D2086D" w:rsidRPr="005B630A">
        <w:rPr>
          <w:rFonts w:ascii="Times New Roman" w:eastAsia="Times New Roman" w:hAnsi="Times New Roman" w:cs="Times New Roman"/>
          <w:noProof w:val="0"/>
          <w:sz w:val="24"/>
          <w:szCs w:val="24"/>
          <w:lang w:eastAsia="tr-TR"/>
        </w:rPr>
        <w:t xml:space="preserve"> </w:t>
      </w:r>
      <w:proofErr w:type="spellStart"/>
      <w:r w:rsidR="00D2086D" w:rsidRPr="005B630A">
        <w:rPr>
          <w:rFonts w:ascii="Times New Roman" w:eastAsia="Times New Roman" w:hAnsi="Times New Roman" w:cs="Times New Roman"/>
          <w:noProof w:val="0"/>
          <w:sz w:val="24"/>
          <w:szCs w:val="24"/>
          <w:lang w:eastAsia="tr-TR"/>
        </w:rPr>
        <w:t>Environmental</w:t>
      </w:r>
      <w:proofErr w:type="spellEnd"/>
      <w:r w:rsidR="00D2086D" w:rsidRPr="005B630A">
        <w:rPr>
          <w:rFonts w:ascii="Times New Roman" w:eastAsia="Times New Roman" w:hAnsi="Times New Roman" w:cs="Times New Roman"/>
          <w:noProof w:val="0"/>
          <w:sz w:val="24"/>
          <w:szCs w:val="24"/>
          <w:lang w:eastAsia="tr-TR"/>
        </w:rPr>
        <w:t xml:space="preserve"> </w:t>
      </w:r>
      <w:proofErr w:type="spellStart"/>
      <w:r w:rsidR="00D2086D" w:rsidRPr="005B630A">
        <w:rPr>
          <w:rFonts w:ascii="Times New Roman" w:eastAsia="Times New Roman" w:hAnsi="Times New Roman" w:cs="Times New Roman"/>
          <w:noProof w:val="0"/>
          <w:sz w:val="24"/>
          <w:szCs w:val="24"/>
          <w:lang w:eastAsia="tr-TR"/>
        </w:rPr>
        <w:t>Guideline</w:t>
      </w:r>
      <w:proofErr w:type="spellEnd"/>
      <w:r w:rsidR="00D2086D" w:rsidRPr="005B630A">
        <w:rPr>
          <w:rFonts w:ascii="Times New Roman" w:eastAsia="Times New Roman" w:hAnsi="Times New Roman" w:cs="Times New Roman"/>
          <w:noProof w:val="0"/>
          <w:sz w:val="24"/>
          <w:szCs w:val="24"/>
          <w:lang w:eastAsia="tr-TR"/>
        </w:rPr>
        <w:t>, 2016)</w:t>
      </w:r>
      <w:r w:rsidR="00D2086D">
        <w:rPr>
          <w:rFonts w:ascii="Times New Roman" w:eastAsia="Times New Roman" w:hAnsi="Times New Roman" w:cs="Times New Roman"/>
          <w:noProof w:val="0"/>
          <w:sz w:val="24"/>
          <w:szCs w:val="24"/>
          <w:lang w:eastAsia="tr-TR"/>
        </w:rPr>
        <w:t xml:space="preserve">, </w:t>
      </w:r>
      <w:r w:rsidR="00D2086D" w:rsidRPr="00111B75">
        <w:rPr>
          <w:rFonts w:ascii="Times New Roman" w:hAnsi="Times New Roman" w:cs="Times New Roman"/>
          <w:color w:val="222222"/>
          <w:sz w:val="24"/>
          <w:szCs w:val="24"/>
          <w:shd w:val="clear" w:color="auto" w:fill="FFFFFF"/>
        </w:rPr>
        <w:t xml:space="preserve">Cd and Pb accumulation in liver tissue of </w:t>
      </w:r>
      <w:r w:rsidR="00D2086D" w:rsidRPr="008C335B">
        <w:rPr>
          <w:rFonts w:ascii="Times New Roman" w:hAnsi="Times New Roman" w:cs="Times New Roman"/>
          <w:bCs/>
          <w:i/>
          <w:sz w:val="24"/>
          <w:szCs w:val="24"/>
        </w:rPr>
        <w:t>S. stellaris</w:t>
      </w:r>
      <w:r w:rsidR="00D2086D" w:rsidRPr="008F0E47">
        <w:rPr>
          <w:rFonts w:ascii="Times New Roman" w:hAnsi="Times New Roman" w:cs="Times New Roman"/>
          <w:color w:val="222222"/>
          <w:sz w:val="24"/>
          <w:szCs w:val="24"/>
          <w:shd w:val="clear" w:color="auto" w:fill="FFFFFF"/>
        </w:rPr>
        <w:t xml:space="preserve"> </w:t>
      </w:r>
      <w:r w:rsidR="00D2086D" w:rsidRPr="00111B75">
        <w:rPr>
          <w:rFonts w:ascii="Times New Roman" w:hAnsi="Times New Roman" w:cs="Times New Roman"/>
          <w:color w:val="222222"/>
          <w:sz w:val="24"/>
          <w:szCs w:val="24"/>
          <w:shd w:val="clear" w:color="auto" w:fill="FFFFFF"/>
        </w:rPr>
        <w:t>exceeded the maximum limits allowed by the TFC (2011), EU (2005) enough to have negative effects on coastal ecosystems.</w:t>
      </w:r>
      <w:r w:rsidR="00912989">
        <w:rPr>
          <w:rFonts w:ascii="Times New Roman" w:hAnsi="Times New Roman" w:cs="Times New Roman"/>
          <w:color w:val="222222"/>
          <w:sz w:val="24"/>
          <w:szCs w:val="24"/>
          <w:shd w:val="clear" w:color="auto" w:fill="FFFFFF"/>
        </w:rPr>
        <w:t xml:space="preserve"> </w:t>
      </w:r>
      <w:proofErr w:type="gramEnd"/>
      <w:r w:rsidR="00905D56">
        <w:rPr>
          <w:rFonts w:ascii="Times New Roman" w:hAnsi="Times New Roman" w:cs="Times New Roman"/>
          <w:color w:val="222222"/>
          <w:sz w:val="24"/>
          <w:szCs w:val="24"/>
          <w:shd w:val="clear" w:color="auto" w:fill="FFFFFF"/>
        </w:rPr>
        <w:t>Also, t</w:t>
      </w:r>
      <w:r w:rsidR="00905D56" w:rsidRPr="007A37DC">
        <w:rPr>
          <w:rFonts w:ascii="Times New Roman" w:hAnsi="Times New Roman" w:cs="Times New Roman"/>
          <w:sz w:val="24"/>
          <w:szCs w:val="24"/>
        </w:rPr>
        <w:t xml:space="preserve">he frequency of </w:t>
      </w:r>
      <w:r w:rsidR="00905D56">
        <w:rPr>
          <w:rFonts w:ascii="Times New Roman" w:hAnsi="Times New Roman" w:cs="Times New Roman"/>
          <w:sz w:val="24"/>
          <w:szCs w:val="24"/>
        </w:rPr>
        <w:t xml:space="preserve">DNA </w:t>
      </w:r>
      <w:r w:rsidR="00905D56" w:rsidRPr="007A37DC">
        <w:rPr>
          <w:rFonts w:ascii="Times New Roman" w:hAnsi="Times New Roman" w:cs="Times New Roman"/>
          <w:sz w:val="24"/>
          <w:szCs w:val="24"/>
        </w:rPr>
        <w:t xml:space="preserve">damage in the </w:t>
      </w:r>
      <w:r w:rsidR="00905D56">
        <w:rPr>
          <w:rFonts w:ascii="Times New Roman" w:hAnsi="Times New Roman" w:cs="Times New Roman"/>
          <w:bCs/>
          <w:sz w:val="24"/>
          <w:szCs w:val="24"/>
        </w:rPr>
        <w:t>nursehound s</w:t>
      </w:r>
      <w:r w:rsidR="00905D56" w:rsidRPr="007A37DC">
        <w:rPr>
          <w:rFonts w:ascii="Times New Roman" w:hAnsi="Times New Roman" w:cs="Times New Roman"/>
          <w:bCs/>
          <w:sz w:val="24"/>
          <w:szCs w:val="24"/>
        </w:rPr>
        <w:t>hark</w:t>
      </w:r>
      <w:r w:rsidR="00905D56" w:rsidRPr="007A37DC">
        <w:rPr>
          <w:rFonts w:ascii="Times New Roman" w:hAnsi="Times New Roman" w:cs="Times New Roman"/>
          <w:sz w:val="24"/>
          <w:szCs w:val="24"/>
        </w:rPr>
        <w:t>'s gill and liver cells w</w:t>
      </w:r>
      <w:r w:rsidR="00905D56">
        <w:rPr>
          <w:rFonts w:ascii="Times New Roman" w:hAnsi="Times New Roman" w:cs="Times New Roman"/>
          <w:sz w:val="24"/>
          <w:szCs w:val="24"/>
        </w:rPr>
        <w:t>ere</w:t>
      </w:r>
      <w:r w:rsidR="00905D56" w:rsidRPr="007A37DC">
        <w:rPr>
          <w:rFonts w:ascii="Times New Roman" w:hAnsi="Times New Roman" w:cs="Times New Roman"/>
          <w:sz w:val="24"/>
          <w:szCs w:val="24"/>
        </w:rPr>
        <w:t xml:space="preserve"> </w:t>
      </w:r>
      <w:r w:rsidR="00905D56">
        <w:rPr>
          <w:rFonts w:ascii="Times New Roman" w:hAnsi="Times New Roman" w:cs="Times New Roman"/>
          <w:sz w:val="24"/>
          <w:szCs w:val="24"/>
        </w:rPr>
        <w:t>62.332±4.041</w:t>
      </w:r>
      <w:r w:rsidR="00905D56" w:rsidRPr="007A37DC">
        <w:rPr>
          <w:rFonts w:ascii="Times New Roman" w:hAnsi="Times New Roman" w:cs="Times New Roman"/>
          <w:sz w:val="24"/>
          <w:szCs w:val="24"/>
        </w:rPr>
        <w:t xml:space="preserve">% and </w:t>
      </w:r>
      <w:r w:rsidR="00905D56">
        <w:rPr>
          <w:rFonts w:ascii="Times New Roman" w:hAnsi="Times New Roman" w:cs="Times New Roman"/>
          <w:sz w:val="24"/>
          <w:szCs w:val="24"/>
        </w:rPr>
        <w:t>56.332±1.528</w:t>
      </w:r>
      <w:r w:rsidR="00905D56" w:rsidRPr="007A37DC">
        <w:rPr>
          <w:rFonts w:ascii="Times New Roman" w:hAnsi="Times New Roman" w:cs="Times New Roman"/>
          <w:sz w:val="24"/>
          <w:szCs w:val="24"/>
        </w:rPr>
        <w:t xml:space="preserve">%, </w:t>
      </w:r>
      <w:del w:id="248" w:author="Deniz Ergüden" w:date="2024-07-30T14:00:00Z">
        <w:r w:rsidR="00905D56" w:rsidRPr="007A37DC" w:rsidDel="00313B34">
          <w:rPr>
            <w:rFonts w:ascii="Times New Roman" w:hAnsi="Times New Roman" w:cs="Times New Roman"/>
            <w:sz w:val="24"/>
            <w:szCs w:val="24"/>
          </w:rPr>
          <w:delText>accordingly</w:delText>
        </w:r>
      </w:del>
      <w:ins w:id="249" w:author="Deniz Ergüden" w:date="2024-07-30T14:00:00Z">
        <w:r w:rsidR="00313B34">
          <w:rPr>
            <w:rFonts w:ascii="Times New Roman" w:hAnsi="Times New Roman" w:cs="Times New Roman"/>
            <w:sz w:val="24"/>
            <w:szCs w:val="24"/>
          </w:rPr>
          <w:t>respectively</w:t>
        </w:r>
      </w:ins>
      <w:r w:rsidR="00905D56" w:rsidRPr="007A37DC">
        <w:rPr>
          <w:rFonts w:ascii="Times New Roman" w:hAnsi="Times New Roman" w:cs="Times New Roman"/>
          <w:sz w:val="24"/>
          <w:szCs w:val="24"/>
        </w:rPr>
        <w:t xml:space="preserve">. </w:t>
      </w:r>
      <w:r w:rsidR="00A35E91" w:rsidRPr="00A35E91">
        <w:rPr>
          <w:rFonts w:ascii="Times New Roman" w:hAnsi="Times New Roman" w:cs="Times New Roman"/>
          <w:sz w:val="24"/>
          <w:szCs w:val="24"/>
        </w:rPr>
        <w:t xml:space="preserve">The gill tissue exhibited a greater incidence of injury compared to the liver tissue. Extended exposure to contaminants may lead to the buildup of DNA strand breaks in aquatic creatures like fish due to their inability to repair DNA, which is lower relative to other species (D’Costa et al., 2017). D’Costa et al. (2017) found that the presence of contaminants in the environment leads to increased levels of DNA damage. This was determined via the use of multiple regression analysis. Furthermore, a strong positive association was found between the concentration of Pb in the water columns and the DNA damage parameters. Conversely, a negative correlation was seen between the concentrations of Fe and Cr in the water columns at the sample location and the DNA damage parameters in both gill and liver cells. Multiple investigations assessed the metal concentrations </w:t>
      </w:r>
      <w:r w:rsidR="00A35E91" w:rsidRPr="00D15577">
        <w:rPr>
          <w:rFonts w:ascii="Times New Roman" w:hAnsi="Times New Roman" w:cs="Times New Roman"/>
          <w:i/>
          <w:sz w:val="24"/>
          <w:szCs w:val="24"/>
        </w:rPr>
        <w:t>in Scyliorhinus stellaris</w:t>
      </w:r>
      <w:r w:rsidR="00A35E91" w:rsidRPr="00A35E91">
        <w:rPr>
          <w:rFonts w:ascii="Times New Roman" w:hAnsi="Times New Roman" w:cs="Times New Roman"/>
          <w:sz w:val="24"/>
          <w:szCs w:val="24"/>
        </w:rPr>
        <w:t xml:space="preserve"> specimens sourced from the Atlantic Ocean (Vas</w:t>
      </w:r>
      <w:ins w:id="250" w:author="Deniz Ergüden" w:date="2024-07-30T13:59:00Z">
        <w:r w:rsidR="00313B34">
          <w:rPr>
            <w:rFonts w:ascii="Times New Roman" w:hAnsi="Times New Roman" w:cs="Times New Roman"/>
            <w:sz w:val="24"/>
            <w:szCs w:val="24"/>
          </w:rPr>
          <w:t>,</w:t>
        </w:r>
      </w:ins>
      <w:r w:rsidR="00A35E91" w:rsidRPr="00A35E91">
        <w:rPr>
          <w:rFonts w:ascii="Times New Roman" w:hAnsi="Times New Roman" w:cs="Times New Roman"/>
          <w:sz w:val="24"/>
          <w:szCs w:val="24"/>
        </w:rPr>
        <w:t xml:space="preserve"> 1991), in addition to </w:t>
      </w:r>
      <w:r w:rsidR="00A35E91" w:rsidRPr="00D15577">
        <w:rPr>
          <w:rFonts w:ascii="Times New Roman" w:hAnsi="Times New Roman" w:cs="Times New Roman"/>
          <w:i/>
          <w:sz w:val="24"/>
          <w:szCs w:val="24"/>
        </w:rPr>
        <w:t>Scyliorhinus canicula</w:t>
      </w:r>
      <w:r w:rsidR="00A35E91" w:rsidRPr="00A35E91">
        <w:rPr>
          <w:rFonts w:ascii="Times New Roman" w:hAnsi="Times New Roman" w:cs="Times New Roman"/>
          <w:sz w:val="24"/>
          <w:szCs w:val="24"/>
        </w:rPr>
        <w:t xml:space="preserve"> (lesser-spotted dogfish) specimens collected from the Mediterranean Sea and </w:t>
      </w:r>
      <w:ins w:id="251" w:author="Deniz Ergüden" w:date="2024-07-30T14:00:00Z">
        <w:r w:rsidR="00313B34">
          <w:rPr>
            <w:rFonts w:ascii="Times New Roman" w:hAnsi="Times New Roman" w:cs="Times New Roman"/>
            <w:sz w:val="24"/>
            <w:szCs w:val="24"/>
          </w:rPr>
          <w:t xml:space="preserve">the </w:t>
        </w:r>
      </w:ins>
      <w:r w:rsidR="00A35E91" w:rsidRPr="00A35E91">
        <w:rPr>
          <w:rFonts w:ascii="Times New Roman" w:hAnsi="Times New Roman" w:cs="Times New Roman"/>
          <w:sz w:val="24"/>
          <w:szCs w:val="24"/>
        </w:rPr>
        <w:t>Atlantic Ocean (Mille et al.</w:t>
      </w:r>
      <w:r w:rsidR="005734E7">
        <w:rPr>
          <w:rFonts w:ascii="Times New Roman" w:hAnsi="Times New Roman" w:cs="Times New Roman"/>
          <w:sz w:val="24"/>
          <w:szCs w:val="24"/>
        </w:rPr>
        <w:t>,</w:t>
      </w:r>
      <w:r w:rsidR="00A35E91" w:rsidRPr="00A35E91">
        <w:rPr>
          <w:rFonts w:ascii="Times New Roman" w:hAnsi="Times New Roman" w:cs="Times New Roman"/>
          <w:sz w:val="24"/>
          <w:szCs w:val="24"/>
        </w:rPr>
        <w:t xml:space="preserve"> 2018; Marques et al. 2021; Squadrone et al., 2022). The gill tissue showed a higher occurrence of injury in comparison to the liver tissue. Based on the information provided in the piece of literature, gills are more vulnerable to pollutants than other organ tissues since they have a high blood flow for respiration and are constantly exposed to saltwater. The gill, with its specialized structure for detecting harmful substances, plays a crucial role in other studies that have also reached findings. Furthermore, the identification of more extensive harm in the gill as opposed to the liver implies a connection between oxidative stress and DNA damage in aquatic species (Ergenler </w:t>
      </w:r>
      <w:r w:rsidR="00707A52">
        <w:rPr>
          <w:rFonts w:ascii="Times New Roman" w:hAnsi="Times New Roman" w:cs="Times New Roman"/>
          <w:sz w:val="24"/>
          <w:szCs w:val="24"/>
        </w:rPr>
        <w:t>&amp;</w:t>
      </w:r>
      <w:r w:rsidR="00A35E91" w:rsidRPr="00A35E91">
        <w:rPr>
          <w:rFonts w:ascii="Times New Roman" w:hAnsi="Times New Roman" w:cs="Times New Roman"/>
          <w:sz w:val="24"/>
          <w:szCs w:val="24"/>
        </w:rPr>
        <w:t xml:space="preserve"> Turan, 2023). The results of our study were mostly consistent with the information found in the existing literature. Moreover, the presence of greater damage in the gill compared to the liver suggests that oxidative stress is associated with DNA damage in the gill and liver cells of elasmobranchs (</w:t>
      </w:r>
      <w:ins w:id="252" w:author="Deniz Ergüden" w:date="2024-07-30T14:00:00Z">
        <w:r w:rsidR="00313B34" w:rsidRPr="00A35E91">
          <w:rPr>
            <w:rFonts w:ascii="Times New Roman" w:hAnsi="Times New Roman" w:cs="Times New Roman"/>
            <w:sz w:val="24"/>
            <w:szCs w:val="24"/>
          </w:rPr>
          <w:t>Alves et al., 2023</w:t>
        </w:r>
        <w:r w:rsidR="00313B34">
          <w:rPr>
            <w:rFonts w:ascii="Times New Roman" w:hAnsi="Times New Roman" w:cs="Times New Roman"/>
            <w:sz w:val="24"/>
            <w:szCs w:val="24"/>
          </w:rPr>
          <w:t xml:space="preserve">; </w:t>
        </w:r>
      </w:ins>
      <w:r w:rsidR="00A35E91" w:rsidRPr="00A35E91">
        <w:rPr>
          <w:rFonts w:ascii="Times New Roman" w:hAnsi="Times New Roman" w:cs="Times New Roman"/>
          <w:sz w:val="24"/>
          <w:szCs w:val="24"/>
        </w:rPr>
        <w:t>Fillice et al., 2023</w:t>
      </w:r>
      <w:del w:id="253" w:author="Deniz Ergüden" w:date="2024-07-30T14:00:00Z">
        <w:r w:rsidR="00A35E91" w:rsidRPr="00A35E91" w:rsidDel="00313B34">
          <w:rPr>
            <w:rFonts w:ascii="Times New Roman" w:hAnsi="Times New Roman" w:cs="Times New Roman"/>
            <w:sz w:val="24"/>
            <w:szCs w:val="24"/>
          </w:rPr>
          <w:delText>; Alves et al., 2023</w:delText>
        </w:r>
      </w:del>
      <w:r w:rsidR="00A35E91" w:rsidRPr="00A35E91">
        <w:rPr>
          <w:rFonts w:ascii="Times New Roman" w:hAnsi="Times New Roman" w:cs="Times New Roman"/>
          <w:sz w:val="24"/>
          <w:szCs w:val="24"/>
        </w:rPr>
        <w:t xml:space="preserve">). Alves et al. (2023) discovered that </w:t>
      </w:r>
      <w:r w:rsidR="00A35E91" w:rsidRPr="00D15577">
        <w:rPr>
          <w:rFonts w:ascii="Times New Roman" w:hAnsi="Times New Roman" w:cs="Times New Roman"/>
          <w:i/>
          <w:sz w:val="24"/>
          <w:szCs w:val="24"/>
        </w:rPr>
        <w:t>Prionace glauca</w:t>
      </w:r>
      <w:r w:rsidR="00A35E91" w:rsidRPr="00A35E91">
        <w:rPr>
          <w:rFonts w:ascii="Times New Roman" w:hAnsi="Times New Roman" w:cs="Times New Roman"/>
          <w:sz w:val="24"/>
          <w:szCs w:val="24"/>
        </w:rPr>
        <w:t xml:space="preserve"> sharks captured in approach to the continental coast of Portugal had elevated levels of inorganic pollutants in their livers in comparison to animals collected in more distant oceanic areas. Their suggestion posits that gills have the potential to serve as a source tissue for future monitoring investigations including alternative biomarkers. In their study, Fillice et al. (2023) conducted an eco-toxicological investigation of Pb, As, Cd, Mn, Zn, Ni, Cu, and Fe in </w:t>
      </w:r>
      <w:r w:rsidR="00A35E91" w:rsidRPr="00D15577">
        <w:rPr>
          <w:rFonts w:ascii="Times New Roman" w:hAnsi="Times New Roman" w:cs="Times New Roman"/>
          <w:i/>
          <w:sz w:val="24"/>
          <w:szCs w:val="24"/>
        </w:rPr>
        <w:t>Scyliorhinus canicula</w:t>
      </w:r>
      <w:r w:rsidR="00A35E91" w:rsidRPr="00A35E91">
        <w:rPr>
          <w:rFonts w:ascii="Times New Roman" w:hAnsi="Times New Roman" w:cs="Times New Roman"/>
          <w:sz w:val="24"/>
          <w:szCs w:val="24"/>
        </w:rPr>
        <w:t xml:space="preserve">. They found that there was no significant difference between the sexes. Additionally, they discovered strong associations between the number of white blood cells and the presence of manganese (Mn) and zinc (Zn), as well as between lactate dehydrogenase (LDH) activity and these trace elements. This indicates that the build-up of these elements in dogfish may impact oxidative and antioxidant processes, potentially leading to major effects on their physiology and overall well-being. In their study, Squadrone et al. (2022) investigated the bioaccumulation of metals in the blood, liver, kidneys, and muscles of </w:t>
      </w:r>
      <w:r w:rsidR="00A35E91" w:rsidRPr="00313B34">
        <w:rPr>
          <w:rFonts w:ascii="Times New Roman" w:hAnsi="Times New Roman" w:cs="Times New Roman"/>
          <w:i/>
          <w:sz w:val="24"/>
          <w:szCs w:val="24"/>
          <w:rPrChange w:id="254" w:author="Deniz Ergüden" w:date="2024-07-30T14:01:00Z">
            <w:rPr>
              <w:rFonts w:ascii="Times New Roman" w:hAnsi="Times New Roman" w:cs="Times New Roman"/>
              <w:sz w:val="24"/>
              <w:szCs w:val="24"/>
            </w:rPr>
          </w:rPrChange>
        </w:rPr>
        <w:t>Scyliorhinus stellaris</w:t>
      </w:r>
      <w:r w:rsidR="00A35E91" w:rsidRPr="00A35E91">
        <w:rPr>
          <w:rFonts w:ascii="Times New Roman" w:hAnsi="Times New Roman" w:cs="Times New Roman"/>
          <w:sz w:val="24"/>
          <w:szCs w:val="24"/>
        </w:rPr>
        <w:t xml:space="preserve">, a shark species. Researchers discovered that nonessential components are often less abundant, whereas essential components are more abundant in wild </w:t>
      </w:r>
      <w:ins w:id="255" w:author="Deniz Ergüden" w:date="2024-07-30T14:02:00Z">
        <w:r w:rsidR="00313B34">
          <w:rPr>
            <w:rFonts w:ascii="Times New Roman" w:hAnsi="Times New Roman" w:cs="Times New Roman"/>
            <w:sz w:val="24"/>
            <w:szCs w:val="24"/>
          </w:rPr>
          <w:t>e</w:t>
        </w:r>
      </w:ins>
      <w:del w:id="256" w:author="Deniz Ergüden" w:date="2024-07-30T14:02:00Z">
        <w:r w:rsidR="00A35E91" w:rsidRPr="00A35E91" w:rsidDel="00313B34">
          <w:rPr>
            <w:rFonts w:ascii="Times New Roman" w:hAnsi="Times New Roman" w:cs="Times New Roman"/>
            <w:sz w:val="24"/>
            <w:szCs w:val="24"/>
          </w:rPr>
          <w:delText>E</w:delText>
        </w:r>
      </w:del>
      <w:r w:rsidR="00A35E91" w:rsidRPr="00A35E91">
        <w:rPr>
          <w:rFonts w:ascii="Times New Roman" w:hAnsi="Times New Roman" w:cs="Times New Roman"/>
          <w:sz w:val="24"/>
          <w:szCs w:val="24"/>
        </w:rPr>
        <w:t xml:space="preserve">lasmobranchs. This suggests a strong correlation between a well-balanced diet and the </w:t>
      </w:r>
      <w:del w:id="257" w:author="Deniz Ergüden" w:date="2024-07-30T14:01:00Z">
        <w:r w:rsidR="00A35E91" w:rsidRPr="00A35E91" w:rsidDel="00313B34">
          <w:rPr>
            <w:rFonts w:ascii="Times New Roman" w:hAnsi="Times New Roman" w:cs="Times New Roman"/>
            <w:sz w:val="24"/>
            <w:szCs w:val="24"/>
          </w:rPr>
          <w:delText xml:space="preserve">wellbeing </w:delText>
        </w:r>
      </w:del>
      <w:ins w:id="258" w:author="Deniz Ergüden" w:date="2024-07-30T14:01:00Z">
        <w:r w:rsidR="00313B34">
          <w:rPr>
            <w:rFonts w:ascii="Times New Roman" w:hAnsi="Times New Roman" w:cs="Times New Roman"/>
            <w:sz w:val="24"/>
            <w:szCs w:val="24"/>
          </w:rPr>
          <w:t>well-being</w:t>
        </w:r>
        <w:r w:rsidR="00313B34" w:rsidRPr="00A35E91">
          <w:rPr>
            <w:rFonts w:ascii="Times New Roman" w:hAnsi="Times New Roman" w:cs="Times New Roman"/>
            <w:sz w:val="24"/>
            <w:szCs w:val="24"/>
          </w:rPr>
          <w:t xml:space="preserve"> </w:t>
        </w:r>
      </w:ins>
      <w:r w:rsidR="00A35E91" w:rsidRPr="00A35E91">
        <w:rPr>
          <w:rFonts w:ascii="Times New Roman" w:hAnsi="Times New Roman" w:cs="Times New Roman"/>
          <w:sz w:val="24"/>
          <w:szCs w:val="24"/>
        </w:rPr>
        <w:t xml:space="preserve">of these animals. Araujo et al. (2024) examined the correlation between genetic harm in red blood cells and the levels of metals in the blood of three shark species: </w:t>
      </w:r>
      <w:r w:rsidR="00A35E91" w:rsidRPr="00D15577">
        <w:rPr>
          <w:rFonts w:ascii="Times New Roman" w:hAnsi="Times New Roman" w:cs="Times New Roman"/>
          <w:i/>
          <w:sz w:val="24"/>
          <w:szCs w:val="24"/>
        </w:rPr>
        <w:t>Galeocerdo cuvier</w:t>
      </w:r>
      <w:r w:rsidR="00A35E91" w:rsidRPr="00A35E91">
        <w:rPr>
          <w:rFonts w:ascii="Times New Roman" w:hAnsi="Times New Roman" w:cs="Times New Roman"/>
          <w:sz w:val="24"/>
          <w:szCs w:val="24"/>
        </w:rPr>
        <w:t xml:space="preserve">, </w:t>
      </w:r>
      <w:r w:rsidR="00A35E91" w:rsidRPr="00D15577">
        <w:rPr>
          <w:rFonts w:ascii="Times New Roman" w:hAnsi="Times New Roman" w:cs="Times New Roman"/>
          <w:i/>
          <w:sz w:val="24"/>
          <w:szCs w:val="24"/>
        </w:rPr>
        <w:t>Negaprion brevirostris</w:t>
      </w:r>
      <w:r w:rsidR="00A35E91" w:rsidRPr="00A35E91">
        <w:rPr>
          <w:rFonts w:ascii="Times New Roman" w:hAnsi="Times New Roman" w:cs="Times New Roman"/>
          <w:sz w:val="24"/>
          <w:szCs w:val="24"/>
        </w:rPr>
        <w:t xml:space="preserve">, and </w:t>
      </w:r>
      <w:r w:rsidR="00A35E91" w:rsidRPr="00D15577">
        <w:rPr>
          <w:rFonts w:ascii="Times New Roman" w:hAnsi="Times New Roman" w:cs="Times New Roman"/>
          <w:i/>
          <w:sz w:val="24"/>
          <w:szCs w:val="24"/>
        </w:rPr>
        <w:t>Ginglymostoma cirratum</w:t>
      </w:r>
      <w:r w:rsidR="00A35E91" w:rsidRPr="00A35E91">
        <w:rPr>
          <w:rFonts w:ascii="Times New Roman" w:hAnsi="Times New Roman" w:cs="Times New Roman"/>
          <w:sz w:val="24"/>
          <w:szCs w:val="24"/>
        </w:rPr>
        <w:t xml:space="preserve">. It was discovered that </w:t>
      </w:r>
      <w:r w:rsidR="00A35E91" w:rsidRPr="00313B34">
        <w:rPr>
          <w:rFonts w:ascii="Times New Roman" w:hAnsi="Times New Roman" w:cs="Times New Roman"/>
          <w:i/>
          <w:sz w:val="24"/>
          <w:szCs w:val="24"/>
          <w:rPrChange w:id="259" w:author="Deniz Ergüden" w:date="2024-07-30T14:02:00Z">
            <w:rPr>
              <w:rFonts w:ascii="Times New Roman" w:hAnsi="Times New Roman" w:cs="Times New Roman"/>
              <w:sz w:val="24"/>
              <w:szCs w:val="24"/>
            </w:rPr>
          </w:rPrChange>
        </w:rPr>
        <w:t>G. cuvier</w:t>
      </w:r>
      <w:r w:rsidR="00A35E91" w:rsidRPr="00A35E91">
        <w:rPr>
          <w:rFonts w:ascii="Times New Roman" w:hAnsi="Times New Roman" w:cs="Times New Roman"/>
          <w:sz w:val="24"/>
          <w:szCs w:val="24"/>
        </w:rPr>
        <w:t xml:space="preserve"> exhibited the greatest frequency of genomic damage in erythrocytes, as well as the highest average content of Al, Cd, Cr, Fe, Mn, Ni, Pb, and Zn in the blood. Rojubie et al. (2024) discovered that sharks had a tendency to collect high levels of heavy metals, with the liver typically containing higher median concentrations. In their study, Higueruelo et al. (2024) found that the small-tailed catfish (</w:t>
      </w:r>
      <w:r w:rsidR="00A35E91" w:rsidRPr="00D15577">
        <w:rPr>
          <w:rFonts w:ascii="Times New Roman" w:hAnsi="Times New Roman" w:cs="Times New Roman"/>
          <w:i/>
          <w:sz w:val="24"/>
          <w:szCs w:val="24"/>
        </w:rPr>
        <w:t>Scyliorhinus canicula</w:t>
      </w:r>
      <w:r w:rsidR="00A35E91" w:rsidRPr="00A35E91">
        <w:rPr>
          <w:rFonts w:ascii="Times New Roman" w:hAnsi="Times New Roman" w:cs="Times New Roman"/>
          <w:sz w:val="24"/>
          <w:szCs w:val="24"/>
        </w:rPr>
        <w:t xml:space="preserve">) has the greatest degree of biodegradability among the marine species found on the Catalan coast in the northern Mediterranean. Additionally, the presence of </w:t>
      </w:r>
      <w:r w:rsidR="00A35E91" w:rsidRPr="00A35E91">
        <w:rPr>
          <w:rFonts w:ascii="Times New Roman" w:hAnsi="Times New Roman" w:cs="Times New Roman"/>
          <w:sz w:val="24"/>
          <w:szCs w:val="24"/>
        </w:rPr>
        <w:lastRenderedPageBreak/>
        <w:t xml:space="preserve">significant concentrations of heavy metals in </w:t>
      </w:r>
      <w:r w:rsidR="00A35E91" w:rsidRPr="00313B34">
        <w:rPr>
          <w:rFonts w:ascii="Times New Roman" w:hAnsi="Times New Roman" w:cs="Times New Roman"/>
          <w:i/>
          <w:sz w:val="24"/>
          <w:szCs w:val="24"/>
          <w:rPrChange w:id="260" w:author="Deniz Ergüden" w:date="2024-07-30T14:02:00Z">
            <w:rPr>
              <w:rFonts w:ascii="Times New Roman" w:hAnsi="Times New Roman" w:cs="Times New Roman"/>
              <w:sz w:val="24"/>
              <w:szCs w:val="24"/>
            </w:rPr>
          </w:rPrChange>
        </w:rPr>
        <w:t>S. canicula</w:t>
      </w:r>
      <w:r w:rsidR="00A35E91" w:rsidRPr="00A35E91">
        <w:rPr>
          <w:rFonts w:ascii="Times New Roman" w:hAnsi="Times New Roman" w:cs="Times New Roman"/>
          <w:sz w:val="24"/>
          <w:szCs w:val="24"/>
        </w:rPr>
        <w:t xml:space="preserve"> causes concerns about its safety for consumption. This research studied the deleterious effects of heavy metals on DNA, specifically focusing on their ability to accumulate in biological systems. The observed features of the damage were found to be consistent with those described in the referenced paper. Turan et al. (2021) discovered elevated levels of heavy metals in </w:t>
      </w:r>
      <w:r w:rsidR="00A35E91" w:rsidRPr="00D15577">
        <w:rPr>
          <w:rFonts w:ascii="Times New Roman" w:hAnsi="Times New Roman" w:cs="Times New Roman"/>
          <w:i/>
          <w:sz w:val="24"/>
          <w:szCs w:val="24"/>
        </w:rPr>
        <w:t>Squatina aculeata</w:t>
      </w:r>
      <w:r w:rsidR="00A35E91" w:rsidRPr="00A35E91">
        <w:rPr>
          <w:rFonts w:ascii="Times New Roman" w:hAnsi="Times New Roman" w:cs="Times New Roman"/>
          <w:sz w:val="24"/>
          <w:szCs w:val="24"/>
        </w:rPr>
        <w:t xml:space="preserve">, a marine species inhabiting the northern Mediterranean. The species had elevated levels of iron, zinc, arsenic, and mercury, beyond the permissible thresholds set by the law. The research indicates that consuming </w:t>
      </w:r>
      <w:r w:rsidR="00A35E91" w:rsidRPr="00313B34">
        <w:rPr>
          <w:rFonts w:ascii="Times New Roman" w:hAnsi="Times New Roman" w:cs="Times New Roman"/>
          <w:i/>
          <w:sz w:val="24"/>
          <w:szCs w:val="24"/>
          <w:rPrChange w:id="261" w:author="Deniz Ergüden" w:date="2024-07-30T14:03:00Z">
            <w:rPr>
              <w:rFonts w:ascii="Times New Roman" w:hAnsi="Times New Roman" w:cs="Times New Roman"/>
              <w:sz w:val="24"/>
              <w:szCs w:val="24"/>
            </w:rPr>
          </w:rPrChange>
        </w:rPr>
        <w:t>S.aculeata</w:t>
      </w:r>
      <w:r w:rsidR="00A35E91" w:rsidRPr="00A35E91">
        <w:rPr>
          <w:rFonts w:ascii="Times New Roman" w:hAnsi="Times New Roman" w:cs="Times New Roman"/>
          <w:sz w:val="24"/>
          <w:szCs w:val="24"/>
        </w:rPr>
        <w:t xml:space="preserve">, a food with a significant probability of causing harm, might potentially endanger the sustainability of its marine habitat. The variations in the measured levels of heavy metals may be mostly ascribed to the intrinsic differences among those species, such as their food, habitat, behavior, distribution, growth rates, age, trophic level, and life strategies (Turan et al., 2021; </w:t>
      </w:r>
      <w:del w:id="262" w:author="Deniz Ergüden" w:date="2024-07-30T13:56:00Z">
        <w:r w:rsidR="00A35E91" w:rsidRPr="00A35E91" w:rsidDel="00E01269">
          <w:rPr>
            <w:rFonts w:ascii="Times New Roman" w:hAnsi="Times New Roman" w:cs="Times New Roman"/>
            <w:sz w:val="24"/>
            <w:szCs w:val="24"/>
          </w:rPr>
          <w:delText>Carrasco-puig</w:delText>
        </w:r>
      </w:del>
      <w:ins w:id="263" w:author="Deniz Ergüden" w:date="2024-07-30T13:56:00Z">
        <w:r w:rsidR="00E01269">
          <w:rPr>
            <w:rFonts w:ascii="Times New Roman" w:hAnsi="Times New Roman" w:cs="Times New Roman"/>
            <w:sz w:val="24"/>
            <w:szCs w:val="24"/>
          </w:rPr>
          <w:t>Carrasco-Puig</w:t>
        </w:r>
      </w:ins>
      <w:r w:rsidR="00A35E91" w:rsidRPr="00A35E91">
        <w:rPr>
          <w:rFonts w:ascii="Times New Roman" w:hAnsi="Times New Roman" w:cs="Times New Roman"/>
          <w:sz w:val="24"/>
          <w:szCs w:val="24"/>
        </w:rPr>
        <w:t xml:space="preserve"> et al., 2024).</w:t>
      </w:r>
    </w:p>
    <w:p w14:paraId="4BD1A6DD" w14:textId="77777777" w:rsidR="00E01269" w:rsidRPr="00604D23" w:rsidRDefault="00E01269" w:rsidP="00604D23">
      <w:pPr>
        <w:spacing w:line="240" w:lineRule="auto"/>
        <w:jc w:val="both"/>
        <w:rPr>
          <w:rFonts w:ascii="Times New Roman" w:hAnsi="Times New Roman" w:cs="Times New Roman"/>
          <w:sz w:val="24"/>
          <w:szCs w:val="24"/>
        </w:rPr>
      </w:pPr>
    </w:p>
    <w:p w14:paraId="14A9EE8C" w14:textId="0E3A2D3C" w:rsidR="00355E81" w:rsidRDefault="00355E81" w:rsidP="00604D23">
      <w:pPr>
        <w:spacing w:after="0" w:line="240" w:lineRule="auto"/>
        <w:rPr>
          <w:ins w:id="264" w:author="Deniz Ergüden" w:date="2024-07-30T13:40:00Z"/>
          <w:rFonts w:ascii="Times New Roman" w:eastAsia="Times New Roman" w:hAnsi="Times New Roman" w:cs="Times New Roman"/>
          <w:b/>
          <w:noProof w:val="0"/>
          <w:sz w:val="24"/>
          <w:szCs w:val="24"/>
          <w:lang w:eastAsia="tr-TR"/>
        </w:rPr>
      </w:pPr>
      <w:proofErr w:type="spellStart"/>
      <w:r w:rsidRPr="00787203">
        <w:rPr>
          <w:rFonts w:ascii="Times New Roman" w:eastAsia="Times New Roman" w:hAnsi="Times New Roman" w:cs="Times New Roman"/>
          <w:b/>
          <w:noProof w:val="0"/>
          <w:sz w:val="24"/>
          <w:szCs w:val="24"/>
          <w:lang w:eastAsia="tr-TR"/>
        </w:rPr>
        <w:t>C</w:t>
      </w:r>
      <w:r w:rsidR="00604D23" w:rsidRPr="00787203">
        <w:rPr>
          <w:rFonts w:ascii="Times New Roman" w:eastAsia="Times New Roman" w:hAnsi="Times New Roman" w:cs="Times New Roman"/>
          <w:b/>
          <w:noProof w:val="0"/>
          <w:sz w:val="24"/>
          <w:szCs w:val="24"/>
          <w:lang w:eastAsia="tr-TR"/>
        </w:rPr>
        <w:t>onclusıon</w:t>
      </w:r>
      <w:proofErr w:type="spellEnd"/>
    </w:p>
    <w:p w14:paraId="68E61C1A" w14:textId="77777777" w:rsidR="00EC1082" w:rsidRDefault="00EC1082" w:rsidP="00604D23">
      <w:pPr>
        <w:spacing w:after="0" w:line="240" w:lineRule="auto"/>
        <w:rPr>
          <w:rFonts w:ascii="Times New Roman" w:eastAsia="Times New Roman" w:hAnsi="Times New Roman" w:cs="Times New Roman"/>
          <w:b/>
          <w:noProof w:val="0"/>
          <w:sz w:val="24"/>
          <w:szCs w:val="24"/>
          <w:lang w:eastAsia="tr-TR"/>
        </w:rPr>
      </w:pPr>
    </w:p>
    <w:p w14:paraId="778115D0" w14:textId="5FB2F356" w:rsidR="00BB3335" w:rsidRPr="005734E7" w:rsidRDefault="00BB3335" w:rsidP="005734E7">
      <w:pPr>
        <w:spacing w:after="0" w:line="240" w:lineRule="auto"/>
        <w:jc w:val="both"/>
        <w:rPr>
          <w:rFonts w:ascii="Times New Roman" w:eastAsia="Times New Roman" w:hAnsi="Times New Roman" w:cs="Times New Roman"/>
          <w:sz w:val="24"/>
          <w:szCs w:val="24"/>
          <w:lang w:eastAsia="tr-TR"/>
        </w:rPr>
      </w:pPr>
      <w:r w:rsidRPr="00BB3335">
        <w:rPr>
          <w:rFonts w:ascii="Times New Roman" w:eastAsia="Times New Roman" w:hAnsi="Times New Roman" w:cs="Times New Roman"/>
          <w:sz w:val="24"/>
          <w:szCs w:val="24"/>
          <w:lang w:eastAsia="tr-TR"/>
        </w:rPr>
        <w:t>The results of the present research further confirm the species' sensitivity to heavy metals and its vulnerability to genetic damage, as well as its efficiency in serving as a protective species in environmental monitoring studies. In addition, current research also necessitates the use of genomic damage criteria in several shark species as a component of environmental monitoring initiatives. Further investigation is required to overcome the scarcity of scientific material about the effects of shark exposure to contaminants on animal DNA.</w:t>
      </w:r>
    </w:p>
    <w:p w14:paraId="346E3129" w14:textId="77777777" w:rsidR="00604D23" w:rsidRPr="00604D23" w:rsidRDefault="00604D23" w:rsidP="00604D23">
      <w:pPr>
        <w:pStyle w:val="NormalWeb"/>
        <w:jc w:val="both"/>
        <w:rPr>
          <w:b/>
        </w:rPr>
      </w:pPr>
      <w:proofErr w:type="spellStart"/>
      <w:r w:rsidRPr="00604D23">
        <w:rPr>
          <w:b/>
        </w:rPr>
        <w:t>Conflict</w:t>
      </w:r>
      <w:proofErr w:type="spellEnd"/>
      <w:r w:rsidRPr="00604D23">
        <w:rPr>
          <w:b/>
        </w:rPr>
        <w:t xml:space="preserve"> of </w:t>
      </w:r>
      <w:proofErr w:type="spellStart"/>
      <w:r w:rsidRPr="00604D23">
        <w:rPr>
          <w:b/>
        </w:rPr>
        <w:t>Interest</w:t>
      </w:r>
      <w:proofErr w:type="spellEnd"/>
    </w:p>
    <w:p w14:paraId="0260CC69" w14:textId="77777777" w:rsidR="00604D23" w:rsidRDefault="00604D23" w:rsidP="00604D23">
      <w:pPr>
        <w:pStyle w:val="NormalWeb"/>
        <w:jc w:val="both"/>
      </w:pPr>
      <w:proofErr w:type="spellStart"/>
      <w:r>
        <w:t>The</w:t>
      </w:r>
      <w:proofErr w:type="spellEnd"/>
      <w:r>
        <w:t xml:space="preserve"> </w:t>
      </w:r>
      <w:proofErr w:type="spellStart"/>
      <w:r>
        <w:t>authors</w:t>
      </w:r>
      <w:proofErr w:type="spellEnd"/>
      <w:r>
        <w:t xml:space="preserve"> </w:t>
      </w:r>
      <w:proofErr w:type="spellStart"/>
      <w:r>
        <w:t>declare</w:t>
      </w:r>
      <w:proofErr w:type="spellEnd"/>
      <w:r>
        <w:t xml:space="preserve"> </w:t>
      </w:r>
      <w:proofErr w:type="spellStart"/>
      <w:r>
        <w:t>that</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competing</w:t>
      </w:r>
      <w:proofErr w:type="spellEnd"/>
      <w:r>
        <w:t xml:space="preserve"> </w:t>
      </w:r>
      <w:proofErr w:type="spellStart"/>
      <w:r>
        <w:t>interests</w:t>
      </w:r>
      <w:proofErr w:type="spellEnd"/>
      <w:r>
        <w:t>.</w:t>
      </w:r>
    </w:p>
    <w:p w14:paraId="568E9BCE" w14:textId="77777777" w:rsidR="00604D23" w:rsidRPr="00604D23" w:rsidRDefault="00604D23" w:rsidP="00604D23">
      <w:pPr>
        <w:pStyle w:val="NormalWeb"/>
        <w:jc w:val="both"/>
        <w:rPr>
          <w:b/>
        </w:rPr>
      </w:pPr>
      <w:r w:rsidRPr="00604D23">
        <w:rPr>
          <w:b/>
        </w:rPr>
        <w:t xml:space="preserve">Author </w:t>
      </w:r>
      <w:proofErr w:type="spellStart"/>
      <w:r w:rsidRPr="00604D23">
        <w:rPr>
          <w:b/>
        </w:rPr>
        <w:t>Contributions</w:t>
      </w:r>
      <w:proofErr w:type="spellEnd"/>
    </w:p>
    <w:p w14:paraId="5ADEFF19" w14:textId="3F3668EF" w:rsidR="00604D23" w:rsidRDefault="00604D23" w:rsidP="00604D23">
      <w:pPr>
        <w:pStyle w:val="NormalWeb"/>
        <w:jc w:val="both"/>
      </w:pPr>
      <w:r>
        <w:t xml:space="preserve">A.E. </w:t>
      </w:r>
      <w:proofErr w:type="spellStart"/>
      <w:r>
        <w:t>and</w:t>
      </w:r>
      <w:proofErr w:type="spellEnd"/>
      <w:r>
        <w:t xml:space="preserve"> F.T </w:t>
      </w:r>
      <w:proofErr w:type="spellStart"/>
      <w:r>
        <w:t>performed</w:t>
      </w:r>
      <w:proofErr w:type="spellEnd"/>
      <w:r>
        <w:t xml:space="preserve"> </w:t>
      </w:r>
      <w:proofErr w:type="spellStart"/>
      <w:r>
        <w:t>all</w:t>
      </w:r>
      <w:proofErr w:type="spellEnd"/>
      <w:r>
        <w:t xml:space="preserve"> </w:t>
      </w:r>
      <w:proofErr w:type="spellStart"/>
      <w:r>
        <w:t>the</w:t>
      </w:r>
      <w:proofErr w:type="spellEnd"/>
      <w:r>
        <w:t xml:space="preserve"> </w:t>
      </w:r>
      <w:proofErr w:type="spellStart"/>
      <w:r>
        <w:t>experiments</w:t>
      </w:r>
      <w:proofErr w:type="spellEnd"/>
      <w:r>
        <w:t xml:space="preserve"> </w:t>
      </w:r>
      <w:proofErr w:type="spellStart"/>
      <w:r>
        <w:t>and</w:t>
      </w:r>
      <w:proofErr w:type="spellEnd"/>
      <w:r>
        <w:t xml:space="preserve"> </w:t>
      </w:r>
      <w:proofErr w:type="spellStart"/>
      <w:r>
        <w:t>drafted</w:t>
      </w:r>
      <w:proofErr w:type="spellEnd"/>
      <w:r>
        <w:t xml:space="preserve"> </w:t>
      </w:r>
      <w:proofErr w:type="spellStart"/>
      <w:r>
        <w:t>the</w:t>
      </w:r>
      <w:proofErr w:type="spellEnd"/>
      <w:r>
        <w:t xml:space="preserve"> main </w:t>
      </w:r>
      <w:proofErr w:type="spellStart"/>
      <w:r>
        <w:t>manuscript</w:t>
      </w:r>
      <w:proofErr w:type="spellEnd"/>
      <w:r>
        <w:t xml:space="preserve"> </w:t>
      </w:r>
      <w:proofErr w:type="spellStart"/>
      <w:r>
        <w:t>text</w:t>
      </w:r>
      <w:proofErr w:type="spellEnd"/>
      <w:r>
        <w:t xml:space="preserve">.  </w:t>
      </w:r>
      <w:proofErr w:type="spellStart"/>
      <w:r>
        <w:t>Authors</w:t>
      </w:r>
      <w:proofErr w:type="spellEnd"/>
      <w:r>
        <w:t xml:space="preserve"> </w:t>
      </w:r>
      <w:proofErr w:type="spellStart"/>
      <w:r>
        <w:t>reviewed</w:t>
      </w:r>
      <w:proofErr w:type="spellEnd"/>
      <w:r>
        <w:t xml:space="preserve"> </w:t>
      </w:r>
      <w:proofErr w:type="spellStart"/>
      <w:r>
        <w:t>and</w:t>
      </w:r>
      <w:proofErr w:type="spellEnd"/>
      <w:r>
        <w:t xml:space="preserve"> </w:t>
      </w:r>
      <w:proofErr w:type="spellStart"/>
      <w:r>
        <w:t>approved</w:t>
      </w:r>
      <w:proofErr w:type="spellEnd"/>
      <w:r>
        <w:t xml:space="preserve"> </w:t>
      </w:r>
      <w:proofErr w:type="spellStart"/>
      <w:r>
        <w:t>the</w:t>
      </w:r>
      <w:proofErr w:type="spellEnd"/>
      <w:r>
        <w:t xml:space="preserve"> final </w:t>
      </w:r>
      <w:proofErr w:type="spellStart"/>
      <w:r>
        <w:t>version</w:t>
      </w:r>
      <w:proofErr w:type="spellEnd"/>
      <w:r>
        <w:t xml:space="preserve"> of </w:t>
      </w:r>
      <w:proofErr w:type="spellStart"/>
      <w:r>
        <w:t>the</w:t>
      </w:r>
      <w:proofErr w:type="spellEnd"/>
      <w:r>
        <w:t xml:space="preserve"> </w:t>
      </w:r>
      <w:proofErr w:type="spellStart"/>
      <w:r>
        <w:t>manuscript</w:t>
      </w:r>
      <w:proofErr w:type="spellEnd"/>
      <w:r>
        <w:t>.</w:t>
      </w:r>
    </w:p>
    <w:p w14:paraId="37ED51CD" w14:textId="77777777" w:rsidR="00604D23" w:rsidRPr="00604D23" w:rsidRDefault="00604D23" w:rsidP="00604D23">
      <w:pPr>
        <w:pStyle w:val="NormalWeb"/>
        <w:jc w:val="both"/>
        <w:rPr>
          <w:b/>
        </w:rPr>
      </w:pPr>
      <w:proofErr w:type="spellStart"/>
      <w:r w:rsidRPr="00604D23">
        <w:rPr>
          <w:b/>
        </w:rPr>
        <w:t>Ethical</w:t>
      </w:r>
      <w:proofErr w:type="spellEnd"/>
      <w:r w:rsidRPr="00604D23">
        <w:rPr>
          <w:b/>
        </w:rPr>
        <w:t xml:space="preserve"> </w:t>
      </w:r>
      <w:proofErr w:type="spellStart"/>
      <w:r w:rsidRPr="00604D23">
        <w:rPr>
          <w:b/>
        </w:rPr>
        <w:t>Approval</w:t>
      </w:r>
      <w:proofErr w:type="spellEnd"/>
      <w:r w:rsidRPr="00604D23">
        <w:rPr>
          <w:b/>
        </w:rPr>
        <w:t xml:space="preserve"> </w:t>
      </w:r>
      <w:proofErr w:type="spellStart"/>
      <w:r w:rsidRPr="00604D23">
        <w:rPr>
          <w:b/>
        </w:rPr>
        <w:t>Statements</w:t>
      </w:r>
      <w:proofErr w:type="spellEnd"/>
    </w:p>
    <w:p w14:paraId="0052E8FE" w14:textId="4FEDA9CB" w:rsidR="00604D23" w:rsidRPr="00604D23" w:rsidRDefault="00604D23" w:rsidP="00604D23">
      <w:pPr>
        <w:pStyle w:val="NormalWeb"/>
        <w:jc w:val="both"/>
      </w:pPr>
      <w:proofErr w:type="spellStart"/>
      <w:r>
        <w:t>Local</w:t>
      </w:r>
      <w:proofErr w:type="spellEnd"/>
      <w:r>
        <w:t xml:space="preserve"> </w:t>
      </w:r>
      <w:proofErr w:type="spellStart"/>
      <w:r>
        <w:t>Ethics</w:t>
      </w:r>
      <w:proofErr w:type="spellEnd"/>
      <w:r>
        <w:t xml:space="preserve"> </w:t>
      </w:r>
      <w:proofErr w:type="spellStart"/>
      <w:r>
        <w:t>Committee</w:t>
      </w:r>
      <w:proofErr w:type="spellEnd"/>
      <w:r>
        <w:t xml:space="preserve"> </w:t>
      </w:r>
      <w:proofErr w:type="spellStart"/>
      <w:r>
        <w:t>Approval</w:t>
      </w:r>
      <w:proofErr w:type="spellEnd"/>
      <w:r>
        <w:t xml:space="preserve"> </w:t>
      </w:r>
      <w:proofErr w:type="spellStart"/>
      <w:r>
        <w:t>was</w:t>
      </w:r>
      <w:proofErr w:type="spellEnd"/>
      <w:r>
        <w:t xml:space="preserve"> not </w:t>
      </w:r>
      <w:proofErr w:type="spellStart"/>
      <w:r>
        <w:t>obtained</w:t>
      </w:r>
      <w:proofErr w:type="spellEnd"/>
      <w:r>
        <w:t xml:space="preserve"> </w:t>
      </w:r>
      <w:proofErr w:type="spellStart"/>
      <w:r>
        <w:t>because</w:t>
      </w:r>
      <w:proofErr w:type="spellEnd"/>
      <w:r>
        <w:t xml:space="preserve"> </w:t>
      </w:r>
      <w:proofErr w:type="spellStart"/>
      <w:r>
        <w:t>experimental</w:t>
      </w:r>
      <w:proofErr w:type="spellEnd"/>
      <w:r>
        <w:t xml:space="preserve"> </w:t>
      </w:r>
      <w:proofErr w:type="spellStart"/>
      <w:r>
        <w:t>animals</w:t>
      </w:r>
      <w:proofErr w:type="spellEnd"/>
      <w:r>
        <w:t xml:space="preserve"> </w:t>
      </w:r>
      <w:proofErr w:type="spellStart"/>
      <w:r>
        <w:t>were</w:t>
      </w:r>
      <w:proofErr w:type="spellEnd"/>
      <w:r>
        <w:t xml:space="preserve"> not </w:t>
      </w:r>
      <w:proofErr w:type="spellStart"/>
      <w:r>
        <w:t>used</w:t>
      </w:r>
      <w:proofErr w:type="spellEnd"/>
      <w:r>
        <w:t xml:space="preserve"> in </w:t>
      </w:r>
      <w:proofErr w:type="spellStart"/>
      <w:r>
        <w:t>this</w:t>
      </w:r>
      <w:proofErr w:type="spellEnd"/>
      <w:r>
        <w:t xml:space="preserve"> </w:t>
      </w:r>
      <w:proofErr w:type="spellStart"/>
      <w:r>
        <w:t>study</w:t>
      </w:r>
      <w:proofErr w:type="spellEnd"/>
      <w:r>
        <w:t>.</w:t>
      </w:r>
      <w:r w:rsidRPr="00604D23">
        <w:rPr>
          <w:b/>
        </w:rPr>
        <w:t xml:space="preserve"> </w:t>
      </w:r>
    </w:p>
    <w:p w14:paraId="29ADF5D1" w14:textId="7B80195C" w:rsidR="00604D23" w:rsidRPr="005B630A" w:rsidRDefault="00604D23" w:rsidP="00604D23">
      <w:pPr>
        <w:pStyle w:val="NormalWeb"/>
        <w:rPr>
          <w:b/>
        </w:rPr>
      </w:pPr>
      <w:proofErr w:type="spellStart"/>
      <w:r w:rsidRPr="00787203">
        <w:rPr>
          <w:b/>
        </w:rPr>
        <w:t>Fund</w:t>
      </w:r>
      <w:ins w:id="265" w:author="Deniz Ergüden" w:date="2024-07-30T14:20:00Z">
        <w:r w:rsidR="00ED0BC3">
          <w:rPr>
            <w:b/>
          </w:rPr>
          <w:t>i</w:t>
        </w:r>
      </w:ins>
      <w:del w:id="266" w:author="Deniz Ergüden" w:date="2024-07-30T14:20:00Z">
        <w:r w:rsidRPr="00787203" w:rsidDel="00ED0BC3">
          <w:rPr>
            <w:b/>
          </w:rPr>
          <w:delText>ı</w:delText>
        </w:r>
      </w:del>
      <w:r w:rsidRPr="00787203">
        <w:rPr>
          <w:b/>
        </w:rPr>
        <w:t>ng</w:t>
      </w:r>
      <w:proofErr w:type="spellEnd"/>
      <w:r w:rsidRPr="00787203">
        <w:rPr>
          <w:b/>
        </w:rPr>
        <w:t xml:space="preserve"> </w:t>
      </w:r>
      <w:bookmarkStart w:id="267" w:name="_GoBack"/>
      <w:bookmarkEnd w:id="267"/>
      <w:proofErr w:type="spellStart"/>
      <w:r w:rsidRPr="00787203">
        <w:rPr>
          <w:b/>
        </w:rPr>
        <w:t>In</w:t>
      </w:r>
      <w:r w:rsidRPr="005B630A">
        <w:rPr>
          <w:b/>
        </w:rPr>
        <w:t>formatıon</w:t>
      </w:r>
      <w:proofErr w:type="spellEnd"/>
    </w:p>
    <w:p w14:paraId="11BC2F2A" w14:textId="77777777" w:rsidR="00604D23" w:rsidRPr="005B630A" w:rsidRDefault="00604D23" w:rsidP="00604D23">
      <w:pPr>
        <w:pStyle w:val="NormalWeb"/>
        <w:jc w:val="both"/>
        <w:rPr>
          <w:b/>
        </w:rPr>
      </w:pPr>
      <w:proofErr w:type="spellStart"/>
      <w:r w:rsidRPr="005B630A">
        <w:t>This</w:t>
      </w:r>
      <w:proofErr w:type="spellEnd"/>
      <w:r w:rsidRPr="005B630A">
        <w:t xml:space="preserve"> </w:t>
      </w:r>
      <w:proofErr w:type="spellStart"/>
      <w:r w:rsidRPr="005B630A">
        <w:t>study</w:t>
      </w:r>
      <w:proofErr w:type="spellEnd"/>
      <w:r w:rsidRPr="005B630A">
        <w:t xml:space="preserve"> </w:t>
      </w:r>
      <w:proofErr w:type="spellStart"/>
      <w:r w:rsidRPr="005B630A">
        <w:t>was</w:t>
      </w:r>
      <w:proofErr w:type="spellEnd"/>
      <w:r w:rsidRPr="005B630A">
        <w:t xml:space="preserve"> </w:t>
      </w:r>
      <w:proofErr w:type="spellStart"/>
      <w:r w:rsidRPr="005B630A">
        <w:t>supported</w:t>
      </w:r>
      <w:proofErr w:type="spellEnd"/>
      <w:r w:rsidRPr="005B630A">
        <w:t xml:space="preserve"> </w:t>
      </w:r>
      <w:proofErr w:type="spellStart"/>
      <w:r w:rsidRPr="005B630A">
        <w:t>by</w:t>
      </w:r>
      <w:proofErr w:type="spellEnd"/>
      <w:r w:rsidRPr="005B630A">
        <w:t xml:space="preserve"> </w:t>
      </w:r>
      <w:proofErr w:type="spellStart"/>
      <w:r w:rsidRPr="005B630A">
        <w:t>the</w:t>
      </w:r>
      <w:proofErr w:type="spellEnd"/>
      <w:r w:rsidRPr="005B630A">
        <w:t xml:space="preserve"> Nature </w:t>
      </w:r>
      <w:proofErr w:type="spellStart"/>
      <w:r w:rsidRPr="005B630A">
        <w:t>and</w:t>
      </w:r>
      <w:proofErr w:type="spellEnd"/>
      <w:r w:rsidRPr="005B630A">
        <w:t xml:space="preserve"> </w:t>
      </w:r>
      <w:proofErr w:type="spellStart"/>
      <w:r w:rsidRPr="005B630A">
        <w:t>Science</w:t>
      </w:r>
      <w:proofErr w:type="spellEnd"/>
      <w:r w:rsidRPr="005B630A">
        <w:t xml:space="preserve"> </w:t>
      </w:r>
      <w:proofErr w:type="spellStart"/>
      <w:r w:rsidRPr="005B630A">
        <w:t>Society</w:t>
      </w:r>
      <w:proofErr w:type="spellEnd"/>
      <w:r w:rsidRPr="005B630A">
        <w:t xml:space="preserve"> (www.dogavebilim.com).</w:t>
      </w:r>
    </w:p>
    <w:p w14:paraId="7B6A28BC" w14:textId="20854735" w:rsidR="00604D23" w:rsidRDefault="00604D23" w:rsidP="00604D23">
      <w:pPr>
        <w:spacing w:after="0" w:line="240" w:lineRule="auto"/>
        <w:rPr>
          <w:rFonts w:ascii="Times New Roman" w:eastAsia="Times New Roman" w:hAnsi="Times New Roman" w:cs="Times New Roman"/>
          <w:b/>
          <w:noProof w:val="0"/>
          <w:sz w:val="24"/>
          <w:szCs w:val="24"/>
          <w:lang w:eastAsia="tr-TR"/>
        </w:rPr>
      </w:pPr>
      <w:proofErr w:type="spellStart"/>
      <w:r w:rsidRPr="005B630A">
        <w:rPr>
          <w:rFonts w:ascii="Times New Roman" w:eastAsia="Times New Roman" w:hAnsi="Times New Roman" w:cs="Times New Roman"/>
          <w:b/>
          <w:noProof w:val="0"/>
          <w:sz w:val="24"/>
          <w:szCs w:val="24"/>
          <w:lang w:eastAsia="tr-TR"/>
        </w:rPr>
        <w:t>Acknowledgments</w:t>
      </w:r>
      <w:proofErr w:type="spellEnd"/>
    </w:p>
    <w:p w14:paraId="7DBA9D3E" w14:textId="1F6609DB" w:rsidR="00604D23" w:rsidRDefault="00604D23" w:rsidP="00604D23">
      <w:pPr>
        <w:pStyle w:val="NormalWeb"/>
        <w:jc w:val="both"/>
      </w:pPr>
      <w:proofErr w:type="spellStart"/>
      <w:r>
        <w:t>Thanks</w:t>
      </w:r>
      <w:proofErr w:type="spellEnd"/>
      <w:r>
        <w:t xml:space="preserve"> </w:t>
      </w:r>
      <w:proofErr w:type="spellStart"/>
      <w:r>
        <w:t>to</w:t>
      </w:r>
      <w:proofErr w:type="spellEnd"/>
      <w:r>
        <w:t xml:space="preserve"> </w:t>
      </w:r>
      <w:del w:id="268" w:author="Deniz Ergüden" w:date="2024-07-30T13:40:00Z">
        <w:r w:rsidRPr="005B630A" w:rsidDel="00EC1082">
          <w:delText xml:space="preserve"> </w:delText>
        </w:r>
      </w:del>
      <w:proofErr w:type="spellStart"/>
      <w:r w:rsidRPr="005B630A">
        <w:t>the</w:t>
      </w:r>
      <w:proofErr w:type="spellEnd"/>
      <w:r w:rsidRPr="005B630A">
        <w:t xml:space="preserve"> Nature </w:t>
      </w:r>
      <w:proofErr w:type="spellStart"/>
      <w:r w:rsidRPr="005B630A">
        <w:t>and</w:t>
      </w:r>
      <w:proofErr w:type="spellEnd"/>
      <w:r w:rsidRPr="005B630A">
        <w:t xml:space="preserve"> </w:t>
      </w:r>
      <w:proofErr w:type="spellStart"/>
      <w:r w:rsidRPr="005B630A">
        <w:t>Science</w:t>
      </w:r>
      <w:proofErr w:type="spellEnd"/>
      <w:r w:rsidRPr="005B630A">
        <w:t xml:space="preserve"> </w:t>
      </w:r>
      <w:proofErr w:type="spellStart"/>
      <w:r w:rsidRPr="005B630A">
        <w:t>Society</w:t>
      </w:r>
      <w:proofErr w:type="spellEnd"/>
      <w:r w:rsidRPr="005B630A">
        <w:t xml:space="preserve"> (</w:t>
      </w:r>
      <w:del w:id="269" w:author="Deniz Ergüden" w:date="2024-07-30T13:56:00Z">
        <w:r w:rsidR="00313B34" w:rsidDel="005502F2">
          <w:fldChar w:fldCharType="begin"/>
        </w:r>
        <w:r w:rsidR="00313B34" w:rsidDel="005502F2">
          <w:delInstrText xml:space="preserve"> HYPERLINK "http://www.dogavebilim.com" </w:delInstrText>
        </w:r>
        <w:r w:rsidR="00313B34" w:rsidDel="005502F2">
          <w:fldChar w:fldCharType="separate"/>
        </w:r>
        <w:r w:rsidRPr="005502F2" w:rsidDel="005502F2">
          <w:rPr>
            <w:rPrChange w:id="270" w:author="Deniz Ergüden" w:date="2024-07-30T13:56:00Z">
              <w:rPr>
                <w:rStyle w:val="Kpr"/>
              </w:rPr>
            </w:rPrChange>
          </w:rPr>
          <w:delText>www.dogavebilim.com</w:delText>
        </w:r>
        <w:r w:rsidR="00313B34" w:rsidDel="005502F2">
          <w:rPr>
            <w:rStyle w:val="Kpr"/>
          </w:rPr>
          <w:fldChar w:fldCharType="end"/>
        </w:r>
      </w:del>
      <w:ins w:id="271" w:author="Deniz Ergüden" w:date="2024-07-30T13:56:00Z">
        <w:r w:rsidR="005502F2" w:rsidRPr="005502F2">
          <w:rPr>
            <w:rPrChange w:id="272" w:author="Deniz Ergüden" w:date="2024-07-30T13:56:00Z">
              <w:rPr>
                <w:rStyle w:val="Kpr"/>
              </w:rPr>
            </w:rPrChange>
          </w:rPr>
          <w:t>www.dogavebilim.com</w:t>
        </w:r>
      </w:ins>
      <w:r w:rsidRPr="005B630A">
        <w:t>).</w:t>
      </w:r>
    </w:p>
    <w:p w14:paraId="7B2F426A" w14:textId="6C1CF1B8" w:rsidR="00604D23" w:rsidRDefault="00604D23" w:rsidP="00604D23">
      <w:pPr>
        <w:pStyle w:val="NormalWeb"/>
        <w:jc w:val="both"/>
        <w:rPr>
          <w:b/>
        </w:rPr>
      </w:pPr>
      <w:r w:rsidRPr="00604D23">
        <w:rPr>
          <w:b/>
        </w:rPr>
        <w:t xml:space="preserve">Data </w:t>
      </w:r>
      <w:proofErr w:type="spellStart"/>
      <w:r w:rsidRPr="00604D23">
        <w:rPr>
          <w:b/>
        </w:rPr>
        <w:t>Availability</w:t>
      </w:r>
      <w:proofErr w:type="spellEnd"/>
      <w:r w:rsidRPr="00604D23">
        <w:rPr>
          <w:b/>
        </w:rPr>
        <w:t xml:space="preserve"> Statement</w:t>
      </w:r>
    </w:p>
    <w:p w14:paraId="02AE64A0" w14:textId="3A0E5293" w:rsidR="00604D23" w:rsidRDefault="00604D23" w:rsidP="00604D23">
      <w:pPr>
        <w:spacing w:after="0" w:line="240" w:lineRule="auto"/>
        <w:rPr>
          <w:ins w:id="273" w:author="Deniz Ergüden" w:date="2024-07-30T13:56:00Z"/>
          <w:rFonts w:ascii="Times New Roman" w:eastAsia="Times New Roman" w:hAnsi="Times New Roman" w:cs="Times New Roman"/>
          <w:noProof w:val="0"/>
          <w:sz w:val="24"/>
          <w:szCs w:val="24"/>
          <w:lang w:eastAsia="tr-TR"/>
        </w:rPr>
      </w:pPr>
      <w:proofErr w:type="spellStart"/>
      <w:r w:rsidRPr="00604D23">
        <w:rPr>
          <w:rFonts w:ascii="Times New Roman" w:eastAsia="Times New Roman" w:hAnsi="Times New Roman" w:cs="Times New Roman"/>
          <w:noProof w:val="0"/>
          <w:sz w:val="24"/>
          <w:szCs w:val="24"/>
          <w:lang w:eastAsia="tr-TR"/>
        </w:rPr>
        <w:t>The</w:t>
      </w:r>
      <w:proofErr w:type="spellEnd"/>
      <w:r w:rsidRPr="00604D23">
        <w:rPr>
          <w:rFonts w:ascii="Times New Roman" w:eastAsia="Times New Roman" w:hAnsi="Times New Roman" w:cs="Times New Roman"/>
          <w:noProof w:val="0"/>
          <w:sz w:val="24"/>
          <w:szCs w:val="24"/>
          <w:lang w:eastAsia="tr-TR"/>
        </w:rPr>
        <w:t xml:space="preserve"> </w:t>
      </w:r>
      <w:proofErr w:type="gramStart"/>
      <w:r w:rsidRPr="00604D23">
        <w:rPr>
          <w:rFonts w:ascii="Times New Roman" w:eastAsia="Times New Roman" w:hAnsi="Times New Roman" w:cs="Times New Roman"/>
          <w:noProof w:val="0"/>
          <w:sz w:val="24"/>
          <w:szCs w:val="24"/>
          <w:lang w:eastAsia="tr-TR"/>
        </w:rPr>
        <w:t>data</w:t>
      </w:r>
      <w:proofErr w:type="gramEnd"/>
      <w:r w:rsidRPr="00604D23">
        <w:rPr>
          <w:rFonts w:ascii="Times New Roman" w:eastAsia="Times New Roman" w:hAnsi="Times New Roman" w:cs="Times New Roman"/>
          <w:noProof w:val="0"/>
          <w:sz w:val="24"/>
          <w:szCs w:val="24"/>
          <w:lang w:eastAsia="tr-TR"/>
        </w:rPr>
        <w:t xml:space="preserve"> </w:t>
      </w:r>
      <w:proofErr w:type="spellStart"/>
      <w:r w:rsidRPr="00604D23">
        <w:rPr>
          <w:rFonts w:ascii="Times New Roman" w:eastAsia="Times New Roman" w:hAnsi="Times New Roman" w:cs="Times New Roman"/>
          <w:noProof w:val="0"/>
          <w:sz w:val="24"/>
          <w:szCs w:val="24"/>
          <w:lang w:eastAsia="tr-TR"/>
        </w:rPr>
        <w:t>used</w:t>
      </w:r>
      <w:proofErr w:type="spellEnd"/>
      <w:r w:rsidRPr="00604D23">
        <w:rPr>
          <w:rFonts w:ascii="Times New Roman" w:eastAsia="Times New Roman" w:hAnsi="Times New Roman" w:cs="Times New Roman"/>
          <w:noProof w:val="0"/>
          <w:sz w:val="24"/>
          <w:szCs w:val="24"/>
          <w:lang w:eastAsia="tr-TR"/>
        </w:rPr>
        <w:t xml:space="preserve"> in </w:t>
      </w:r>
      <w:proofErr w:type="spellStart"/>
      <w:r w:rsidRPr="00604D23">
        <w:rPr>
          <w:rFonts w:ascii="Times New Roman" w:eastAsia="Times New Roman" w:hAnsi="Times New Roman" w:cs="Times New Roman"/>
          <w:noProof w:val="0"/>
          <w:sz w:val="24"/>
          <w:szCs w:val="24"/>
          <w:lang w:eastAsia="tr-TR"/>
        </w:rPr>
        <w:t>the</w:t>
      </w:r>
      <w:proofErr w:type="spellEnd"/>
      <w:r w:rsidRPr="00604D23">
        <w:rPr>
          <w:rFonts w:ascii="Times New Roman" w:eastAsia="Times New Roman" w:hAnsi="Times New Roman" w:cs="Times New Roman"/>
          <w:noProof w:val="0"/>
          <w:sz w:val="24"/>
          <w:szCs w:val="24"/>
          <w:lang w:eastAsia="tr-TR"/>
        </w:rPr>
        <w:t xml:space="preserve"> </w:t>
      </w:r>
      <w:proofErr w:type="spellStart"/>
      <w:r w:rsidRPr="00604D23">
        <w:rPr>
          <w:rFonts w:ascii="Times New Roman" w:eastAsia="Times New Roman" w:hAnsi="Times New Roman" w:cs="Times New Roman"/>
          <w:noProof w:val="0"/>
          <w:sz w:val="24"/>
          <w:szCs w:val="24"/>
          <w:lang w:eastAsia="tr-TR"/>
        </w:rPr>
        <w:t>current</w:t>
      </w:r>
      <w:proofErr w:type="spellEnd"/>
      <w:r w:rsidRPr="00604D23">
        <w:rPr>
          <w:rFonts w:ascii="Times New Roman" w:eastAsia="Times New Roman" w:hAnsi="Times New Roman" w:cs="Times New Roman"/>
          <w:noProof w:val="0"/>
          <w:sz w:val="24"/>
          <w:szCs w:val="24"/>
          <w:lang w:eastAsia="tr-TR"/>
        </w:rPr>
        <w:t xml:space="preserve"> </w:t>
      </w:r>
      <w:proofErr w:type="spellStart"/>
      <w:r w:rsidRPr="00604D23">
        <w:rPr>
          <w:rFonts w:ascii="Times New Roman" w:eastAsia="Times New Roman" w:hAnsi="Times New Roman" w:cs="Times New Roman"/>
          <w:noProof w:val="0"/>
          <w:sz w:val="24"/>
          <w:szCs w:val="24"/>
          <w:lang w:eastAsia="tr-TR"/>
        </w:rPr>
        <w:t>investigation</w:t>
      </w:r>
      <w:proofErr w:type="spellEnd"/>
      <w:r w:rsidRPr="00604D23">
        <w:rPr>
          <w:rFonts w:ascii="Times New Roman" w:eastAsia="Times New Roman" w:hAnsi="Times New Roman" w:cs="Times New Roman"/>
          <w:noProof w:val="0"/>
          <w:sz w:val="24"/>
          <w:szCs w:val="24"/>
          <w:lang w:eastAsia="tr-TR"/>
        </w:rPr>
        <w:t xml:space="preserve"> </w:t>
      </w:r>
      <w:proofErr w:type="spellStart"/>
      <w:r w:rsidRPr="00604D23">
        <w:rPr>
          <w:rFonts w:ascii="Times New Roman" w:eastAsia="Times New Roman" w:hAnsi="Times New Roman" w:cs="Times New Roman"/>
          <w:noProof w:val="0"/>
          <w:sz w:val="24"/>
          <w:szCs w:val="24"/>
          <w:lang w:eastAsia="tr-TR"/>
        </w:rPr>
        <w:t>may</w:t>
      </w:r>
      <w:proofErr w:type="spellEnd"/>
      <w:r w:rsidRPr="00604D23">
        <w:rPr>
          <w:rFonts w:ascii="Times New Roman" w:eastAsia="Times New Roman" w:hAnsi="Times New Roman" w:cs="Times New Roman"/>
          <w:noProof w:val="0"/>
          <w:sz w:val="24"/>
          <w:szCs w:val="24"/>
          <w:lang w:eastAsia="tr-TR"/>
        </w:rPr>
        <w:t xml:space="preserve"> be </w:t>
      </w:r>
      <w:proofErr w:type="spellStart"/>
      <w:r w:rsidRPr="00604D23">
        <w:rPr>
          <w:rFonts w:ascii="Times New Roman" w:eastAsia="Times New Roman" w:hAnsi="Times New Roman" w:cs="Times New Roman"/>
          <w:noProof w:val="0"/>
          <w:sz w:val="24"/>
          <w:szCs w:val="24"/>
          <w:lang w:eastAsia="tr-TR"/>
        </w:rPr>
        <w:t>obtained</w:t>
      </w:r>
      <w:proofErr w:type="spellEnd"/>
      <w:r w:rsidRPr="00604D23">
        <w:rPr>
          <w:rFonts w:ascii="Times New Roman" w:eastAsia="Times New Roman" w:hAnsi="Times New Roman" w:cs="Times New Roman"/>
          <w:noProof w:val="0"/>
          <w:sz w:val="24"/>
          <w:szCs w:val="24"/>
          <w:lang w:eastAsia="tr-TR"/>
        </w:rPr>
        <w:t xml:space="preserve"> </w:t>
      </w:r>
      <w:proofErr w:type="spellStart"/>
      <w:r w:rsidRPr="00604D23">
        <w:rPr>
          <w:rFonts w:ascii="Times New Roman" w:eastAsia="Times New Roman" w:hAnsi="Times New Roman" w:cs="Times New Roman"/>
          <w:noProof w:val="0"/>
          <w:sz w:val="24"/>
          <w:szCs w:val="24"/>
          <w:lang w:eastAsia="tr-TR"/>
        </w:rPr>
        <w:t>by</w:t>
      </w:r>
      <w:proofErr w:type="spellEnd"/>
      <w:r w:rsidRPr="00604D23">
        <w:rPr>
          <w:rFonts w:ascii="Times New Roman" w:eastAsia="Times New Roman" w:hAnsi="Times New Roman" w:cs="Times New Roman"/>
          <w:noProof w:val="0"/>
          <w:sz w:val="24"/>
          <w:szCs w:val="24"/>
          <w:lang w:eastAsia="tr-TR"/>
        </w:rPr>
        <w:t xml:space="preserve"> </w:t>
      </w:r>
      <w:proofErr w:type="spellStart"/>
      <w:r w:rsidRPr="00604D23">
        <w:rPr>
          <w:rFonts w:ascii="Times New Roman" w:eastAsia="Times New Roman" w:hAnsi="Times New Roman" w:cs="Times New Roman"/>
          <w:noProof w:val="0"/>
          <w:sz w:val="24"/>
          <w:szCs w:val="24"/>
          <w:lang w:eastAsia="tr-TR"/>
        </w:rPr>
        <w:t>contacting</w:t>
      </w:r>
      <w:proofErr w:type="spellEnd"/>
      <w:r w:rsidRPr="00604D23">
        <w:rPr>
          <w:rFonts w:ascii="Times New Roman" w:eastAsia="Times New Roman" w:hAnsi="Times New Roman" w:cs="Times New Roman"/>
          <w:noProof w:val="0"/>
          <w:sz w:val="24"/>
          <w:szCs w:val="24"/>
          <w:lang w:eastAsia="tr-TR"/>
        </w:rPr>
        <w:t xml:space="preserve"> </w:t>
      </w:r>
      <w:proofErr w:type="spellStart"/>
      <w:r w:rsidRPr="00604D23">
        <w:rPr>
          <w:rFonts w:ascii="Times New Roman" w:eastAsia="Times New Roman" w:hAnsi="Times New Roman" w:cs="Times New Roman"/>
          <w:noProof w:val="0"/>
          <w:sz w:val="24"/>
          <w:szCs w:val="24"/>
          <w:lang w:eastAsia="tr-TR"/>
        </w:rPr>
        <w:t>the</w:t>
      </w:r>
      <w:proofErr w:type="spellEnd"/>
      <w:r w:rsidRPr="00604D23">
        <w:rPr>
          <w:rFonts w:ascii="Times New Roman" w:eastAsia="Times New Roman" w:hAnsi="Times New Roman" w:cs="Times New Roman"/>
          <w:noProof w:val="0"/>
          <w:sz w:val="24"/>
          <w:szCs w:val="24"/>
          <w:lang w:eastAsia="tr-TR"/>
        </w:rPr>
        <w:t xml:space="preserve"> </w:t>
      </w:r>
      <w:proofErr w:type="spellStart"/>
      <w:r w:rsidRPr="00604D23">
        <w:rPr>
          <w:rFonts w:ascii="Times New Roman" w:eastAsia="Times New Roman" w:hAnsi="Times New Roman" w:cs="Times New Roman"/>
          <w:noProof w:val="0"/>
          <w:sz w:val="24"/>
          <w:szCs w:val="24"/>
          <w:lang w:eastAsia="tr-TR"/>
        </w:rPr>
        <w:t>appropriate</w:t>
      </w:r>
      <w:proofErr w:type="spellEnd"/>
      <w:r w:rsidRPr="00604D23">
        <w:rPr>
          <w:rFonts w:ascii="Times New Roman" w:eastAsia="Times New Roman" w:hAnsi="Times New Roman" w:cs="Times New Roman"/>
          <w:noProof w:val="0"/>
          <w:sz w:val="24"/>
          <w:szCs w:val="24"/>
          <w:lang w:eastAsia="tr-TR"/>
        </w:rPr>
        <w:t xml:space="preserve"> </w:t>
      </w:r>
      <w:proofErr w:type="spellStart"/>
      <w:r w:rsidRPr="00604D23">
        <w:rPr>
          <w:rFonts w:ascii="Times New Roman" w:eastAsia="Times New Roman" w:hAnsi="Times New Roman" w:cs="Times New Roman"/>
          <w:noProof w:val="0"/>
          <w:sz w:val="24"/>
          <w:szCs w:val="24"/>
          <w:lang w:eastAsia="tr-TR"/>
        </w:rPr>
        <w:t>author</w:t>
      </w:r>
      <w:proofErr w:type="spellEnd"/>
      <w:r w:rsidRPr="00604D23">
        <w:rPr>
          <w:rFonts w:ascii="Times New Roman" w:eastAsia="Times New Roman" w:hAnsi="Times New Roman" w:cs="Times New Roman"/>
          <w:noProof w:val="0"/>
          <w:sz w:val="24"/>
          <w:szCs w:val="24"/>
          <w:lang w:eastAsia="tr-TR"/>
        </w:rPr>
        <w:t>.</w:t>
      </w:r>
    </w:p>
    <w:p w14:paraId="528292E4" w14:textId="4C4F20CB" w:rsidR="0032518D" w:rsidRDefault="0032518D" w:rsidP="00604D23">
      <w:pPr>
        <w:spacing w:after="0" w:line="240" w:lineRule="auto"/>
        <w:rPr>
          <w:ins w:id="274" w:author="Deniz Ergüden" w:date="2024-07-30T13:56:00Z"/>
          <w:rFonts w:ascii="Times New Roman" w:eastAsia="Times New Roman" w:hAnsi="Times New Roman" w:cs="Times New Roman"/>
          <w:noProof w:val="0"/>
          <w:sz w:val="24"/>
          <w:szCs w:val="24"/>
          <w:lang w:eastAsia="tr-TR"/>
        </w:rPr>
      </w:pPr>
    </w:p>
    <w:p w14:paraId="12A9FCBE" w14:textId="5169F948" w:rsidR="0032518D" w:rsidRDefault="0032518D" w:rsidP="00604D23">
      <w:pPr>
        <w:spacing w:after="0" w:line="240" w:lineRule="auto"/>
        <w:rPr>
          <w:ins w:id="275" w:author="Deniz Ergüden" w:date="2024-07-30T13:56:00Z"/>
          <w:rFonts w:ascii="Times New Roman" w:eastAsia="Times New Roman" w:hAnsi="Times New Roman" w:cs="Times New Roman"/>
          <w:noProof w:val="0"/>
          <w:sz w:val="24"/>
          <w:szCs w:val="24"/>
          <w:lang w:eastAsia="tr-TR"/>
        </w:rPr>
      </w:pPr>
    </w:p>
    <w:p w14:paraId="698D2C1A" w14:textId="77777777" w:rsidR="0032518D" w:rsidRPr="00604D23" w:rsidRDefault="0032518D" w:rsidP="00604D23">
      <w:pPr>
        <w:spacing w:after="0" w:line="240" w:lineRule="auto"/>
        <w:rPr>
          <w:rFonts w:ascii="Times New Roman" w:eastAsia="Times New Roman" w:hAnsi="Times New Roman" w:cs="Times New Roman"/>
          <w:noProof w:val="0"/>
          <w:sz w:val="24"/>
          <w:szCs w:val="24"/>
          <w:lang w:eastAsia="tr-TR"/>
        </w:rPr>
      </w:pPr>
    </w:p>
    <w:p w14:paraId="2A7B698B" w14:textId="2E96B8ED" w:rsidR="00A35E91" w:rsidRPr="005B630A" w:rsidRDefault="00A35E91" w:rsidP="00604D23">
      <w:pPr>
        <w:spacing w:after="0" w:line="240" w:lineRule="auto"/>
        <w:rPr>
          <w:rFonts w:ascii="Times New Roman" w:eastAsia="Times New Roman" w:hAnsi="Times New Roman" w:cs="Times New Roman"/>
          <w:b/>
          <w:noProof w:val="0"/>
          <w:sz w:val="24"/>
          <w:szCs w:val="24"/>
          <w:lang w:eastAsia="tr-TR"/>
        </w:rPr>
      </w:pPr>
    </w:p>
    <w:p w14:paraId="4FDBA1FC" w14:textId="659D977F" w:rsidR="00E8632A" w:rsidRPr="00E8632A" w:rsidRDefault="00604D23" w:rsidP="00604D23">
      <w:pPr>
        <w:spacing w:after="0" w:line="240" w:lineRule="auto"/>
        <w:rPr>
          <w:rFonts w:ascii="Times New Roman" w:hAnsi="Times New Roman" w:cs="Times New Roman"/>
          <w:b/>
          <w:color w:val="222222"/>
          <w:sz w:val="24"/>
          <w:szCs w:val="24"/>
          <w:shd w:val="clear" w:color="auto" w:fill="FFFFFF"/>
        </w:rPr>
      </w:pPr>
      <w:commentRangeStart w:id="276"/>
      <w:r w:rsidRPr="005B630A">
        <w:rPr>
          <w:rFonts w:ascii="Times New Roman" w:hAnsi="Times New Roman" w:cs="Times New Roman"/>
          <w:b/>
          <w:color w:val="222222"/>
          <w:sz w:val="24"/>
          <w:szCs w:val="24"/>
          <w:shd w:val="clear" w:color="auto" w:fill="FFFFFF"/>
        </w:rPr>
        <w:lastRenderedPageBreak/>
        <w:t>References</w:t>
      </w:r>
      <w:commentRangeEnd w:id="276"/>
      <w:r w:rsidR="00EC1082">
        <w:rPr>
          <w:rStyle w:val="AklamaBavurusu"/>
        </w:rPr>
        <w:commentReference w:id="276"/>
      </w:r>
    </w:p>
    <w:p w14:paraId="3451F5C9" w14:textId="77777777" w:rsidR="0032518D" w:rsidRDefault="0032518D" w:rsidP="00604D23">
      <w:pPr>
        <w:spacing w:after="0" w:line="240" w:lineRule="auto"/>
        <w:ind w:left="142" w:firstLine="709"/>
        <w:jc w:val="both"/>
        <w:rPr>
          <w:ins w:id="277" w:author="Deniz Ergüden" w:date="2024-07-30T13:56:00Z"/>
          <w:rFonts w:ascii="Times New Roman" w:hAnsi="Times New Roman" w:cs="Times New Roman"/>
          <w:color w:val="000000" w:themeColor="text1"/>
          <w:sz w:val="24"/>
          <w:szCs w:val="24"/>
          <w:shd w:val="clear" w:color="auto" w:fill="FFFFFF"/>
        </w:rPr>
      </w:pPr>
    </w:p>
    <w:p w14:paraId="209C953F" w14:textId="663D2167"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Ahmed M. S., Aurpa T. T., &amp; Azad  M. A. K. 2022. Fish disease detection using image based machine learning technique in aquaculture. </w:t>
      </w:r>
      <w:r w:rsidRPr="00A35E91">
        <w:rPr>
          <w:rFonts w:ascii="Times New Roman" w:hAnsi="Times New Roman" w:cs="Times New Roman"/>
          <w:i/>
          <w:iCs/>
          <w:color w:val="000000" w:themeColor="text1"/>
          <w:sz w:val="24"/>
          <w:szCs w:val="24"/>
          <w:shd w:val="clear" w:color="auto" w:fill="FFFFFF"/>
        </w:rPr>
        <w:t>Journal of King Saud University-ComputerandInformationSciences</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34</w:t>
      </w:r>
      <w:r w:rsidRPr="00A35E91">
        <w:rPr>
          <w:rFonts w:ascii="Times New Roman" w:hAnsi="Times New Roman" w:cs="Times New Roman"/>
          <w:color w:val="000000" w:themeColor="text1"/>
          <w:sz w:val="24"/>
          <w:szCs w:val="24"/>
          <w:shd w:val="clear" w:color="auto" w:fill="FFFFFF"/>
        </w:rPr>
        <w:t>(8):5170518.</w:t>
      </w:r>
      <w:r w:rsidRPr="00A35E91">
        <w:rPr>
          <w:rFonts w:ascii="Times New Roman" w:hAnsi="Times New Roman" w:cs="Times New Roman"/>
          <w:color w:val="000000" w:themeColor="text1"/>
          <w:sz w:val="24"/>
          <w:szCs w:val="24"/>
        </w:rPr>
        <w:t xml:space="preserve"> </w:t>
      </w:r>
      <w:del w:id="278" w:author="Deniz Ergüden" w:date="2024-07-30T13:56:00Z">
        <w:r w:rsidR="00313B34" w:rsidDel="007B4B9B">
          <w:fldChar w:fldCharType="begin"/>
        </w:r>
        <w:r w:rsidR="00313B34" w:rsidDel="007B4B9B">
          <w:delInstrText xml:space="preserve"> HYPERLINK "file:///C:\\Users\\PC\\Downloads\\ https:\\doi.org\\10.1016\\j.jksuci.2021.05.03 " </w:delInstrText>
        </w:r>
        <w:r w:rsidR="00313B34" w:rsidDel="007B4B9B">
          <w:fldChar w:fldCharType="separate"/>
        </w:r>
        <w:r w:rsidRPr="007B4B9B" w:rsidDel="007B4B9B">
          <w:rPr>
            <w:rFonts w:ascii="Times New Roman" w:hAnsi="Times New Roman" w:cs="Times New Roman"/>
            <w:sz w:val="24"/>
            <w:szCs w:val="24"/>
            <w:shd w:val="clear" w:color="auto" w:fill="FFFFFF"/>
            <w:rPrChange w:id="279" w:author="Deniz Ergüden" w:date="2024-07-30T13:56:00Z">
              <w:rPr>
                <w:rStyle w:val="Kpr"/>
                <w:rFonts w:ascii="Times New Roman" w:hAnsi="Times New Roman" w:cs="Times New Roman"/>
                <w:sz w:val="24"/>
                <w:szCs w:val="24"/>
                <w:shd w:val="clear" w:color="auto" w:fill="FFFFFF"/>
              </w:rPr>
            </w:rPrChange>
          </w:rPr>
          <w:delText>Doi: 10.1016/j.jksuci.2021.05.03 </w:delText>
        </w:r>
        <w:r w:rsidR="00313B34" w:rsidDel="007B4B9B">
          <w:rPr>
            <w:rStyle w:val="Kpr"/>
            <w:rFonts w:ascii="Times New Roman" w:hAnsi="Times New Roman" w:cs="Times New Roman"/>
            <w:sz w:val="24"/>
            <w:szCs w:val="24"/>
            <w:shd w:val="clear" w:color="auto" w:fill="FFFFFF"/>
          </w:rPr>
          <w:fldChar w:fldCharType="end"/>
        </w:r>
      </w:del>
      <w:ins w:id="280" w:author="Deniz Ergüden" w:date="2024-07-30T13:56:00Z">
        <w:r w:rsidR="007B4B9B" w:rsidRPr="007B4B9B">
          <w:rPr>
            <w:rFonts w:ascii="Times New Roman" w:hAnsi="Times New Roman" w:cs="Times New Roman"/>
            <w:sz w:val="24"/>
            <w:szCs w:val="24"/>
            <w:shd w:val="clear" w:color="auto" w:fill="FFFFFF"/>
            <w:rPrChange w:id="281" w:author="Deniz Ergüden" w:date="2024-07-30T13:56:00Z">
              <w:rPr>
                <w:rStyle w:val="Kpr"/>
                <w:rFonts w:ascii="Times New Roman" w:hAnsi="Times New Roman" w:cs="Times New Roman"/>
                <w:sz w:val="24"/>
                <w:szCs w:val="24"/>
                <w:shd w:val="clear" w:color="auto" w:fill="FFFFFF"/>
              </w:rPr>
            </w:rPrChange>
          </w:rPr>
          <w:t>Doi: 10.1016/j.jksuci.2021.05.03 </w:t>
        </w:r>
      </w:ins>
    </w:p>
    <w:p w14:paraId="2012FD0C" w14:textId="77777777" w:rsidR="00BB3335" w:rsidRPr="00A35E91" w:rsidRDefault="00BB3335" w:rsidP="00604D23">
      <w:pPr>
        <w:spacing w:after="0" w:line="240" w:lineRule="auto"/>
        <w:ind w:left="142" w:firstLine="709"/>
        <w:jc w:val="both"/>
        <w:rPr>
          <w:rFonts w:ascii="Times New Roman" w:hAnsi="Times New Roman" w:cs="Times New Roman"/>
          <w:sz w:val="24"/>
          <w:szCs w:val="24"/>
        </w:rPr>
      </w:pPr>
      <w:r w:rsidRPr="00A35E91">
        <w:rPr>
          <w:rFonts w:ascii="Times New Roman" w:hAnsi="Times New Roman" w:cs="Times New Roman"/>
          <w:color w:val="222222"/>
          <w:sz w:val="24"/>
          <w:szCs w:val="24"/>
          <w:shd w:val="clear" w:color="auto" w:fill="FFFFFF"/>
        </w:rPr>
        <w:t>Alves, L. M., Moutinho, A. B., Gómez, L. J., Oropesa, A. L., Muñoz-Arnanz, J., Jiménez, B., ... &amp; Novais, S. C. (2023). Evidence of contamination-associated damage in blue sharks (Prionace glauca) from the Northeast Atlantic. </w:t>
      </w:r>
      <w:r w:rsidRPr="00A35E91">
        <w:rPr>
          <w:rFonts w:ascii="Times New Roman" w:hAnsi="Times New Roman" w:cs="Times New Roman"/>
          <w:i/>
          <w:iCs/>
          <w:color w:val="222222"/>
          <w:sz w:val="24"/>
          <w:szCs w:val="24"/>
          <w:shd w:val="clear" w:color="auto" w:fill="FFFFFF"/>
        </w:rPr>
        <w:t>Science of the Total Environment</w:t>
      </w:r>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872</w:t>
      </w:r>
      <w:r w:rsidRPr="00A35E91">
        <w:rPr>
          <w:rFonts w:ascii="Times New Roman" w:hAnsi="Times New Roman" w:cs="Times New Roman"/>
          <w:color w:val="222222"/>
          <w:sz w:val="24"/>
          <w:szCs w:val="24"/>
          <w:shd w:val="clear" w:color="auto" w:fill="FFFFFF"/>
        </w:rPr>
        <w:t>, 162095.</w:t>
      </w:r>
    </w:p>
    <w:p w14:paraId="1091A22A" w14:textId="77777777"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Araújo, C., Carneiro, P., Fidelis, L., Nascimento, B., Antunes, M., Viana, D., ... &amp; Adam, M. (2023). Comparative genomic damage among three shark species with different habits: Sublethal impacts of human origin in a protected island environment in the South Atlantic. </w:t>
      </w:r>
      <w:r w:rsidRPr="00A35E91">
        <w:rPr>
          <w:rFonts w:ascii="Times New Roman" w:hAnsi="Times New Roman" w:cs="Times New Roman"/>
          <w:i/>
          <w:iCs/>
          <w:color w:val="222222"/>
          <w:sz w:val="24"/>
          <w:szCs w:val="24"/>
          <w:shd w:val="clear" w:color="auto" w:fill="FFFFFF"/>
        </w:rPr>
        <w:t>Marine Pollution Bulletin</w:t>
      </w:r>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191</w:t>
      </w:r>
      <w:r w:rsidRPr="00A35E91">
        <w:rPr>
          <w:rFonts w:ascii="Times New Roman" w:hAnsi="Times New Roman" w:cs="Times New Roman"/>
          <w:color w:val="222222"/>
          <w:sz w:val="24"/>
          <w:szCs w:val="24"/>
          <w:shd w:val="clear" w:color="auto" w:fill="FFFFFF"/>
        </w:rPr>
        <w:t>, 114924.</w:t>
      </w:r>
    </w:p>
    <w:p w14:paraId="00F58A48" w14:textId="4D104089"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 xml:space="preserve">Barría, C., Coll, M., &amp; Navarro, J. (2015). </w:t>
      </w:r>
      <w:del w:id="282" w:author="Deniz Ergüden" w:date="2024-07-30T13:44:00Z">
        <w:r w:rsidRPr="00A35E91" w:rsidDel="00EC1082">
          <w:rPr>
            <w:rFonts w:ascii="Times New Roman" w:hAnsi="Times New Roman" w:cs="Times New Roman"/>
            <w:color w:val="222222"/>
            <w:sz w:val="24"/>
            <w:szCs w:val="24"/>
            <w:shd w:val="clear" w:color="auto" w:fill="FFFFFF"/>
          </w:rPr>
          <w:delText xml:space="preserve">Unravelling </w:delText>
        </w:r>
      </w:del>
      <w:ins w:id="283" w:author="Deniz Ergüden" w:date="2024-07-30T13:44:00Z">
        <w:r w:rsidR="00EC1082">
          <w:rPr>
            <w:rFonts w:ascii="Times New Roman" w:hAnsi="Times New Roman" w:cs="Times New Roman"/>
            <w:color w:val="222222"/>
            <w:sz w:val="24"/>
            <w:szCs w:val="24"/>
            <w:shd w:val="clear" w:color="auto" w:fill="FFFFFF"/>
          </w:rPr>
          <w:t>Unraveling</w:t>
        </w:r>
        <w:r w:rsidR="00EC1082" w:rsidRPr="00A35E91">
          <w:rPr>
            <w:rFonts w:ascii="Times New Roman" w:hAnsi="Times New Roman" w:cs="Times New Roman"/>
            <w:color w:val="222222"/>
            <w:sz w:val="24"/>
            <w:szCs w:val="24"/>
            <w:shd w:val="clear" w:color="auto" w:fill="FFFFFF"/>
          </w:rPr>
          <w:t xml:space="preserve"> </w:t>
        </w:r>
      </w:ins>
      <w:r w:rsidRPr="00A35E91">
        <w:rPr>
          <w:rFonts w:ascii="Times New Roman" w:hAnsi="Times New Roman" w:cs="Times New Roman"/>
          <w:color w:val="222222"/>
          <w:sz w:val="24"/>
          <w:szCs w:val="24"/>
          <w:shd w:val="clear" w:color="auto" w:fill="FFFFFF"/>
        </w:rPr>
        <w:t>the ecological role and trophic relationships of uncommon and threatened elasmobranchs in the western Mediterranean Sea. </w:t>
      </w:r>
      <w:r w:rsidRPr="00A35E91">
        <w:rPr>
          <w:rFonts w:ascii="Times New Roman" w:hAnsi="Times New Roman" w:cs="Times New Roman"/>
          <w:i/>
          <w:iCs/>
          <w:color w:val="222222"/>
          <w:sz w:val="24"/>
          <w:szCs w:val="24"/>
          <w:shd w:val="clear" w:color="auto" w:fill="FFFFFF"/>
        </w:rPr>
        <w:t>Marine Ecology Progress Series</w:t>
      </w:r>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539</w:t>
      </w:r>
      <w:r w:rsidRPr="00A35E91">
        <w:rPr>
          <w:rFonts w:ascii="Times New Roman" w:hAnsi="Times New Roman" w:cs="Times New Roman"/>
          <w:color w:val="222222"/>
          <w:sz w:val="24"/>
          <w:szCs w:val="24"/>
          <w:shd w:val="clear" w:color="auto" w:fill="FFFFFF"/>
        </w:rPr>
        <w:t>, 225-240.</w:t>
      </w:r>
    </w:p>
    <w:p w14:paraId="73ABA7FB" w14:textId="32B8A605"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Carrasco-Puig, P., Colmenero, A. I., Ruiz-García, D., Molera-Arribas, A. J., Hernández-Martínez, A. M., Raga, J. A., &amp; Barría, C. (2024). Heavy metal concentrations in sharks, rays</w:t>
      </w:r>
      <w:ins w:id="284" w:author="Deniz Ergüden" w:date="2024-07-30T13:44:00Z">
        <w:r w:rsidR="00EC1082">
          <w:rPr>
            <w:rFonts w:ascii="Times New Roman" w:hAnsi="Times New Roman" w:cs="Times New Roman"/>
            <w:color w:val="222222"/>
            <w:sz w:val="24"/>
            <w:szCs w:val="24"/>
            <w:shd w:val="clear" w:color="auto" w:fill="FFFFFF"/>
          </w:rPr>
          <w:t>,</w:t>
        </w:r>
      </w:ins>
      <w:r w:rsidRPr="00A35E91">
        <w:rPr>
          <w:rFonts w:ascii="Times New Roman" w:hAnsi="Times New Roman" w:cs="Times New Roman"/>
          <w:color w:val="222222"/>
          <w:sz w:val="24"/>
          <w:szCs w:val="24"/>
          <w:shd w:val="clear" w:color="auto" w:fill="FFFFFF"/>
        </w:rPr>
        <w:t xml:space="preserve"> and </w:t>
      </w:r>
      <w:del w:id="285" w:author="Deniz Ergüden" w:date="2024-07-30T13:44:00Z">
        <w:r w:rsidRPr="00A35E91" w:rsidDel="00EC1082">
          <w:rPr>
            <w:rFonts w:ascii="Times New Roman" w:hAnsi="Times New Roman" w:cs="Times New Roman"/>
            <w:color w:val="222222"/>
            <w:sz w:val="24"/>
            <w:szCs w:val="24"/>
            <w:shd w:val="clear" w:color="auto" w:fill="FFFFFF"/>
          </w:rPr>
          <w:delText xml:space="preserve">chimaeras </w:delText>
        </w:r>
      </w:del>
      <w:ins w:id="286" w:author="Deniz Ergüden" w:date="2024-07-30T13:44:00Z">
        <w:r w:rsidR="00EC1082">
          <w:rPr>
            <w:rFonts w:ascii="Times New Roman" w:hAnsi="Times New Roman" w:cs="Times New Roman"/>
            <w:color w:val="222222"/>
            <w:sz w:val="24"/>
            <w:szCs w:val="24"/>
            <w:shd w:val="clear" w:color="auto" w:fill="FFFFFF"/>
          </w:rPr>
          <w:t>chimeras</w:t>
        </w:r>
        <w:r w:rsidR="00EC1082" w:rsidRPr="00A35E91">
          <w:rPr>
            <w:rFonts w:ascii="Times New Roman" w:hAnsi="Times New Roman" w:cs="Times New Roman"/>
            <w:color w:val="222222"/>
            <w:sz w:val="24"/>
            <w:szCs w:val="24"/>
            <w:shd w:val="clear" w:color="auto" w:fill="FFFFFF"/>
          </w:rPr>
          <w:t xml:space="preserve"> </w:t>
        </w:r>
      </w:ins>
      <w:r w:rsidRPr="00A35E91">
        <w:rPr>
          <w:rFonts w:ascii="Times New Roman" w:hAnsi="Times New Roman" w:cs="Times New Roman"/>
          <w:color w:val="222222"/>
          <w:sz w:val="24"/>
          <w:szCs w:val="24"/>
          <w:shd w:val="clear" w:color="auto" w:fill="FFFFFF"/>
        </w:rPr>
        <w:t>from the western Mediterranean Sea. </w:t>
      </w:r>
      <w:r w:rsidRPr="00A35E91">
        <w:rPr>
          <w:rFonts w:ascii="Times New Roman" w:hAnsi="Times New Roman" w:cs="Times New Roman"/>
          <w:i/>
          <w:iCs/>
          <w:color w:val="222222"/>
          <w:sz w:val="24"/>
          <w:szCs w:val="24"/>
          <w:shd w:val="clear" w:color="auto" w:fill="FFFFFF"/>
        </w:rPr>
        <w:t>Marine Pollution Bulletin</w:t>
      </w:r>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199</w:t>
      </w:r>
      <w:r w:rsidRPr="00A35E91">
        <w:rPr>
          <w:rFonts w:ascii="Times New Roman" w:hAnsi="Times New Roman" w:cs="Times New Roman"/>
          <w:color w:val="222222"/>
          <w:sz w:val="24"/>
          <w:szCs w:val="24"/>
          <w:shd w:val="clear" w:color="auto" w:fill="FFFFFF"/>
        </w:rPr>
        <w:t>, 115942.</w:t>
      </w:r>
    </w:p>
    <w:p w14:paraId="1B582D1D" w14:textId="77777777"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D’Costa, A., Shyama, S. K., &amp; Kumar, M. P. (2017). Bioaccumulation of trace metals and total petroleum and genotoxicity responses in an edible fish population as indicators of marine pollution. </w:t>
      </w:r>
      <w:r w:rsidRPr="00A35E91">
        <w:rPr>
          <w:rFonts w:ascii="Times New Roman" w:hAnsi="Times New Roman" w:cs="Times New Roman"/>
          <w:i/>
          <w:iCs/>
          <w:color w:val="222222"/>
          <w:sz w:val="24"/>
          <w:szCs w:val="24"/>
          <w:shd w:val="clear" w:color="auto" w:fill="FFFFFF"/>
        </w:rPr>
        <w:t>Ecotoxicology and environmental safety</w:t>
      </w:r>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142</w:t>
      </w:r>
      <w:r w:rsidRPr="00A35E91">
        <w:rPr>
          <w:rFonts w:ascii="Times New Roman" w:hAnsi="Times New Roman" w:cs="Times New Roman"/>
          <w:color w:val="222222"/>
          <w:sz w:val="24"/>
          <w:szCs w:val="24"/>
          <w:shd w:val="clear" w:color="auto" w:fill="FFFFFF"/>
        </w:rPr>
        <w:t>, 22-28.</w:t>
      </w:r>
    </w:p>
    <w:p w14:paraId="20C77ECA" w14:textId="77777777"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De Andrade V. M., Da Silva J. Da Silva F. R. Heuser V. D. Dias J. F. Yoneama M. L. &amp; De Freitas T. R. 2004. Fish as bioindicators to assess the effects of pollution in two southern Brazilian rivers using the Comet assay and micronucleus test. </w:t>
      </w:r>
      <w:r w:rsidRPr="00A35E91">
        <w:rPr>
          <w:rFonts w:ascii="Times New Roman" w:hAnsi="Times New Roman" w:cs="Times New Roman"/>
          <w:i/>
          <w:iCs/>
          <w:color w:val="000000" w:themeColor="text1"/>
          <w:sz w:val="24"/>
          <w:szCs w:val="24"/>
          <w:shd w:val="clear" w:color="auto" w:fill="FFFFFF"/>
        </w:rPr>
        <w:t>Environmental and molecular mutagenesis</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44</w:t>
      </w:r>
      <w:r w:rsidRPr="00A35E91">
        <w:rPr>
          <w:rFonts w:ascii="Times New Roman" w:hAnsi="Times New Roman" w:cs="Times New Roman"/>
          <w:color w:val="000000" w:themeColor="text1"/>
          <w:sz w:val="24"/>
          <w:szCs w:val="24"/>
          <w:shd w:val="clear" w:color="auto" w:fill="FFFFFF"/>
        </w:rPr>
        <w:t>(5): 459-468.</w:t>
      </w:r>
      <w:r w:rsidRPr="00A35E91">
        <w:rPr>
          <w:rFonts w:ascii="Times New Roman" w:hAnsi="Times New Roman" w:cs="Times New Roman"/>
          <w:color w:val="000000" w:themeColor="text1"/>
          <w:sz w:val="24"/>
          <w:szCs w:val="24"/>
        </w:rPr>
        <w:t xml:space="preserve"> </w:t>
      </w:r>
      <w:hyperlink r:id="rId13" w:history="1">
        <w:r w:rsidRPr="00A35E91">
          <w:rPr>
            <w:rFonts w:ascii="Times New Roman" w:hAnsi="Times New Roman" w:cs="Times New Roman"/>
            <w:color w:val="000000" w:themeColor="text1"/>
            <w:sz w:val="24"/>
            <w:szCs w:val="24"/>
            <w:shd w:val="clear" w:color="auto" w:fill="FFFFFF"/>
          </w:rPr>
          <w:t> Doi:10.1002/em.20070 </w:t>
        </w:r>
      </w:hyperlink>
    </w:p>
    <w:p w14:paraId="2057C947" w14:textId="58358429" w:rsidR="00BB3335" w:rsidRPr="00A35E91" w:rsidRDefault="00313B34" w:rsidP="00604D23">
      <w:pPr>
        <w:spacing w:after="0" w:line="240" w:lineRule="auto"/>
        <w:ind w:left="142" w:firstLine="709"/>
        <w:jc w:val="both"/>
        <w:rPr>
          <w:rFonts w:ascii="Times New Roman" w:hAnsi="Times New Roman" w:cs="Times New Roman"/>
          <w:sz w:val="24"/>
          <w:szCs w:val="24"/>
        </w:rPr>
      </w:pPr>
      <w:ins w:id="287" w:author="Deniz Ergüden" w:date="2024-07-30T14:03:00Z">
        <w:r>
          <w:rPr>
            <w:rFonts w:ascii="Times New Roman" w:hAnsi="Times New Roman" w:cs="Times New Roman"/>
            <w:sz w:val="24"/>
            <w:szCs w:val="24"/>
          </w:rPr>
          <w:t>D</w:t>
        </w:r>
      </w:ins>
      <w:del w:id="288" w:author="Deniz Ergüden" w:date="2024-07-30T14:03:00Z">
        <w:r w:rsidR="00BB3335" w:rsidRPr="00A35E91" w:rsidDel="00313B34">
          <w:rPr>
            <w:rFonts w:ascii="Times New Roman" w:hAnsi="Times New Roman" w:cs="Times New Roman"/>
            <w:sz w:val="24"/>
            <w:szCs w:val="24"/>
          </w:rPr>
          <w:delText>d</w:delText>
        </w:r>
      </w:del>
      <w:r w:rsidR="00BB3335" w:rsidRPr="00A35E91">
        <w:rPr>
          <w:rFonts w:ascii="Times New Roman" w:hAnsi="Times New Roman" w:cs="Times New Roman"/>
          <w:sz w:val="24"/>
          <w:szCs w:val="24"/>
        </w:rPr>
        <w:t>e Araújo, C. B. B., de Mendonça, S. A., de Lima Viana, D., da Fontoura Martins, M., Costa, P. G., Bianchini, A., ... &amp; Adam, M. L. (2024). Effects of blood metal (loid) concentrations on genomic damages in sharks. Environmental Pollution, 124569.</w:t>
      </w:r>
    </w:p>
    <w:p w14:paraId="62D15D9E" w14:textId="6BEDAD5B"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De León J. S. D. D., Santos-Medrano G. E. Rico-Martínez R.  Rubio-Franchini I. &amp; Robles-Vargas, D. 2021. Preliminary Genotoxicity Assessment of Cadmium, Lead, and Mercury Planktonic</w:t>
      </w:r>
      <w:ins w:id="289" w:author="Deniz Ergüden" w:date="2024-07-30T13:42:00Z">
        <w:r w:rsidR="00EC1082">
          <w:rPr>
            <w:rFonts w:ascii="Times New Roman" w:hAnsi="Times New Roman" w:cs="Times New Roman"/>
            <w:color w:val="000000" w:themeColor="text1"/>
            <w:sz w:val="24"/>
            <w:szCs w:val="24"/>
            <w:shd w:val="clear" w:color="auto" w:fill="FFFFFF"/>
          </w:rPr>
          <w:t xml:space="preserve"> </w:t>
        </w:r>
      </w:ins>
      <w:r w:rsidRPr="00A35E91">
        <w:rPr>
          <w:rFonts w:ascii="Times New Roman" w:hAnsi="Times New Roman" w:cs="Times New Roman"/>
          <w:color w:val="000000" w:themeColor="text1"/>
          <w:sz w:val="24"/>
          <w:szCs w:val="24"/>
          <w:shd w:val="clear" w:color="auto" w:fill="FFFFFF"/>
        </w:rPr>
        <w:t>Organisms. </w:t>
      </w:r>
      <w:r w:rsidRPr="00A35E91">
        <w:rPr>
          <w:rFonts w:ascii="Times New Roman" w:hAnsi="Times New Roman" w:cs="Times New Roman"/>
          <w:i/>
          <w:iCs/>
          <w:color w:val="000000" w:themeColor="text1"/>
          <w:sz w:val="24"/>
          <w:szCs w:val="24"/>
          <w:shd w:val="clear" w:color="auto" w:fill="FFFFFF"/>
        </w:rPr>
        <w:t>Metabolism</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4</w:t>
      </w:r>
      <w:r w:rsidRPr="00A35E91">
        <w:rPr>
          <w:rFonts w:ascii="Times New Roman" w:hAnsi="Times New Roman" w:cs="Times New Roman"/>
          <w:color w:val="000000" w:themeColor="text1"/>
          <w:sz w:val="24"/>
          <w:szCs w:val="24"/>
          <w:shd w:val="clear" w:color="auto" w:fill="FFFFFF"/>
        </w:rPr>
        <w:t xml:space="preserve">. </w:t>
      </w:r>
      <w:hyperlink r:id="rId14" w:history="1">
        <w:r w:rsidRPr="00A35E91">
          <w:rPr>
            <w:rFonts w:ascii="Times New Roman" w:hAnsi="Times New Roman" w:cs="Times New Roman"/>
            <w:color w:val="000000" w:themeColor="text1"/>
            <w:sz w:val="24"/>
            <w:szCs w:val="24"/>
            <w:shd w:val="clear" w:color="auto" w:fill="FFFFFF"/>
          </w:rPr>
          <w:t>Doi:10.15244/pjoes/136481 </w:t>
        </w:r>
      </w:hyperlink>
    </w:p>
    <w:p w14:paraId="58969499" w14:textId="438B5259"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EPA</w:t>
      </w:r>
      <w:r w:rsidR="00D15577">
        <w:rPr>
          <w:rFonts w:ascii="Times New Roman" w:hAnsi="Times New Roman" w:cs="Times New Roman"/>
          <w:color w:val="000000" w:themeColor="text1"/>
          <w:sz w:val="24"/>
          <w:szCs w:val="24"/>
          <w:shd w:val="clear" w:color="auto" w:fill="FFFFFF"/>
        </w:rPr>
        <w:t>,</w:t>
      </w:r>
      <w:r w:rsidRPr="00A35E91">
        <w:rPr>
          <w:rFonts w:ascii="Times New Roman" w:hAnsi="Times New Roman" w:cs="Times New Roman"/>
          <w:color w:val="000000" w:themeColor="text1"/>
          <w:sz w:val="24"/>
          <w:szCs w:val="24"/>
          <w:shd w:val="clear" w:color="auto" w:fill="FFFFFF"/>
        </w:rPr>
        <w:t xml:space="preserve"> </w:t>
      </w:r>
      <w:r w:rsidR="00D15577">
        <w:rPr>
          <w:rFonts w:ascii="Times New Roman" w:hAnsi="Times New Roman" w:cs="Times New Roman"/>
          <w:color w:val="000000" w:themeColor="text1"/>
          <w:sz w:val="24"/>
          <w:szCs w:val="24"/>
          <w:shd w:val="clear" w:color="auto" w:fill="FFFFFF"/>
        </w:rPr>
        <w:t>(</w:t>
      </w:r>
      <w:r w:rsidRPr="00A35E91">
        <w:rPr>
          <w:rFonts w:ascii="Times New Roman" w:hAnsi="Times New Roman" w:cs="Times New Roman"/>
          <w:color w:val="000000" w:themeColor="text1"/>
          <w:sz w:val="24"/>
          <w:szCs w:val="24"/>
          <w:shd w:val="clear" w:color="auto" w:fill="FFFFFF"/>
        </w:rPr>
        <w:t>2016</w:t>
      </w:r>
      <w:r w:rsidR="00D15577">
        <w:rPr>
          <w:rFonts w:ascii="Times New Roman" w:hAnsi="Times New Roman" w:cs="Times New Roman"/>
          <w:color w:val="000000" w:themeColor="text1"/>
          <w:sz w:val="24"/>
          <w:szCs w:val="24"/>
          <w:shd w:val="clear" w:color="auto" w:fill="FFFFFF"/>
        </w:rPr>
        <w:t>)</w:t>
      </w:r>
      <w:r w:rsidRPr="00A35E91">
        <w:rPr>
          <w:rFonts w:ascii="Times New Roman" w:hAnsi="Times New Roman" w:cs="Times New Roman"/>
          <w:color w:val="000000" w:themeColor="text1"/>
          <w:sz w:val="24"/>
          <w:szCs w:val="24"/>
          <w:shd w:val="clear" w:color="auto" w:fill="FFFFFF"/>
        </w:rPr>
        <w:t>. Environmental Protection Agency, National Recommended Water Quality Criteria-Aquatic Life Criteria.</w:t>
      </w:r>
    </w:p>
    <w:p w14:paraId="23CF8AD3" w14:textId="441822A6"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Ergenler, A. (2024). Potential G</w:t>
      </w:r>
      <w:ins w:id="290" w:author="Deniz Ergüden" w:date="2024-07-30T14:04:00Z">
        <w:r w:rsidR="00313B34">
          <w:rPr>
            <w:rFonts w:ascii="Times New Roman" w:hAnsi="Times New Roman" w:cs="Times New Roman"/>
            <w:color w:val="222222"/>
            <w:sz w:val="24"/>
            <w:szCs w:val="24"/>
            <w:shd w:val="clear" w:color="auto" w:fill="FFFFFF"/>
          </w:rPr>
          <w:t>g</w:t>
        </w:r>
      </w:ins>
      <w:del w:id="291" w:author="Deniz Ergüden" w:date="2024-07-30T14:04:00Z">
        <w:r w:rsidRPr="00A35E91" w:rsidDel="00313B34">
          <w:rPr>
            <w:rFonts w:ascii="Times New Roman" w:hAnsi="Times New Roman" w:cs="Times New Roman"/>
            <w:color w:val="222222"/>
            <w:sz w:val="24"/>
            <w:szCs w:val="24"/>
            <w:shd w:val="clear" w:color="auto" w:fill="FFFFFF"/>
          </w:rPr>
          <w:delText>e</w:delText>
        </w:r>
      </w:del>
      <w:r w:rsidRPr="00A35E91">
        <w:rPr>
          <w:rFonts w:ascii="Times New Roman" w:hAnsi="Times New Roman" w:cs="Times New Roman"/>
          <w:color w:val="222222"/>
          <w:sz w:val="24"/>
          <w:szCs w:val="24"/>
          <w:shd w:val="clear" w:color="auto" w:fill="FFFFFF"/>
        </w:rPr>
        <w:t xml:space="preserve">notoxicological </w:t>
      </w:r>
      <w:ins w:id="292" w:author="Deniz Ergüden" w:date="2024-07-30T14:04:00Z">
        <w:r w:rsidR="00313B34">
          <w:rPr>
            <w:rFonts w:ascii="Times New Roman" w:hAnsi="Times New Roman" w:cs="Times New Roman"/>
            <w:color w:val="222222"/>
            <w:sz w:val="24"/>
            <w:szCs w:val="24"/>
            <w:shd w:val="clear" w:color="auto" w:fill="FFFFFF"/>
          </w:rPr>
          <w:t>e</w:t>
        </w:r>
      </w:ins>
      <w:del w:id="293" w:author="Deniz Ergüden" w:date="2024-07-30T14:04:00Z">
        <w:r w:rsidRPr="00A35E91" w:rsidDel="00313B34">
          <w:rPr>
            <w:rFonts w:ascii="Times New Roman" w:hAnsi="Times New Roman" w:cs="Times New Roman"/>
            <w:color w:val="222222"/>
            <w:sz w:val="24"/>
            <w:szCs w:val="24"/>
            <w:shd w:val="clear" w:color="auto" w:fill="FFFFFF"/>
          </w:rPr>
          <w:delText>E</w:delText>
        </w:r>
      </w:del>
      <w:r w:rsidRPr="00A35E91">
        <w:rPr>
          <w:rFonts w:ascii="Times New Roman" w:hAnsi="Times New Roman" w:cs="Times New Roman"/>
          <w:color w:val="222222"/>
          <w:sz w:val="24"/>
          <w:szCs w:val="24"/>
          <w:shd w:val="clear" w:color="auto" w:fill="FFFFFF"/>
        </w:rPr>
        <w:t xml:space="preserve">valuation of </w:t>
      </w:r>
      <w:ins w:id="294" w:author="Deniz Ergüden" w:date="2024-07-30T14:04:00Z">
        <w:r w:rsidR="00313B34">
          <w:rPr>
            <w:rFonts w:ascii="Times New Roman" w:hAnsi="Times New Roman" w:cs="Times New Roman"/>
            <w:color w:val="222222"/>
            <w:sz w:val="24"/>
            <w:szCs w:val="24"/>
            <w:shd w:val="clear" w:color="auto" w:fill="FFFFFF"/>
          </w:rPr>
          <w:t>u</w:t>
        </w:r>
      </w:ins>
      <w:del w:id="295" w:author="Deniz Ergüden" w:date="2024-07-30T14:04:00Z">
        <w:r w:rsidRPr="00A35E91" w:rsidDel="00313B34">
          <w:rPr>
            <w:rFonts w:ascii="Times New Roman" w:hAnsi="Times New Roman" w:cs="Times New Roman"/>
            <w:color w:val="222222"/>
            <w:sz w:val="24"/>
            <w:szCs w:val="24"/>
            <w:shd w:val="clear" w:color="auto" w:fill="FFFFFF"/>
          </w:rPr>
          <w:delText>U</w:delText>
        </w:r>
      </w:del>
      <w:r w:rsidRPr="00A35E91">
        <w:rPr>
          <w:rFonts w:ascii="Times New Roman" w:hAnsi="Times New Roman" w:cs="Times New Roman"/>
          <w:color w:val="222222"/>
          <w:sz w:val="24"/>
          <w:szCs w:val="24"/>
          <w:shd w:val="clear" w:color="auto" w:fill="FFFFFF"/>
        </w:rPr>
        <w:t xml:space="preserve">lexite on </w:t>
      </w:r>
      <w:r w:rsidRPr="00313B34">
        <w:rPr>
          <w:rFonts w:ascii="Times New Roman" w:hAnsi="Times New Roman" w:cs="Times New Roman"/>
          <w:i/>
          <w:color w:val="222222"/>
          <w:sz w:val="24"/>
          <w:szCs w:val="24"/>
          <w:shd w:val="clear" w:color="auto" w:fill="FFFFFF"/>
          <w:rPrChange w:id="296" w:author="Deniz Ergüden" w:date="2024-07-30T14:04:00Z">
            <w:rPr>
              <w:rFonts w:ascii="Times New Roman" w:hAnsi="Times New Roman" w:cs="Times New Roman"/>
              <w:color w:val="222222"/>
              <w:sz w:val="24"/>
              <w:szCs w:val="24"/>
              <w:shd w:val="clear" w:color="auto" w:fill="FFFFFF"/>
            </w:rPr>
          </w:rPrChange>
        </w:rPr>
        <w:t>Daphnia magn</w:t>
      </w:r>
      <w:r w:rsidRPr="00A35E91">
        <w:rPr>
          <w:rFonts w:ascii="Times New Roman" w:hAnsi="Times New Roman" w:cs="Times New Roman"/>
          <w:color w:val="222222"/>
          <w:sz w:val="24"/>
          <w:szCs w:val="24"/>
          <w:shd w:val="clear" w:color="auto" w:fill="FFFFFF"/>
        </w:rPr>
        <w:t>a. </w:t>
      </w:r>
      <w:r w:rsidRPr="00A35E91">
        <w:rPr>
          <w:rFonts w:ascii="Times New Roman" w:hAnsi="Times New Roman" w:cs="Times New Roman"/>
          <w:i/>
          <w:iCs/>
          <w:color w:val="222222"/>
          <w:sz w:val="24"/>
          <w:szCs w:val="24"/>
          <w:shd w:val="clear" w:color="auto" w:fill="FFFFFF"/>
        </w:rPr>
        <w:t>Tethys Env. Sci</w:t>
      </w:r>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1</w:t>
      </w:r>
      <w:r w:rsidRPr="00A35E91">
        <w:rPr>
          <w:rFonts w:ascii="Times New Roman" w:hAnsi="Times New Roman" w:cs="Times New Roman"/>
          <w:color w:val="222222"/>
          <w:sz w:val="24"/>
          <w:szCs w:val="24"/>
          <w:shd w:val="clear" w:color="auto" w:fill="FFFFFF"/>
        </w:rPr>
        <w:t>(1), 27-32.</w:t>
      </w:r>
    </w:p>
    <w:p w14:paraId="6C0D80F0" w14:textId="0B782A67"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 xml:space="preserve">Ergenler, A., &amp; Turan, F. (2023). Metal causing DNA damage in </w:t>
      </w:r>
      <w:del w:id="297" w:author="Deniz Ergüden" w:date="2024-07-30T14:04:00Z">
        <w:r w:rsidRPr="00A35E91" w:rsidDel="00313B34">
          <w:rPr>
            <w:rFonts w:ascii="Times New Roman" w:hAnsi="Times New Roman" w:cs="Times New Roman"/>
            <w:color w:val="222222"/>
            <w:sz w:val="24"/>
            <w:szCs w:val="24"/>
            <w:shd w:val="clear" w:color="auto" w:fill="FFFFFF"/>
          </w:rPr>
          <w:delText>lion fish</w:delText>
        </w:r>
      </w:del>
      <w:ins w:id="298" w:author="Deniz Ergüden" w:date="2024-07-30T14:04:00Z">
        <w:r w:rsidR="00313B34">
          <w:rPr>
            <w:rFonts w:ascii="Times New Roman" w:hAnsi="Times New Roman" w:cs="Times New Roman"/>
            <w:color w:val="222222"/>
            <w:sz w:val="24"/>
            <w:szCs w:val="24"/>
            <w:shd w:val="clear" w:color="auto" w:fill="FFFFFF"/>
          </w:rPr>
          <w:t>lionfish</w:t>
        </w:r>
      </w:ins>
      <w:r w:rsidRPr="00A35E91">
        <w:rPr>
          <w:rFonts w:ascii="Times New Roman" w:hAnsi="Times New Roman" w:cs="Times New Roman"/>
          <w:color w:val="222222"/>
          <w:sz w:val="24"/>
          <w:szCs w:val="24"/>
          <w:shd w:val="clear" w:color="auto" w:fill="FFFFFF"/>
        </w:rPr>
        <w:t xml:space="preserve"> </w:t>
      </w:r>
      <w:r w:rsidRPr="00313B34">
        <w:rPr>
          <w:rFonts w:ascii="Times New Roman" w:hAnsi="Times New Roman" w:cs="Times New Roman"/>
          <w:i/>
          <w:color w:val="222222"/>
          <w:sz w:val="24"/>
          <w:szCs w:val="24"/>
          <w:shd w:val="clear" w:color="auto" w:fill="FFFFFF"/>
          <w:rPrChange w:id="299" w:author="Deniz Ergüden" w:date="2024-07-30T14:04:00Z">
            <w:rPr>
              <w:rFonts w:ascii="Times New Roman" w:hAnsi="Times New Roman" w:cs="Times New Roman"/>
              <w:color w:val="222222"/>
              <w:sz w:val="24"/>
              <w:szCs w:val="24"/>
              <w:shd w:val="clear" w:color="auto" w:fill="FFFFFF"/>
            </w:rPr>
          </w:rPrChange>
        </w:rPr>
        <w:t>Pterois miles</w:t>
      </w:r>
      <w:r w:rsidRPr="00A35E91">
        <w:rPr>
          <w:rFonts w:ascii="Times New Roman" w:hAnsi="Times New Roman" w:cs="Times New Roman"/>
          <w:color w:val="222222"/>
          <w:sz w:val="24"/>
          <w:szCs w:val="24"/>
          <w:shd w:val="clear" w:color="auto" w:fill="FFFFFF"/>
        </w:rPr>
        <w:t xml:space="preserve"> from the northeastern Mediterranean.</w:t>
      </w:r>
      <w:ins w:id="300" w:author="Deniz Ergüden" w:date="2024-07-30T13:40:00Z">
        <w:r w:rsidR="00EC1082">
          <w:rPr>
            <w:rFonts w:ascii="Times New Roman" w:hAnsi="Times New Roman" w:cs="Times New Roman"/>
            <w:color w:val="222222"/>
            <w:sz w:val="24"/>
            <w:szCs w:val="24"/>
            <w:shd w:val="clear" w:color="auto" w:fill="FFFFFF"/>
          </w:rPr>
          <w:t xml:space="preserve"> Missing journal </w:t>
        </w:r>
      </w:ins>
      <w:ins w:id="301" w:author="Deniz Ergüden" w:date="2024-07-30T13:41:00Z">
        <w:r w:rsidR="00EC1082">
          <w:rPr>
            <w:rFonts w:ascii="Times New Roman" w:hAnsi="Times New Roman" w:cs="Times New Roman"/>
            <w:color w:val="222222"/>
            <w:sz w:val="24"/>
            <w:szCs w:val="24"/>
            <w:shd w:val="clear" w:color="auto" w:fill="FFFFFF"/>
          </w:rPr>
          <w:t>name,</w:t>
        </w:r>
      </w:ins>
      <w:ins w:id="302" w:author="Deniz Ergüden" w:date="2024-07-30T13:40:00Z">
        <w:r w:rsidR="00EC1082">
          <w:rPr>
            <w:rFonts w:ascii="Times New Roman" w:hAnsi="Times New Roman" w:cs="Times New Roman"/>
            <w:color w:val="222222"/>
            <w:sz w:val="24"/>
            <w:szCs w:val="24"/>
            <w:shd w:val="clear" w:color="auto" w:fill="FFFFFF"/>
          </w:rPr>
          <w:t xml:space="preserve"> </w:t>
        </w:r>
      </w:ins>
      <w:ins w:id="303" w:author="Deniz Ergüden" w:date="2024-07-30T13:41:00Z">
        <w:r w:rsidR="00EC1082">
          <w:rPr>
            <w:rFonts w:ascii="Times New Roman" w:hAnsi="Times New Roman" w:cs="Times New Roman"/>
            <w:color w:val="222222"/>
            <w:sz w:val="24"/>
            <w:szCs w:val="24"/>
            <w:shd w:val="clear" w:color="auto" w:fill="FFFFFF"/>
          </w:rPr>
          <w:t>volume and page numbers.</w:t>
        </w:r>
      </w:ins>
    </w:p>
    <w:p w14:paraId="5D18718B" w14:textId="04EA33D3"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 xml:space="preserve">Faria J. J., Dyer J. R. Clément R. O. Couzin I. D. Holt  N., Ward, A. J., ... &amp; Krause, J. (2010). A novel method for investigating the collective </w:t>
      </w:r>
      <w:del w:id="304" w:author="Deniz Ergüden" w:date="2024-07-30T13:41:00Z">
        <w:r w:rsidRPr="00A35E91" w:rsidDel="00EC1082">
          <w:rPr>
            <w:rFonts w:ascii="Times New Roman" w:hAnsi="Times New Roman" w:cs="Times New Roman"/>
            <w:color w:val="000000" w:themeColor="text1"/>
            <w:sz w:val="24"/>
            <w:szCs w:val="24"/>
            <w:shd w:val="clear" w:color="auto" w:fill="FFFFFF"/>
          </w:rPr>
          <w:delText xml:space="preserve">behaviour </w:delText>
        </w:r>
      </w:del>
      <w:ins w:id="305" w:author="Deniz Ergüden" w:date="2024-07-30T13:41:00Z">
        <w:r w:rsidR="00EC1082">
          <w:rPr>
            <w:rFonts w:ascii="Times New Roman" w:hAnsi="Times New Roman" w:cs="Times New Roman"/>
            <w:color w:val="000000" w:themeColor="text1"/>
            <w:sz w:val="24"/>
            <w:szCs w:val="24"/>
            <w:shd w:val="clear" w:color="auto" w:fill="FFFFFF"/>
          </w:rPr>
          <w:t>behavior</w:t>
        </w:r>
        <w:r w:rsidR="00EC1082" w:rsidRPr="00A35E91">
          <w:rPr>
            <w:rFonts w:ascii="Times New Roman" w:hAnsi="Times New Roman" w:cs="Times New Roman"/>
            <w:color w:val="000000" w:themeColor="text1"/>
            <w:sz w:val="24"/>
            <w:szCs w:val="24"/>
            <w:shd w:val="clear" w:color="auto" w:fill="FFFFFF"/>
          </w:rPr>
          <w:t xml:space="preserve"> </w:t>
        </w:r>
      </w:ins>
      <w:r w:rsidRPr="00A35E91">
        <w:rPr>
          <w:rFonts w:ascii="Times New Roman" w:hAnsi="Times New Roman" w:cs="Times New Roman"/>
          <w:color w:val="000000" w:themeColor="text1"/>
          <w:sz w:val="24"/>
          <w:szCs w:val="24"/>
          <w:shd w:val="clear" w:color="auto" w:fill="FFFFFF"/>
        </w:rPr>
        <w:t>of fish: introducing ‘Robofish’. </w:t>
      </w:r>
      <w:r w:rsidRPr="00A35E91">
        <w:rPr>
          <w:rFonts w:ascii="Times New Roman" w:hAnsi="Times New Roman" w:cs="Times New Roman"/>
          <w:i/>
          <w:iCs/>
          <w:color w:val="000000" w:themeColor="text1"/>
          <w:sz w:val="24"/>
          <w:szCs w:val="24"/>
          <w:shd w:val="clear" w:color="auto" w:fill="FFFFFF"/>
        </w:rPr>
        <w:t>Behavioral Ecology and Sociobiology</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64</w:t>
      </w:r>
      <w:r w:rsidRPr="00A35E91">
        <w:rPr>
          <w:rFonts w:ascii="Times New Roman" w:hAnsi="Times New Roman" w:cs="Times New Roman"/>
          <w:color w:val="000000" w:themeColor="text1"/>
          <w:sz w:val="24"/>
          <w:szCs w:val="24"/>
          <w:shd w:val="clear" w:color="auto" w:fill="FFFFFF"/>
        </w:rPr>
        <w:t>(8)</w:t>
      </w:r>
      <w:ins w:id="306" w:author="Deniz Ergüden" w:date="2024-07-30T13:41:00Z">
        <w:r w:rsidR="00EC1082">
          <w:rPr>
            <w:rFonts w:ascii="Times New Roman" w:hAnsi="Times New Roman" w:cs="Times New Roman"/>
            <w:color w:val="000000" w:themeColor="text1"/>
            <w:sz w:val="24"/>
            <w:szCs w:val="24"/>
            <w:shd w:val="clear" w:color="auto" w:fill="FFFFFF"/>
          </w:rPr>
          <w:t xml:space="preserve">, </w:t>
        </w:r>
      </w:ins>
      <w:del w:id="307" w:author="Deniz Ergüden" w:date="2024-07-30T13:41:00Z">
        <w:r w:rsidRPr="00A35E91" w:rsidDel="00EC1082">
          <w:rPr>
            <w:rFonts w:ascii="Times New Roman" w:hAnsi="Times New Roman" w:cs="Times New Roman"/>
            <w:color w:val="000000" w:themeColor="text1"/>
            <w:sz w:val="24"/>
            <w:szCs w:val="24"/>
            <w:shd w:val="clear" w:color="auto" w:fill="FFFFFF"/>
          </w:rPr>
          <w:delText>:</w:delText>
        </w:r>
      </w:del>
      <w:r w:rsidRPr="00A35E91">
        <w:rPr>
          <w:rFonts w:ascii="Times New Roman" w:hAnsi="Times New Roman" w:cs="Times New Roman"/>
          <w:color w:val="000000" w:themeColor="text1"/>
          <w:sz w:val="24"/>
          <w:szCs w:val="24"/>
          <w:shd w:val="clear" w:color="auto" w:fill="FFFFFF"/>
        </w:rPr>
        <w:t>1211-1218.</w:t>
      </w:r>
      <w:r w:rsidRPr="00A35E91">
        <w:rPr>
          <w:rFonts w:ascii="Times New Roman" w:hAnsi="Times New Roman" w:cs="Times New Roman"/>
          <w:color w:val="000000" w:themeColor="text1"/>
          <w:sz w:val="24"/>
          <w:szCs w:val="24"/>
        </w:rPr>
        <w:t xml:space="preserve"> </w:t>
      </w:r>
      <w:hyperlink r:id="rId15" w:history="1">
        <w:r w:rsidRPr="00A35E91">
          <w:rPr>
            <w:rFonts w:ascii="Times New Roman" w:hAnsi="Times New Roman" w:cs="Times New Roman"/>
            <w:color w:val="000000" w:themeColor="text1"/>
            <w:sz w:val="24"/>
            <w:szCs w:val="24"/>
            <w:shd w:val="clear" w:color="auto" w:fill="FFFFFF"/>
          </w:rPr>
          <w:t>Doi:10.1007/s00265-010-0988-y </w:t>
        </w:r>
      </w:hyperlink>
    </w:p>
    <w:p w14:paraId="0DC8D32A" w14:textId="77777777"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rPr>
      </w:pPr>
      <w:r w:rsidRPr="00A35E91">
        <w:rPr>
          <w:rFonts w:ascii="Times New Roman" w:hAnsi="Times New Roman" w:cs="Times New Roman"/>
          <w:color w:val="000000" w:themeColor="text1"/>
          <w:sz w:val="24"/>
          <w:szCs w:val="24"/>
        </w:rPr>
        <w:t>Froese R. &amp; Pauly D. 2016. FishBase. World Wide electronic publication. http://www.fishbase.org, version (10/2016).</w:t>
      </w:r>
    </w:p>
    <w:p w14:paraId="6C59BAC9" w14:textId="77777777"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 xml:space="preserve">Golani D. &amp; Sonin O. 1992. New records of the Red Sea fishes, Pterois miles (Scorpaenidae) and </w:t>
      </w:r>
      <w:r w:rsidRPr="00EC1082">
        <w:rPr>
          <w:rFonts w:ascii="Times New Roman" w:hAnsi="Times New Roman" w:cs="Times New Roman"/>
          <w:i/>
          <w:color w:val="000000" w:themeColor="text1"/>
          <w:sz w:val="24"/>
          <w:szCs w:val="24"/>
          <w:shd w:val="clear" w:color="auto" w:fill="FFFFFF"/>
          <w:rPrChange w:id="308" w:author="Deniz Ergüden" w:date="2024-07-30T13:41:00Z">
            <w:rPr>
              <w:rFonts w:ascii="Times New Roman" w:hAnsi="Times New Roman" w:cs="Times New Roman"/>
              <w:color w:val="000000" w:themeColor="text1"/>
              <w:sz w:val="24"/>
              <w:szCs w:val="24"/>
              <w:shd w:val="clear" w:color="auto" w:fill="FFFFFF"/>
            </w:rPr>
          </w:rPrChange>
        </w:rPr>
        <w:t>Pteragogus pelycus</w:t>
      </w:r>
      <w:r w:rsidRPr="00A35E91">
        <w:rPr>
          <w:rFonts w:ascii="Times New Roman" w:hAnsi="Times New Roman" w:cs="Times New Roman"/>
          <w:color w:val="000000" w:themeColor="text1"/>
          <w:sz w:val="24"/>
          <w:szCs w:val="24"/>
          <w:shd w:val="clear" w:color="auto" w:fill="FFFFFF"/>
        </w:rPr>
        <w:t xml:space="preserve"> (Labridae) from the eastern Mediterranean Sea. </w:t>
      </w:r>
      <w:r w:rsidRPr="00A35E91">
        <w:rPr>
          <w:rFonts w:ascii="Times New Roman" w:hAnsi="Times New Roman" w:cs="Times New Roman"/>
          <w:i/>
          <w:iCs/>
          <w:color w:val="000000" w:themeColor="text1"/>
          <w:sz w:val="24"/>
          <w:szCs w:val="24"/>
          <w:shd w:val="clear" w:color="auto" w:fill="FFFFFF"/>
        </w:rPr>
        <w:t>Japanese Journal of Ichthyology</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39</w:t>
      </w:r>
      <w:r w:rsidRPr="00A35E91">
        <w:rPr>
          <w:rFonts w:ascii="Times New Roman" w:hAnsi="Times New Roman" w:cs="Times New Roman"/>
          <w:color w:val="000000" w:themeColor="text1"/>
          <w:sz w:val="24"/>
          <w:szCs w:val="24"/>
          <w:shd w:val="clear" w:color="auto" w:fill="FFFFFF"/>
        </w:rPr>
        <w:t>(2): 167-169.D</w:t>
      </w:r>
      <w:hyperlink r:id="rId16" w:history="1">
        <w:r w:rsidRPr="00A35E91">
          <w:rPr>
            <w:rFonts w:ascii="Times New Roman" w:hAnsi="Times New Roman" w:cs="Times New Roman"/>
            <w:color w:val="000000" w:themeColor="text1"/>
            <w:sz w:val="24"/>
            <w:szCs w:val="24"/>
            <w:shd w:val="clear" w:color="auto" w:fill="FFFFFF"/>
          </w:rPr>
          <w:t>oi:10.1007/bf02906001 </w:t>
        </w:r>
      </w:hyperlink>
    </w:p>
    <w:p w14:paraId="495FAAA1" w14:textId="3D192CBC" w:rsidR="00BB3335" w:rsidRPr="00A35E91" w:rsidRDefault="00BB3335" w:rsidP="00604D23">
      <w:pPr>
        <w:spacing w:after="0" w:line="240" w:lineRule="auto"/>
        <w:ind w:left="142" w:firstLine="709"/>
        <w:jc w:val="both"/>
        <w:rPr>
          <w:rFonts w:ascii="Times New Roman" w:hAnsi="Times New Roman" w:cs="Times New Roman"/>
          <w:sz w:val="24"/>
          <w:szCs w:val="24"/>
        </w:rPr>
      </w:pPr>
      <w:r w:rsidRPr="00A35E91">
        <w:rPr>
          <w:rFonts w:ascii="Times New Roman" w:hAnsi="Times New Roman" w:cs="Times New Roman"/>
          <w:color w:val="000000" w:themeColor="text1"/>
          <w:sz w:val="24"/>
          <w:szCs w:val="24"/>
          <w:shd w:val="clear" w:color="auto" w:fill="FFFFFF"/>
        </w:rPr>
        <w:t>Gündoğdu S., Çevik C. Ayat B. Aydoğan B. &amp; Karaca S. 2018 . How microplastics quantities increase with flood events? An example from Mersin Bay NE Levantine coast of Turkey. </w:t>
      </w:r>
      <w:r w:rsidRPr="00A35E91">
        <w:rPr>
          <w:rFonts w:ascii="Times New Roman" w:hAnsi="Times New Roman" w:cs="Times New Roman"/>
          <w:i/>
          <w:iCs/>
          <w:color w:val="000000" w:themeColor="text1"/>
          <w:sz w:val="24"/>
          <w:szCs w:val="24"/>
          <w:shd w:val="clear" w:color="auto" w:fill="FFFFFF"/>
        </w:rPr>
        <w:t xml:space="preserve">Environmental </w:t>
      </w:r>
      <w:ins w:id="309" w:author="Deniz Ergüden" w:date="2024-07-30T14:04:00Z">
        <w:r w:rsidR="00313B34">
          <w:rPr>
            <w:rFonts w:ascii="Times New Roman" w:hAnsi="Times New Roman" w:cs="Times New Roman"/>
            <w:i/>
            <w:iCs/>
            <w:color w:val="000000" w:themeColor="text1"/>
            <w:sz w:val="24"/>
            <w:szCs w:val="24"/>
            <w:shd w:val="clear" w:color="auto" w:fill="FFFFFF"/>
          </w:rPr>
          <w:t>P</w:t>
        </w:r>
      </w:ins>
      <w:del w:id="310" w:author="Deniz Ergüden" w:date="2024-07-30T14:04:00Z">
        <w:r w:rsidRPr="00A35E91" w:rsidDel="00313B34">
          <w:rPr>
            <w:rFonts w:ascii="Times New Roman" w:hAnsi="Times New Roman" w:cs="Times New Roman"/>
            <w:i/>
            <w:iCs/>
            <w:color w:val="000000" w:themeColor="text1"/>
            <w:sz w:val="24"/>
            <w:szCs w:val="24"/>
            <w:shd w:val="clear" w:color="auto" w:fill="FFFFFF"/>
          </w:rPr>
          <w:delText>p</w:delText>
        </w:r>
      </w:del>
      <w:r w:rsidRPr="00A35E91">
        <w:rPr>
          <w:rFonts w:ascii="Times New Roman" w:hAnsi="Times New Roman" w:cs="Times New Roman"/>
          <w:i/>
          <w:iCs/>
          <w:color w:val="000000" w:themeColor="text1"/>
          <w:sz w:val="24"/>
          <w:szCs w:val="24"/>
          <w:shd w:val="clear" w:color="auto" w:fill="FFFFFF"/>
        </w:rPr>
        <w:t>ollution</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239</w:t>
      </w:r>
      <w:r w:rsidRPr="00A35E91">
        <w:rPr>
          <w:rFonts w:ascii="Times New Roman" w:hAnsi="Times New Roman" w:cs="Times New Roman"/>
          <w:color w:val="000000" w:themeColor="text1"/>
          <w:sz w:val="24"/>
          <w:szCs w:val="24"/>
          <w:shd w:val="clear" w:color="auto" w:fill="FFFFFF"/>
        </w:rPr>
        <w:t>:342-350.</w:t>
      </w:r>
    </w:p>
    <w:p w14:paraId="7621B4D5" w14:textId="06EF79D6"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lastRenderedPageBreak/>
        <w:t>Heng H. H., Goetze S. Ye C. J. Liu G. Stevens J. B. Bremer S. W. ... &amp; Krawetz S. A. 2004. Chromatin loops are selectively anchored using scaffold/matrix-attachment regions. </w:t>
      </w:r>
      <w:r w:rsidRPr="00A35E91">
        <w:rPr>
          <w:rFonts w:ascii="Times New Roman" w:hAnsi="Times New Roman" w:cs="Times New Roman"/>
          <w:i/>
          <w:iCs/>
          <w:color w:val="000000" w:themeColor="text1"/>
          <w:sz w:val="24"/>
          <w:szCs w:val="24"/>
          <w:shd w:val="clear" w:color="auto" w:fill="FFFFFF"/>
        </w:rPr>
        <w:t xml:space="preserve">Journal of </w:t>
      </w:r>
      <w:ins w:id="311" w:author="Deniz Ergüden" w:date="2024-07-30T14:04:00Z">
        <w:r w:rsidR="00313B34">
          <w:rPr>
            <w:rFonts w:ascii="Times New Roman" w:hAnsi="Times New Roman" w:cs="Times New Roman"/>
            <w:i/>
            <w:iCs/>
            <w:color w:val="000000" w:themeColor="text1"/>
            <w:sz w:val="24"/>
            <w:szCs w:val="24"/>
            <w:shd w:val="clear" w:color="auto" w:fill="FFFFFF"/>
          </w:rPr>
          <w:t>C</w:t>
        </w:r>
      </w:ins>
      <w:del w:id="312" w:author="Deniz Ergüden" w:date="2024-07-30T14:04:00Z">
        <w:r w:rsidRPr="00A35E91" w:rsidDel="00313B34">
          <w:rPr>
            <w:rFonts w:ascii="Times New Roman" w:hAnsi="Times New Roman" w:cs="Times New Roman"/>
            <w:i/>
            <w:iCs/>
            <w:color w:val="000000" w:themeColor="text1"/>
            <w:sz w:val="24"/>
            <w:szCs w:val="24"/>
            <w:shd w:val="clear" w:color="auto" w:fill="FFFFFF"/>
          </w:rPr>
          <w:delText>c</w:delText>
        </w:r>
      </w:del>
      <w:r w:rsidRPr="00A35E91">
        <w:rPr>
          <w:rFonts w:ascii="Times New Roman" w:hAnsi="Times New Roman" w:cs="Times New Roman"/>
          <w:i/>
          <w:iCs/>
          <w:color w:val="000000" w:themeColor="text1"/>
          <w:sz w:val="24"/>
          <w:szCs w:val="24"/>
          <w:shd w:val="clear" w:color="auto" w:fill="FFFFFF"/>
        </w:rPr>
        <w:t xml:space="preserve">ell </w:t>
      </w:r>
      <w:ins w:id="313" w:author="Deniz Ergüden" w:date="2024-07-30T14:04:00Z">
        <w:r w:rsidR="00313B34">
          <w:rPr>
            <w:rFonts w:ascii="Times New Roman" w:hAnsi="Times New Roman" w:cs="Times New Roman"/>
            <w:i/>
            <w:iCs/>
            <w:color w:val="000000" w:themeColor="text1"/>
            <w:sz w:val="24"/>
            <w:szCs w:val="24"/>
            <w:shd w:val="clear" w:color="auto" w:fill="FFFFFF"/>
          </w:rPr>
          <w:t>S</w:t>
        </w:r>
      </w:ins>
      <w:del w:id="314" w:author="Deniz Ergüden" w:date="2024-07-30T14:04:00Z">
        <w:r w:rsidRPr="00A35E91" w:rsidDel="00313B34">
          <w:rPr>
            <w:rFonts w:ascii="Times New Roman" w:hAnsi="Times New Roman" w:cs="Times New Roman"/>
            <w:i/>
            <w:iCs/>
            <w:color w:val="000000" w:themeColor="text1"/>
            <w:sz w:val="24"/>
            <w:szCs w:val="24"/>
            <w:shd w:val="clear" w:color="auto" w:fill="FFFFFF"/>
          </w:rPr>
          <w:delText>s</w:delText>
        </w:r>
      </w:del>
      <w:r w:rsidRPr="00A35E91">
        <w:rPr>
          <w:rFonts w:ascii="Times New Roman" w:hAnsi="Times New Roman" w:cs="Times New Roman"/>
          <w:i/>
          <w:iCs/>
          <w:color w:val="000000" w:themeColor="text1"/>
          <w:sz w:val="24"/>
          <w:szCs w:val="24"/>
          <w:shd w:val="clear" w:color="auto" w:fill="FFFFFF"/>
        </w:rPr>
        <w:t>cience</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117</w:t>
      </w:r>
      <w:r w:rsidRPr="00A35E91">
        <w:rPr>
          <w:rFonts w:ascii="Times New Roman" w:hAnsi="Times New Roman" w:cs="Times New Roman"/>
          <w:color w:val="000000" w:themeColor="text1"/>
          <w:sz w:val="24"/>
          <w:szCs w:val="24"/>
          <w:shd w:val="clear" w:color="auto" w:fill="FFFFFF"/>
        </w:rPr>
        <w:t>(7): 999-1008.</w:t>
      </w:r>
    </w:p>
    <w:p w14:paraId="06234120" w14:textId="77777777"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 xml:space="preserve">Higueruelo, A., Constenla, M., Padrós, F., Sánchez-Marín, P., Carrassón, M., Soler-Membrives, A., &amp; Dallarés, S. (2024). Coping with current impacts: The case of </w:t>
      </w:r>
      <w:r w:rsidRPr="007B4B9B">
        <w:rPr>
          <w:rFonts w:ascii="Times New Roman" w:hAnsi="Times New Roman" w:cs="Times New Roman"/>
          <w:i/>
          <w:color w:val="222222"/>
          <w:sz w:val="24"/>
          <w:szCs w:val="24"/>
          <w:shd w:val="clear" w:color="auto" w:fill="FFFFFF"/>
          <w:rPrChange w:id="315" w:author="Deniz Ergüden" w:date="2024-07-30T13:56:00Z">
            <w:rPr>
              <w:rFonts w:ascii="Times New Roman" w:hAnsi="Times New Roman" w:cs="Times New Roman"/>
              <w:color w:val="222222"/>
              <w:sz w:val="24"/>
              <w:szCs w:val="24"/>
              <w:shd w:val="clear" w:color="auto" w:fill="FFFFFF"/>
            </w:rPr>
          </w:rPrChange>
        </w:rPr>
        <w:t>Scyliorhinus canicula</w:t>
      </w:r>
      <w:r w:rsidRPr="00A35E91">
        <w:rPr>
          <w:rFonts w:ascii="Times New Roman" w:hAnsi="Times New Roman" w:cs="Times New Roman"/>
          <w:color w:val="222222"/>
          <w:sz w:val="24"/>
          <w:szCs w:val="24"/>
          <w:shd w:val="clear" w:color="auto" w:fill="FFFFFF"/>
        </w:rPr>
        <w:t xml:space="preserve"> in the NW Mediterranean Sea and implications for human consumption. </w:t>
      </w:r>
      <w:r w:rsidRPr="00A35E91">
        <w:rPr>
          <w:rFonts w:ascii="Times New Roman" w:hAnsi="Times New Roman" w:cs="Times New Roman"/>
          <w:i/>
          <w:iCs/>
          <w:color w:val="222222"/>
          <w:sz w:val="24"/>
          <w:szCs w:val="24"/>
          <w:shd w:val="clear" w:color="auto" w:fill="FFFFFF"/>
        </w:rPr>
        <w:t>Marine Pollution Bulletin</w:t>
      </w:r>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201</w:t>
      </w:r>
      <w:r w:rsidRPr="00A35E91">
        <w:rPr>
          <w:rFonts w:ascii="Times New Roman" w:hAnsi="Times New Roman" w:cs="Times New Roman"/>
          <w:color w:val="222222"/>
          <w:sz w:val="24"/>
          <w:szCs w:val="24"/>
          <w:shd w:val="clear" w:color="auto" w:fill="FFFFFF"/>
        </w:rPr>
        <w:t>, 116200.</w:t>
      </w:r>
    </w:p>
    <w:p w14:paraId="118611EA" w14:textId="77777777"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 xml:space="preserve">Kumar G., Menanteau-Ledouble S, Saleh M. &amp; El-Matbouli M. 2015. </w:t>
      </w:r>
      <w:r w:rsidRPr="007B4B9B">
        <w:rPr>
          <w:rFonts w:ascii="Times New Roman" w:hAnsi="Times New Roman" w:cs="Times New Roman"/>
          <w:i/>
          <w:color w:val="000000" w:themeColor="text1"/>
          <w:sz w:val="24"/>
          <w:szCs w:val="24"/>
          <w:shd w:val="clear" w:color="auto" w:fill="FFFFFF"/>
          <w:rPrChange w:id="316" w:author="Deniz Ergüden" w:date="2024-07-30T13:57:00Z">
            <w:rPr>
              <w:rFonts w:ascii="Times New Roman" w:hAnsi="Times New Roman" w:cs="Times New Roman"/>
              <w:color w:val="000000" w:themeColor="text1"/>
              <w:sz w:val="24"/>
              <w:szCs w:val="24"/>
              <w:shd w:val="clear" w:color="auto" w:fill="FFFFFF"/>
            </w:rPr>
          </w:rPrChange>
        </w:rPr>
        <w:t>Yersinia ruckeri</w:t>
      </w:r>
      <w:r w:rsidRPr="00A35E91">
        <w:rPr>
          <w:rFonts w:ascii="Times New Roman" w:hAnsi="Times New Roman" w:cs="Times New Roman"/>
          <w:color w:val="000000" w:themeColor="text1"/>
          <w:sz w:val="24"/>
          <w:szCs w:val="24"/>
          <w:shd w:val="clear" w:color="auto" w:fill="FFFFFF"/>
        </w:rPr>
        <w:t>, the causative agent of enteric redmouth disease in fish. </w:t>
      </w:r>
      <w:r w:rsidRPr="00A35E91">
        <w:rPr>
          <w:rFonts w:ascii="Times New Roman" w:hAnsi="Times New Roman" w:cs="Times New Roman"/>
          <w:i/>
          <w:iCs/>
          <w:color w:val="000000" w:themeColor="text1"/>
          <w:sz w:val="24"/>
          <w:szCs w:val="24"/>
          <w:shd w:val="clear" w:color="auto" w:fill="FFFFFF"/>
        </w:rPr>
        <w:t>Veterinary research</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46</w:t>
      </w:r>
      <w:r w:rsidRPr="00A35E91">
        <w:rPr>
          <w:rFonts w:ascii="Times New Roman" w:hAnsi="Times New Roman" w:cs="Times New Roman"/>
          <w:color w:val="000000" w:themeColor="text1"/>
          <w:sz w:val="24"/>
          <w:szCs w:val="24"/>
          <w:shd w:val="clear" w:color="auto" w:fill="FFFFFF"/>
        </w:rPr>
        <w:t>(1): 1-10.</w:t>
      </w:r>
      <w:r w:rsidRPr="00A35E91">
        <w:rPr>
          <w:rFonts w:ascii="Times New Roman" w:hAnsi="Times New Roman" w:cs="Times New Roman"/>
          <w:color w:val="000000" w:themeColor="text1"/>
          <w:sz w:val="24"/>
          <w:szCs w:val="24"/>
        </w:rPr>
        <w:t xml:space="preserve"> </w:t>
      </w:r>
      <w:hyperlink r:id="rId17" w:history="1">
        <w:r w:rsidRPr="00A35E91">
          <w:rPr>
            <w:rFonts w:ascii="Times New Roman" w:hAnsi="Times New Roman" w:cs="Times New Roman"/>
            <w:color w:val="000000" w:themeColor="text1"/>
            <w:sz w:val="24"/>
            <w:szCs w:val="24"/>
            <w:shd w:val="clear" w:color="auto" w:fill="FFFFFF"/>
          </w:rPr>
          <w:t> Doi:10.1186/s13567-015-0238-4 </w:t>
        </w:r>
      </w:hyperlink>
    </w:p>
    <w:p w14:paraId="5F69F4B4" w14:textId="77777777"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Kumar S., Sándor Zs J. Nagy  Z., Fazekas G. Havasi  M. Sinha  A. K. ... &amp; Gál D. 2017. Potential of processed animal protein versus soybean meal to replace fish meal in practical diets European catfish (Silurus glanis): growth response and liver gene expression. </w:t>
      </w:r>
      <w:r w:rsidRPr="00A35E91">
        <w:rPr>
          <w:rFonts w:ascii="Times New Roman" w:hAnsi="Times New Roman" w:cs="Times New Roman"/>
          <w:i/>
          <w:iCs/>
          <w:color w:val="000000" w:themeColor="text1"/>
          <w:sz w:val="24"/>
          <w:szCs w:val="24"/>
          <w:shd w:val="clear" w:color="auto" w:fill="FFFFFF"/>
        </w:rPr>
        <w:t>AquacultureNutrition</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23</w:t>
      </w:r>
      <w:r w:rsidRPr="00A35E91">
        <w:rPr>
          <w:rFonts w:ascii="Times New Roman" w:hAnsi="Times New Roman" w:cs="Times New Roman"/>
          <w:color w:val="000000" w:themeColor="text1"/>
          <w:sz w:val="24"/>
          <w:szCs w:val="24"/>
          <w:shd w:val="clear" w:color="auto" w:fill="FFFFFF"/>
        </w:rPr>
        <w:t>(5):11791189.</w:t>
      </w:r>
      <w:hyperlink r:id="rId18" w:history="1">
        <w:r w:rsidRPr="00A35E91">
          <w:rPr>
            <w:rFonts w:ascii="Times New Roman" w:hAnsi="Times New Roman" w:cs="Times New Roman"/>
            <w:color w:val="000000" w:themeColor="text1"/>
            <w:sz w:val="24"/>
            <w:szCs w:val="24"/>
            <w:shd w:val="clear" w:color="auto" w:fill="FFFFFF"/>
          </w:rPr>
          <w:t>Doi:10.1111/anu.12487 </w:t>
        </w:r>
      </w:hyperlink>
    </w:p>
    <w:p w14:paraId="7EDD8E27" w14:textId="3C8C5899"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 xml:space="preserve">Kutlu, Y., Turan, F., &amp; Ergenler, A. (2024). An </w:t>
      </w:r>
      <w:ins w:id="317" w:author="Deniz Ergüden" w:date="2024-07-30T14:08:00Z">
        <w:r w:rsidR="006D6A32">
          <w:rPr>
            <w:rFonts w:ascii="Times New Roman" w:hAnsi="Times New Roman" w:cs="Times New Roman"/>
            <w:color w:val="222222"/>
            <w:sz w:val="24"/>
            <w:szCs w:val="24"/>
            <w:shd w:val="clear" w:color="auto" w:fill="FFFFFF"/>
          </w:rPr>
          <w:t>a</w:t>
        </w:r>
      </w:ins>
      <w:del w:id="318" w:author="Deniz Ergüden" w:date="2024-07-30T14:08:00Z">
        <w:r w:rsidRPr="00A35E91" w:rsidDel="006D6A32">
          <w:rPr>
            <w:rFonts w:ascii="Times New Roman" w:hAnsi="Times New Roman" w:cs="Times New Roman"/>
            <w:color w:val="222222"/>
            <w:sz w:val="24"/>
            <w:szCs w:val="24"/>
            <w:shd w:val="clear" w:color="auto" w:fill="FFFFFF"/>
          </w:rPr>
          <w:delText>A</w:delText>
        </w:r>
      </w:del>
      <w:r w:rsidRPr="00A35E91">
        <w:rPr>
          <w:rFonts w:ascii="Times New Roman" w:hAnsi="Times New Roman" w:cs="Times New Roman"/>
          <w:color w:val="222222"/>
          <w:sz w:val="24"/>
          <w:szCs w:val="24"/>
          <w:shd w:val="clear" w:color="auto" w:fill="FFFFFF"/>
        </w:rPr>
        <w:t xml:space="preserve">lternative </w:t>
      </w:r>
      <w:ins w:id="319" w:author="Deniz Ergüden" w:date="2024-07-30T14:08:00Z">
        <w:r w:rsidR="006D6A32">
          <w:rPr>
            <w:rFonts w:ascii="Times New Roman" w:hAnsi="Times New Roman" w:cs="Times New Roman"/>
            <w:color w:val="222222"/>
            <w:sz w:val="24"/>
            <w:szCs w:val="24"/>
            <w:shd w:val="clear" w:color="auto" w:fill="FFFFFF"/>
          </w:rPr>
          <w:t>a</w:t>
        </w:r>
      </w:ins>
      <w:del w:id="320" w:author="Deniz Ergüden" w:date="2024-07-30T14:08:00Z">
        <w:r w:rsidRPr="00A35E91" w:rsidDel="006D6A32">
          <w:rPr>
            <w:rFonts w:ascii="Times New Roman" w:hAnsi="Times New Roman" w:cs="Times New Roman"/>
            <w:color w:val="222222"/>
            <w:sz w:val="24"/>
            <w:szCs w:val="24"/>
            <w:shd w:val="clear" w:color="auto" w:fill="FFFFFF"/>
          </w:rPr>
          <w:delText>A</w:delText>
        </w:r>
      </w:del>
      <w:r w:rsidRPr="00A35E91">
        <w:rPr>
          <w:rFonts w:ascii="Times New Roman" w:hAnsi="Times New Roman" w:cs="Times New Roman"/>
          <w:color w:val="222222"/>
          <w:sz w:val="24"/>
          <w:szCs w:val="24"/>
          <w:shd w:val="clear" w:color="auto" w:fill="FFFFFF"/>
        </w:rPr>
        <w:t xml:space="preserve">utomated </w:t>
      </w:r>
      <w:ins w:id="321" w:author="Deniz Ergüden" w:date="2024-07-30T14:08:00Z">
        <w:r w:rsidR="006D6A32">
          <w:rPr>
            <w:rFonts w:ascii="Times New Roman" w:hAnsi="Times New Roman" w:cs="Times New Roman"/>
            <w:color w:val="222222"/>
            <w:sz w:val="24"/>
            <w:szCs w:val="24"/>
            <w:shd w:val="clear" w:color="auto" w:fill="FFFFFF"/>
          </w:rPr>
          <w:t>t</w:t>
        </w:r>
      </w:ins>
      <w:del w:id="322" w:author="Deniz Ergüden" w:date="2024-07-30T14:08:00Z">
        <w:r w:rsidRPr="00A35E91" w:rsidDel="006D6A32">
          <w:rPr>
            <w:rFonts w:ascii="Times New Roman" w:hAnsi="Times New Roman" w:cs="Times New Roman"/>
            <w:color w:val="222222"/>
            <w:sz w:val="24"/>
            <w:szCs w:val="24"/>
            <w:shd w:val="clear" w:color="auto" w:fill="FFFFFF"/>
          </w:rPr>
          <w:delText>T</w:delText>
        </w:r>
      </w:del>
      <w:r w:rsidRPr="00A35E91">
        <w:rPr>
          <w:rFonts w:ascii="Times New Roman" w:hAnsi="Times New Roman" w:cs="Times New Roman"/>
          <w:color w:val="222222"/>
          <w:sz w:val="24"/>
          <w:szCs w:val="24"/>
          <w:shd w:val="clear" w:color="auto" w:fill="FFFFFF"/>
        </w:rPr>
        <w:t xml:space="preserve">ool for the </w:t>
      </w:r>
      <w:ins w:id="323" w:author="Deniz Ergüden" w:date="2024-07-30T14:08:00Z">
        <w:r w:rsidR="006D6A32">
          <w:rPr>
            <w:rFonts w:ascii="Times New Roman" w:hAnsi="Times New Roman" w:cs="Times New Roman"/>
            <w:color w:val="222222"/>
            <w:sz w:val="24"/>
            <w:szCs w:val="24"/>
            <w:shd w:val="clear" w:color="auto" w:fill="FFFFFF"/>
          </w:rPr>
          <w:t>d</w:t>
        </w:r>
      </w:ins>
      <w:del w:id="324" w:author="Deniz Ergüden" w:date="2024-07-30T14:08:00Z">
        <w:r w:rsidRPr="00A35E91" w:rsidDel="006D6A32">
          <w:rPr>
            <w:rFonts w:ascii="Times New Roman" w:hAnsi="Times New Roman" w:cs="Times New Roman"/>
            <w:color w:val="222222"/>
            <w:sz w:val="24"/>
            <w:szCs w:val="24"/>
            <w:shd w:val="clear" w:color="auto" w:fill="FFFFFF"/>
          </w:rPr>
          <w:delText>D</w:delText>
        </w:r>
      </w:del>
      <w:r w:rsidRPr="00A35E91">
        <w:rPr>
          <w:rFonts w:ascii="Times New Roman" w:hAnsi="Times New Roman" w:cs="Times New Roman"/>
          <w:color w:val="222222"/>
          <w:sz w:val="24"/>
          <w:szCs w:val="24"/>
          <w:shd w:val="clear" w:color="auto" w:fill="FFFFFF"/>
        </w:rPr>
        <w:t xml:space="preserve">etection and </w:t>
      </w:r>
      <w:ins w:id="325" w:author="Deniz Ergüden" w:date="2024-07-30T14:08:00Z">
        <w:r w:rsidR="006D6A32">
          <w:rPr>
            <w:rFonts w:ascii="Times New Roman" w:hAnsi="Times New Roman" w:cs="Times New Roman"/>
            <w:color w:val="222222"/>
            <w:sz w:val="24"/>
            <w:szCs w:val="24"/>
            <w:shd w:val="clear" w:color="auto" w:fill="FFFFFF"/>
          </w:rPr>
          <w:t>q</w:t>
        </w:r>
      </w:ins>
      <w:del w:id="326" w:author="Deniz Ergüden" w:date="2024-07-30T14:08:00Z">
        <w:r w:rsidRPr="00A35E91" w:rsidDel="006D6A32">
          <w:rPr>
            <w:rFonts w:ascii="Times New Roman" w:hAnsi="Times New Roman" w:cs="Times New Roman"/>
            <w:color w:val="222222"/>
            <w:sz w:val="24"/>
            <w:szCs w:val="24"/>
            <w:shd w:val="clear" w:color="auto" w:fill="FFFFFF"/>
          </w:rPr>
          <w:delText>Q</w:delText>
        </w:r>
      </w:del>
      <w:r w:rsidRPr="00A35E91">
        <w:rPr>
          <w:rFonts w:ascii="Times New Roman" w:hAnsi="Times New Roman" w:cs="Times New Roman"/>
          <w:color w:val="222222"/>
          <w:sz w:val="24"/>
          <w:szCs w:val="24"/>
          <w:shd w:val="clear" w:color="auto" w:fill="FFFFFF"/>
        </w:rPr>
        <w:t xml:space="preserve">uantification of DNA </w:t>
      </w:r>
      <w:ins w:id="327" w:author="Deniz Ergüden" w:date="2024-07-30T14:08:00Z">
        <w:r w:rsidR="006D6A32">
          <w:rPr>
            <w:rFonts w:ascii="Times New Roman" w:hAnsi="Times New Roman" w:cs="Times New Roman"/>
            <w:color w:val="222222"/>
            <w:sz w:val="24"/>
            <w:szCs w:val="24"/>
            <w:shd w:val="clear" w:color="auto" w:fill="FFFFFF"/>
          </w:rPr>
          <w:t>d</w:t>
        </w:r>
      </w:ins>
      <w:del w:id="328" w:author="Deniz Ergüden" w:date="2024-07-30T14:08:00Z">
        <w:r w:rsidRPr="00A35E91" w:rsidDel="006D6A32">
          <w:rPr>
            <w:rFonts w:ascii="Times New Roman" w:hAnsi="Times New Roman" w:cs="Times New Roman"/>
            <w:color w:val="222222"/>
            <w:sz w:val="24"/>
            <w:szCs w:val="24"/>
            <w:shd w:val="clear" w:color="auto" w:fill="FFFFFF"/>
          </w:rPr>
          <w:delText>D</w:delText>
        </w:r>
      </w:del>
      <w:r w:rsidRPr="00A35E91">
        <w:rPr>
          <w:rFonts w:ascii="Times New Roman" w:hAnsi="Times New Roman" w:cs="Times New Roman"/>
          <w:color w:val="222222"/>
          <w:sz w:val="24"/>
          <w:szCs w:val="24"/>
          <w:shd w:val="clear" w:color="auto" w:fill="FFFFFF"/>
        </w:rPr>
        <w:t xml:space="preserve">amage </w:t>
      </w:r>
      <w:ins w:id="329" w:author="Deniz Ergüden" w:date="2024-07-30T14:08:00Z">
        <w:r w:rsidR="006D6A32">
          <w:rPr>
            <w:rFonts w:ascii="Times New Roman" w:hAnsi="Times New Roman" w:cs="Times New Roman"/>
            <w:color w:val="222222"/>
            <w:sz w:val="24"/>
            <w:szCs w:val="24"/>
            <w:shd w:val="clear" w:color="auto" w:fill="FFFFFF"/>
          </w:rPr>
          <w:t>u</w:t>
        </w:r>
      </w:ins>
      <w:del w:id="330" w:author="Deniz Ergüden" w:date="2024-07-30T14:08:00Z">
        <w:r w:rsidRPr="00A35E91" w:rsidDel="006D6A32">
          <w:rPr>
            <w:rFonts w:ascii="Times New Roman" w:hAnsi="Times New Roman" w:cs="Times New Roman"/>
            <w:color w:val="222222"/>
            <w:sz w:val="24"/>
            <w:szCs w:val="24"/>
            <w:shd w:val="clear" w:color="auto" w:fill="FFFFFF"/>
          </w:rPr>
          <w:delText>U</w:delText>
        </w:r>
      </w:del>
      <w:r w:rsidRPr="00A35E91">
        <w:rPr>
          <w:rFonts w:ascii="Times New Roman" w:hAnsi="Times New Roman" w:cs="Times New Roman"/>
          <w:color w:val="222222"/>
          <w:sz w:val="24"/>
          <w:szCs w:val="24"/>
          <w:shd w:val="clear" w:color="auto" w:fill="FFFFFF"/>
        </w:rPr>
        <w:t>sing Comet Assay. </w:t>
      </w:r>
      <w:r w:rsidRPr="00A35E91">
        <w:rPr>
          <w:rFonts w:ascii="Times New Roman" w:hAnsi="Times New Roman" w:cs="Times New Roman"/>
          <w:i/>
          <w:iCs/>
          <w:color w:val="222222"/>
          <w:sz w:val="24"/>
          <w:szCs w:val="24"/>
          <w:shd w:val="clear" w:color="auto" w:fill="FFFFFF"/>
        </w:rPr>
        <w:t>Tethys Env</w:t>
      </w:r>
      <w:ins w:id="331" w:author="Deniz Ergüden" w:date="2024-07-30T13:46:00Z">
        <w:r w:rsidR="00EC1082">
          <w:rPr>
            <w:rFonts w:ascii="Times New Roman" w:hAnsi="Times New Roman" w:cs="Times New Roman"/>
            <w:i/>
            <w:iCs/>
            <w:color w:val="222222"/>
            <w:sz w:val="24"/>
            <w:szCs w:val="24"/>
            <w:shd w:val="clear" w:color="auto" w:fill="FFFFFF"/>
          </w:rPr>
          <w:t>ironment</w:t>
        </w:r>
      </w:ins>
      <w:ins w:id="332" w:author="Deniz Ergüden" w:date="2024-07-30T14:09:00Z">
        <w:r w:rsidR="006D6A32">
          <w:rPr>
            <w:rFonts w:ascii="Times New Roman" w:hAnsi="Times New Roman" w:cs="Times New Roman"/>
            <w:i/>
            <w:iCs/>
            <w:color w:val="222222"/>
            <w:sz w:val="24"/>
            <w:szCs w:val="24"/>
            <w:shd w:val="clear" w:color="auto" w:fill="FFFFFF"/>
          </w:rPr>
          <w:t>al</w:t>
        </w:r>
      </w:ins>
      <w:del w:id="333" w:author="Deniz Ergüden" w:date="2024-07-30T13:46:00Z">
        <w:r w:rsidRPr="00A35E91" w:rsidDel="00EC1082">
          <w:rPr>
            <w:rFonts w:ascii="Times New Roman" w:hAnsi="Times New Roman" w:cs="Times New Roman"/>
            <w:i/>
            <w:iCs/>
            <w:color w:val="222222"/>
            <w:sz w:val="24"/>
            <w:szCs w:val="24"/>
            <w:shd w:val="clear" w:color="auto" w:fill="FFFFFF"/>
          </w:rPr>
          <w:delText>.</w:delText>
        </w:r>
      </w:del>
      <w:r w:rsidRPr="00A35E91">
        <w:rPr>
          <w:rFonts w:ascii="Times New Roman" w:hAnsi="Times New Roman" w:cs="Times New Roman"/>
          <w:i/>
          <w:iCs/>
          <w:color w:val="222222"/>
          <w:sz w:val="24"/>
          <w:szCs w:val="24"/>
          <w:shd w:val="clear" w:color="auto" w:fill="FFFFFF"/>
        </w:rPr>
        <w:t xml:space="preserve"> Sc</w:t>
      </w:r>
      <w:del w:id="334" w:author="Deniz Ergüden" w:date="2024-07-30T13:46:00Z">
        <w:r w:rsidRPr="00A35E91" w:rsidDel="00EC1082">
          <w:rPr>
            <w:rFonts w:ascii="Times New Roman" w:hAnsi="Times New Roman" w:cs="Times New Roman"/>
            <w:i/>
            <w:iCs/>
            <w:color w:val="222222"/>
            <w:sz w:val="24"/>
            <w:szCs w:val="24"/>
            <w:shd w:val="clear" w:color="auto" w:fill="FFFFFF"/>
          </w:rPr>
          <w:delText>i</w:delText>
        </w:r>
      </w:del>
      <w:ins w:id="335" w:author="Deniz Ergüden" w:date="2024-07-30T13:46:00Z">
        <w:r w:rsidR="00EC1082">
          <w:rPr>
            <w:rFonts w:ascii="Times New Roman" w:hAnsi="Times New Roman" w:cs="Times New Roman"/>
            <w:i/>
            <w:iCs/>
            <w:color w:val="222222"/>
            <w:sz w:val="24"/>
            <w:szCs w:val="24"/>
            <w:shd w:val="clear" w:color="auto" w:fill="FFFFFF"/>
          </w:rPr>
          <w:t>ence</w:t>
        </w:r>
      </w:ins>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1</w:t>
      </w:r>
      <w:r w:rsidRPr="00A35E91">
        <w:rPr>
          <w:rFonts w:ascii="Times New Roman" w:hAnsi="Times New Roman" w:cs="Times New Roman"/>
          <w:color w:val="222222"/>
          <w:sz w:val="24"/>
          <w:szCs w:val="24"/>
          <w:shd w:val="clear" w:color="auto" w:fill="FFFFFF"/>
        </w:rPr>
        <w:t>(1), 17-26.</w:t>
      </w:r>
    </w:p>
    <w:p w14:paraId="14A37C89" w14:textId="77777777" w:rsidR="00BB3335" w:rsidRPr="00A35E91" w:rsidRDefault="00BB3335" w:rsidP="00604D23">
      <w:pPr>
        <w:spacing w:after="0" w:line="240" w:lineRule="auto"/>
        <w:ind w:left="142" w:firstLine="709"/>
        <w:jc w:val="both"/>
        <w:rPr>
          <w:rFonts w:ascii="Times New Roman" w:hAnsi="Times New Roman" w:cs="Times New Roman"/>
          <w:sz w:val="24"/>
          <w:szCs w:val="24"/>
        </w:rPr>
      </w:pPr>
      <w:r w:rsidRPr="00A35E91">
        <w:rPr>
          <w:rFonts w:ascii="Times New Roman" w:hAnsi="Times New Roman" w:cs="Times New Roman"/>
          <w:sz w:val="24"/>
          <w:szCs w:val="24"/>
        </w:rPr>
        <w:t>Leonetti</w:t>
      </w:r>
      <w:del w:id="336" w:author="Deniz Ergüden" w:date="2024-07-30T14:06: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F. L., Giglio</w:t>
      </w:r>
      <w:del w:id="337" w:author="Deniz Ergüden" w:date="2024-07-30T14:06: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G., Leone</w:t>
      </w:r>
      <w:del w:id="338" w:author="Deniz Ergüden" w:date="2024-07-30T14:06: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A., Coppola</w:t>
      </w:r>
      <w:del w:id="339" w:author="Deniz Ergüden" w:date="2024-07-30T14:06: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F., Romano</w:t>
      </w:r>
      <w:del w:id="340" w:author="Deniz Ergüden" w:date="2024-07-30T14:06: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C., Bottaro</w:t>
      </w:r>
      <w:del w:id="341" w:author="Deniz Ergüden" w:date="2024-07-30T14:06: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M., Reinero</w:t>
      </w:r>
      <w:del w:id="342" w:author="Deniz Ergüden" w:date="2024-07-30T14:06: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F. R., Milazzo</w:t>
      </w:r>
      <w:del w:id="343" w:author="Deniz Ergüden" w:date="2024-07-30T14:06: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C., Micarelli</w:t>
      </w:r>
      <w:del w:id="344" w:author="Deniz Ergüden" w:date="2024-07-30T14:06: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P., Tripepi</w:t>
      </w:r>
      <w:del w:id="345" w:author="Deniz Ergüden" w:date="2024-07-30T14:06: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S., &amp; Sperone</w:t>
      </w:r>
      <w:del w:id="346" w:author="Deniz Ergüden" w:date="2024-07-30T14:06: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E. (2020). An updated checklist of chondrichthyans of Calabria (Central Mediterranean, southern Italy), with emphasis on rare species. Mediterranean Marine Science, 21(3), 794–807. https://doi.org/10.12681/mms.23321</w:t>
      </w:r>
    </w:p>
    <w:p w14:paraId="5EED4BBD" w14:textId="4225590F"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 xml:space="preserve">López F. F., Cabrera, C., Lorenzo, M. L., &amp; López, M. C. (2002). </w:t>
      </w:r>
      <w:del w:id="347" w:author="Deniz Ergüden" w:date="2024-07-30T13:42:00Z">
        <w:r w:rsidRPr="00A35E91" w:rsidDel="00EC1082">
          <w:rPr>
            <w:rFonts w:ascii="Times New Roman" w:hAnsi="Times New Roman" w:cs="Times New Roman"/>
            <w:color w:val="000000" w:themeColor="text1"/>
            <w:sz w:val="24"/>
            <w:szCs w:val="24"/>
            <w:shd w:val="clear" w:color="auto" w:fill="FFFFFF"/>
          </w:rPr>
          <w:delText xml:space="preserve">Aluminium </w:delText>
        </w:r>
      </w:del>
      <w:ins w:id="348" w:author="Deniz Ergüden" w:date="2024-07-30T13:42:00Z">
        <w:r w:rsidR="00EC1082">
          <w:rPr>
            <w:rFonts w:ascii="Times New Roman" w:hAnsi="Times New Roman" w:cs="Times New Roman"/>
            <w:color w:val="000000" w:themeColor="text1"/>
            <w:sz w:val="24"/>
            <w:szCs w:val="24"/>
            <w:shd w:val="clear" w:color="auto" w:fill="FFFFFF"/>
          </w:rPr>
          <w:t>Aluminum</w:t>
        </w:r>
        <w:r w:rsidR="00EC1082" w:rsidRPr="00A35E91">
          <w:rPr>
            <w:rFonts w:ascii="Times New Roman" w:hAnsi="Times New Roman" w:cs="Times New Roman"/>
            <w:color w:val="000000" w:themeColor="text1"/>
            <w:sz w:val="24"/>
            <w:szCs w:val="24"/>
            <w:shd w:val="clear" w:color="auto" w:fill="FFFFFF"/>
          </w:rPr>
          <w:t xml:space="preserve"> </w:t>
        </w:r>
      </w:ins>
      <w:r w:rsidRPr="00A35E91">
        <w:rPr>
          <w:rFonts w:ascii="Times New Roman" w:hAnsi="Times New Roman" w:cs="Times New Roman"/>
          <w:color w:val="000000" w:themeColor="text1"/>
          <w:sz w:val="24"/>
          <w:szCs w:val="24"/>
          <w:shd w:val="clear" w:color="auto" w:fill="FFFFFF"/>
        </w:rPr>
        <w:t>content of drinking waters, fruit juices</w:t>
      </w:r>
      <w:ins w:id="349" w:author="Deniz Ergüden" w:date="2024-07-30T13:42:00Z">
        <w:r w:rsidR="00EC1082">
          <w:rPr>
            <w:rFonts w:ascii="Times New Roman" w:hAnsi="Times New Roman" w:cs="Times New Roman"/>
            <w:color w:val="000000" w:themeColor="text1"/>
            <w:sz w:val="24"/>
            <w:szCs w:val="24"/>
            <w:shd w:val="clear" w:color="auto" w:fill="FFFFFF"/>
          </w:rPr>
          <w:t>,</w:t>
        </w:r>
      </w:ins>
      <w:r w:rsidRPr="00A35E91">
        <w:rPr>
          <w:rFonts w:ascii="Times New Roman" w:hAnsi="Times New Roman" w:cs="Times New Roman"/>
          <w:color w:val="000000" w:themeColor="text1"/>
          <w:sz w:val="24"/>
          <w:szCs w:val="24"/>
          <w:shd w:val="clear" w:color="auto" w:fill="FFFFFF"/>
        </w:rPr>
        <w:t xml:space="preserve"> and soft drinks: contribution to dietary intake. </w:t>
      </w:r>
      <w:r w:rsidRPr="00A35E91">
        <w:rPr>
          <w:rFonts w:ascii="Times New Roman" w:hAnsi="Times New Roman" w:cs="Times New Roman"/>
          <w:i/>
          <w:iCs/>
          <w:color w:val="000000" w:themeColor="text1"/>
          <w:sz w:val="24"/>
          <w:szCs w:val="24"/>
          <w:shd w:val="clear" w:color="auto" w:fill="FFFFFF"/>
        </w:rPr>
        <w:t xml:space="preserve">Science of the </w:t>
      </w:r>
      <w:ins w:id="350" w:author="Deniz Ergüden" w:date="2024-07-30T14:06:00Z">
        <w:r w:rsidR="006D6A32">
          <w:rPr>
            <w:rFonts w:ascii="Times New Roman" w:hAnsi="Times New Roman" w:cs="Times New Roman"/>
            <w:i/>
            <w:iCs/>
            <w:color w:val="000000" w:themeColor="text1"/>
            <w:sz w:val="24"/>
            <w:szCs w:val="24"/>
            <w:shd w:val="clear" w:color="auto" w:fill="FFFFFF"/>
          </w:rPr>
          <w:t>T</w:t>
        </w:r>
      </w:ins>
      <w:del w:id="351" w:author="Deniz Ergüden" w:date="2024-07-30T14:06:00Z">
        <w:r w:rsidRPr="00A35E91" w:rsidDel="006D6A32">
          <w:rPr>
            <w:rFonts w:ascii="Times New Roman" w:hAnsi="Times New Roman" w:cs="Times New Roman"/>
            <w:i/>
            <w:iCs/>
            <w:color w:val="000000" w:themeColor="text1"/>
            <w:sz w:val="24"/>
            <w:szCs w:val="24"/>
            <w:shd w:val="clear" w:color="auto" w:fill="FFFFFF"/>
          </w:rPr>
          <w:delText>t</w:delText>
        </w:r>
      </w:del>
      <w:r w:rsidRPr="00A35E91">
        <w:rPr>
          <w:rFonts w:ascii="Times New Roman" w:hAnsi="Times New Roman" w:cs="Times New Roman"/>
          <w:i/>
          <w:iCs/>
          <w:color w:val="000000" w:themeColor="text1"/>
          <w:sz w:val="24"/>
          <w:szCs w:val="24"/>
          <w:shd w:val="clear" w:color="auto" w:fill="FFFFFF"/>
        </w:rPr>
        <w:t xml:space="preserve">otal </w:t>
      </w:r>
      <w:ins w:id="352" w:author="Deniz Ergüden" w:date="2024-07-30T14:06:00Z">
        <w:r w:rsidR="006D6A32">
          <w:rPr>
            <w:rFonts w:ascii="Times New Roman" w:hAnsi="Times New Roman" w:cs="Times New Roman"/>
            <w:i/>
            <w:iCs/>
            <w:color w:val="000000" w:themeColor="text1"/>
            <w:sz w:val="24"/>
            <w:szCs w:val="24"/>
            <w:shd w:val="clear" w:color="auto" w:fill="FFFFFF"/>
          </w:rPr>
          <w:t>E</w:t>
        </w:r>
      </w:ins>
      <w:del w:id="353" w:author="Deniz Ergüden" w:date="2024-07-30T14:06:00Z">
        <w:r w:rsidRPr="00A35E91" w:rsidDel="006D6A32">
          <w:rPr>
            <w:rFonts w:ascii="Times New Roman" w:hAnsi="Times New Roman" w:cs="Times New Roman"/>
            <w:i/>
            <w:iCs/>
            <w:color w:val="000000" w:themeColor="text1"/>
            <w:sz w:val="24"/>
            <w:szCs w:val="24"/>
            <w:shd w:val="clear" w:color="auto" w:fill="FFFFFF"/>
          </w:rPr>
          <w:delText>e</w:delText>
        </w:r>
      </w:del>
      <w:r w:rsidRPr="00A35E91">
        <w:rPr>
          <w:rFonts w:ascii="Times New Roman" w:hAnsi="Times New Roman" w:cs="Times New Roman"/>
          <w:i/>
          <w:iCs/>
          <w:color w:val="000000" w:themeColor="text1"/>
          <w:sz w:val="24"/>
          <w:szCs w:val="24"/>
          <w:shd w:val="clear" w:color="auto" w:fill="FFFFFF"/>
        </w:rPr>
        <w:t>nvironment</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292</w:t>
      </w:r>
      <w:r w:rsidRPr="00A35E91">
        <w:rPr>
          <w:rFonts w:ascii="Times New Roman" w:hAnsi="Times New Roman" w:cs="Times New Roman"/>
          <w:color w:val="000000" w:themeColor="text1"/>
          <w:sz w:val="24"/>
          <w:szCs w:val="24"/>
          <w:shd w:val="clear" w:color="auto" w:fill="FFFFFF"/>
        </w:rPr>
        <w:t>(3)</w:t>
      </w:r>
      <w:ins w:id="354" w:author="Deniz Ergüden" w:date="2024-07-30T13:43:00Z">
        <w:r w:rsidR="00EC1082">
          <w:rPr>
            <w:rFonts w:ascii="Times New Roman" w:hAnsi="Times New Roman" w:cs="Times New Roman"/>
            <w:color w:val="000000" w:themeColor="text1"/>
            <w:sz w:val="24"/>
            <w:szCs w:val="24"/>
            <w:shd w:val="clear" w:color="auto" w:fill="FFFFFF"/>
          </w:rPr>
          <w:t>,</w:t>
        </w:r>
      </w:ins>
      <w:del w:id="355" w:author="Deniz Ergüden" w:date="2024-07-30T13:43:00Z">
        <w:r w:rsidRPr="00A35E91" w:rsidDel="00EC1082">
          <w:rPr>
            <w:rFonts w:ascii="Times New Roman" w:hAnsi="Times New Roman" w:cs="Times New Roman"/>
            <w:color w:val="000000" w:themeColor="text1"/>
            <w:sz w:val="24"/>
            <w:szCs w:val="24"/>
            <w:shd w:val="clear" w:color="auto" w:fill="FFFFFF"/>
          </w:rPr>
          <w:delText>:</w:delText>
        </w:r>
      </w:del>
      <w:r w:rsidRPr="00A35E91">
        <w:rPr>
          <w:rFonts w:ascii="Times New Roman" w:hAnsi="Times New Roman" w:cs="Times New Roman"/>
          <w:color w:val="000000" w:themeColor="text1"/>
          <w:sz w:val="24"/>
          <w:szCs w:val="24"/>
          <w:shd w:val="clear" w:color="auto" w:fill="FFFFFF"/>
        </w:rPr>
        <w:t>205-213.</w:t>
      </w:r>
      <w:del w:id="356" w:author="Deniz Ergüden" w:date="2024-07-30T14:06:00Z">
        <w:r w:rsidRPr="00A35E91" w:rsidDel="006D6A32">
          <w:rPr>
            <w:rFonts w:ascii="Times New Roman" w:hAnsi="Times New Roman" w:cs="Times New Roman"/>
            <w:color w:val="000000" w:themeColor="text1"/>
            <w:sz w:val="24"/>
            <w:szCs w:val="24"/>
          </w:rPr>
          <w:delText xml:space="preserve"> </w:delText>
        </w:r>
      </w:del>
      <w:hyperlink r:id="rId19" w:history="1">
        <w:r w:rsidRPr="00A35E91">
          <w:rPr>
            <w:rFonts w:ascii="Times New Roman" w:hAnsi="Times New Roman" w:cs="Times New Roman"/>
            <w:color w:val="000000" w:themeColor="text1"/>
            <w:sz w:val="24"/>
            <w:szCs w:val="24"/>
            <w:shd w:val="clear" w:color="auto" w:fill="FFFFFF"/>
          </w:rPr>
          <w:t> Doi:10.1016/s0048-9697(01)01122-6 </w:t>
        </w:r>
      </w:hyperlink>
    </w:p>
    <w:p w14:paraId="507F85CC" w14:textId="77777777"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Martinengo</w:t>
      </w:r>
      <w:del w:id="357" w:author="Deniz Ergüden" w:date="2024-07-30T14:06: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E., Micarelli</w:t>
      </w:r>
      <w:del w:id="358" w:author="Deniz Ergüden" w:date="2024-07-30T14:06: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P., Reinero</w:t>
      </w:r>
      <w:del w:id="359" w:author="Deniz Ergüden" w:date="2024-07-30T14:06: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F. R., Bertelloni</w:t>
      </w:r>
      <w:del w:id="360" w:author="Deniz Ergüden" w:date="2024-07-30T14:06: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F., &amp; Fratini</w:t>
      </w:r>
      <w:del w:id="361" w:author="Deniz Ergüden" w:date="2024-07-30T14:06: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F. (2024). Antibacterial activity in egg samples from small-spotted.Fish Biology (1) 7.</w:t>
      </w:r>
    </w:p>
    <w:p w14:paraId="473CD1C7" w14:textId="77777777"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 xml:space="preserve">Matsumoto S. T., Mantovani M. S. Malaguttii M. I. A. Dias A. L. Fonseca I. C. &amp; Marin-Morales M. A. 2006. Genotoxicity and mutagenicity of water contaminated with tannery effluents, as evaluated by the micronucleus test and comet assay using the fish </w:t>
      </w:r>
      <w:r w:rsidRPr="00EC1082">
        <w:rPr>
          <w:rFonts w:ascii="Times New Roman" w:hAnsi="Times New Roman" w:cs="Times New Roman"/>
          <w:i/>
          <w:color w:val="000000" w:themeColor="text1"/>
          <w:sz w:val="24"/>
          <w:szCs w:val="24"/>
          <w:shd w:val="clear" w:color="auto" w:fill="FFFFFF"/>
          <w:rPrChange w:id="362" w:author="Deniz Ergüden" w:date="2024-07-30T13:42:00Z">
            <w:rPr>
              <w:rFonts w:ascii="Times New Roman" w:hAnsi="Times New Roman" w:cs="Times New Roman"/>
              <w:color w:val="000000" w:themeColor="text1"/>
              <w:sz w:val="24"/>
              <w:szCs w:val="24"/>
              <w:shd w:val="clear" w:color="auto" w:fill="FFFFFF"/>
            </w:rPr>
          </w:rPrChange>
        </w:rPr>
        <w:t>Oreochromis niloticus</w:t>
      </w:r>
      <w:r w:rsidRPr="00A35E91">
        <w:rPr>
          <w:rFonts w:ascii="Times New Roman" w:hAnsi="Times New Roman" w:cs="Times New Roman"/>
          <w:color w:val="000000" w:themeColor="text1"/>
          <w:sz w:val="24"/>
          <w:szCs w:val="24"/>
          <w:shd w:val="clear" w:color="auto" w:fill="FFFFFF"/>
        </w:rPr>
        <w:t xml:space="preserve"> and chromosome aberrations in onion root-tips. </w:t>
      </w:r>
      <w:r w:rsidRPr="00A35E91">
        <w:rPr>
          <w:rFonts w:ascii="Times New Roman" w:hAnsi="Times New Roman" w:cs="Times New Roman"/>
          <w:i/>
          <w:iCs/>
          <w:color w:val="000000" w:themeColor="text1"/>
          <w:sz w:val="24"/>
          <w:szCs w:val="24"/>
          <w:shd w:val="clear" w:color="auto" w:fill="FFFFFF"/>
        </w:rPr>
        <w:t>Genetics and Molecular Biology</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29</w:t>
      </w:r>
      <w:r w:rsidRPr="00A35E91">
        <w:rPr>
          <w:rFonts w:ascii="Times New Roman" w:hAnsi="Times New Roman" w:cs="Times New Roman"/>
          <w:color w:val="000000" w:themeColor="text1"/>
          <w:sz w:val="24"/>
          <w:szCs w:val="24"/>
          <w:shd w:val="clear" w:color="auto" w:fill="FFFFFF"/>
        </w:rPr>
        <w:t>:148-158.</w:t>
      </w:r>
      <w:r w:rsidRPr="00A35E91">
        <w:rPr>
          <w:rFonts w:ascii="Times New Roman" w:hAnsi="Times New Roman" w:cs="Times New Roman"/>
          <w:color w:val="000000" w:themeColor="text1"/>
          <w:sz w:val="24"/>
          <w:szCs w:val="24"/>
        </w:rPr>
        <w:t xml:space="preserve"> </w:t>
      </w:r>
      <w:hyperlink r:id="rId20" w:history="1">
        <w:r w:rsidRPr="00A35E91">
          <w:rPr>
            <w:rFonts w:ascii="Times New Roman" w:hAnsi="Times New Roman" w:cs="Times New Roman"/>
            <w:color w:val="000000" w:themeColor="text1"/>
            <w:sz w:val="24"/>
            <w:szCs w:val="24"/>
            <w:shd w:val="clear" w:color="auto" w:fill="FFFFFF"/>
          </w:rPr>
          <w:t>Doi:10.1590/s1415-47572006000100028 </w:t>
        </w:r>
      </w:hyperlink>
    </w:p>
    <w:p w14:paraId="0348A400" w14:textId="77777777"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Mayer B., Boyer E. W. Goodale C. Jaworski N. A. Van Breemen N. Howarth R. W. ... &amp; Paustian, K. (2002). Sources of nitrate in rivers draining sixteen watersheds in the northeastern US: Isotopic constraints. </w:t>
      </w:r>
      <w:r w:rsidRPr="00A35E91">
        <w:rPr>
          <w:rFonts w:ascii="Times New Roman" w:hAnsi="Times New Roman" w:cs="Times New Roman"/>
          <w:i/>
          <w:iCs/>
          <w:color w:val="000000" w:themeColor="text1"/>
          <w:sz w:val="24"/>
          <w:szCs w:val="24"/>
          <w:shd w:val="clear" w:color="auto" w:fill="FFFFFF"/>
        </w:rPr>
        <w:t>Biogeochemistry</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57</w:t>
      </w:r>
      <w:r w:rsidRPr="00A35E91">
        <w:rPr>
          <w:rFonts w:ascii="Times New Roman" w:hAnsi="Times New Roman" w:cs="Times New Roman"/>
          <w:color w:val="000000" w:themeColor="text1"/>
          <w:sz w:val="24"/>
          <w:szCs w:val="24"/>
          <w:shd w:val="clear" w:color="auto" w:fill="FFFFFF"/>
        </w:rPr>
        <w:t>(1): 171-197.</w:t>
      </w:r>
      <w:r w:rsidRPr="00A35E91">
        <w:rPr>
          <w:rFonts w:ascii="Times New Roman" w:hAnsi="Times New Roman" w:cs="Times New Roman"/>
          <w:color w:val="000000" w:themeColor="text1"/>
          <w:sz w:val="24"/>
          <w:szCs w:val="24"/>
        </w:rPr>
        <w:t xml:space="preserve"> </w:t>
      </w:r>
      <w:hyperlink r:id="rId21" w:history="1">
        <w:r w:rsidRPr="00A35E91">
          <w:rPr>
            <w:rFonts w:ascii="Times New Roman" w:hAnsi="Times New Roman" w:cs="Times New Roman"/>
            <w:color w:val="000000" w:themeColor="text1"/>
            <w:sz w:val="24"/>
            <w:szCs w:val="24"/>
            <w:shd w:val="clear" w:color="auto" w:fill="FFFFFF"/>
          </w:rPr>
          <w:t>Doi:10.1007/978-94-017-3405-9_5 </w:t>
        </w:r>
      </w:hyperlink>
    </w:p>
    <w:p w14:paraId="14C84C46" w14:textId="5A1AF1E3"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Mille</w:t>
      </w:r>
      <w:del w:id="363" w:author="Deniz Ergüden" w:date="2024-07-30T14:05: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T., Cresson, P., Chouvelon, T., Bustamante, P., Brach-Papa, C., Bruzac, S., ... &amp; Bouchoucha, M. (2018). Trace metal concentrations in the muscle of seven marine species: Comparison between the Gulf of Lions (North-West Mediterranean Sea) and the Bay of Biscay (North-East Atlantic Ocean). </w:t>
      </w:r>
      <w:r w:rsidRPr="00A35E91">
        <w:rPr>
          <w:rFonts w:ascii="Times New Roman" w:hAnsi="Times New Roman" w:cs="Times New Roman"/>
          <w:i/>
          <w:iCs/>
          <w:color w:val="222222"/>
          <w:sz w:val="24"/>
          <w:szCs w:val="24"/>
          <w:shd w:val="clear" w:color="auto" w:fill="FFFFFF"/>
        </w:rPr>
        <w:t xml:space="preserve">Marine </w:t>
      </w:r>
      <w:del w:id="364" w:author="Deniz Ergüden" w:date="2024-07-30T13:43:00Z">
        <w:r w:rsidRPr="00A35E91" w:rsidDel="00EC1082">
          <w:rPr>
            <w:rFonts w:ascii="Times New Roman" w:hAnsi="Times New Roman" w:cs="Times New Roman"/>
            <w:i/>
            <w:iCs/>
            <w:color w:val="222222"/>
            <w:sz w:val="24"/>
            <w:szCs w:val="24"/>
            <w:shd w:val="clear" w:color="auto" w:fill="FFFFFF"/>
          </w:rPr>
          <w:delText>pollution bulletin</w:delText>
        </w:r>
      </w:del>
      <w:ins w:id="365" w:author="Deniz Ergüden" w:date="2024-07-30T13:43:00Z">
        <w:r w:rsidR="00EC1082">
          <w:rPr>
            <w:rFonts w:ascii="Times New Roman" w:hAnsi="Times New Roman" w:cs="Times New Roman"/>
            <w:i/>
            <w:iCs/>
            <w:color w:val="222222"/>
            <w:sz w:val="24"/>
            <w:szCs w:val="24"/>
            <w:shd w:val="clear" w:color="auto" w:fill="FFFFFF"/>
          </w:rPr>
          <w:t>Pollution Bulletin</w:t>
        </w:r>
      </w:ins>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135</w:t>
      </w:r>
      <w:r w:rsidRPr="00A35E91">
        <w:rPr>
          <w:rFonts w:ascii="Times New Roman" w:hAnsi="Times New Roman" w:cs="Times New Roman"/>
          <w:color w:val="222222"/>
          <w:sz w:val="24"/>
          <w:szCs w:val="24"/>
          <w:shd w:val="clear" w:color="auto" w:fill="FFFFFF"/>
        </w:rPr>
        <w:t>, 9-16.</w:t>
      </w:r>
    </w:p>
    <w:p w14:paraId="6322DCB7" w14:textId="5F0EB634"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 xml:space="preserve">Nasser N., Boyle P. D. &amp; Puddephatt, R. J. 2013. Organoplatinum </w:t>
      </w:r>
      <w:ins w:id="366" w:author="Deniz Ergüden" w:date="2024-07-30T14:05:00Z">
        <w:r w:rsidR="00313B34">
          <w:rPr>
            <w:rFonts w:ascii="Times New Roman" w:hAnsi="Times New Roman" w:cs="Times New Roman"/>
            <w:color w:val="000000" w:themeColor="text1"/>
            <w:sz w:val="24"/>
            <w:szCs w:val="24"/>
            <w:shd w:val="clear" w:color="auto" w:fill="FFFFFF"/>
          </w:rPr>
          <w:t>c</w:t>
        </w:r>
      </w:ins>
      <w:del w:id="367" w:author="Deniz Ergüden" w:date="2024-07-30T14:05:00Z">
        <w:r w:rsidRPr="00A35E91" w:rsidDel="00313B34">
          <w:rPr>
            <w:rFonts w:ascii="Times New Roman" w:hAnsi="Times New Roman" w:cs="Times New Roman"/>
            <w:color w:val="000000" w:themeColor="text1"/>
            <w:sz w:val="24"/>
            <w:szCs w:val="24"/>
            <w:shd w:val="clear" w:color="auto" w:fill="FFFFFF"/>
          </w:rPr>
          <w:delText>C</w:delText>
        </w:r>
      </w:del>
      <w:r w:rsidRPr="00A35E91">
        <w:rPr>
          <w:rFonts w:ascii="Times New Roman" w:hAnsi="Times New Roman" w:cs="Times New Roman"/>
          <w:color w:val="000000" w:themeColor="text1"/>
          <w:sz w:val="24"/>
          <w:szCs w:val="24"/>
          <w:shd w:val="clear" w:color="auto" w:fill="FFFFFF"/>
        </w:rPr>
        <w:t xml:space="preserve">hemistry with a Dicarboxamide–Diphosphine Ligand: Hydrogen Bonding, Cyclometalation, and a Complex with </w:t>
      </w:r>
      <w:ins w:id="368" w:author="Deniz Ergüden" w:date="2024-07-30T14:05:00Z">
        <w:r w:rsidR="00313B34">
          <w:rPr>
            <w:rFonts w:ascii="Times New Roman" w:hAnsi="Times New Roman" w:cs="Times New Roman"/>
            <w:color w:val="000000" w:themeColor="text1"/>
            <w:sz w:val="24"/>
            <w:szCs w:val="24"/>
            <w:shd w:val="clear" w:color="auto" w:fill="FFFFFF"/>
          </w:rPr>
          <w:t>t</w:t>
        </w:r>
      </w:ins>
      <w:del w:id="369" w:author="Deniz Ergüden" w:date="2024-07-30T14:05:00Z">
        <w:r w:rsidRPr="00A35E91" w:rsidDel="00313B34">
          <w:rPr>
            <w:rFonts w:ascii="Times New Roman" w:hAnsi="Times New Roman" w:cs="Times New Roman"/>
            <w:color w:val="000000" w:themeColor="text1"/>
            <w:sz w:val="24"/>
            <w:szCs w:val="24"/>
            <w:shd w:val="clear" w:color="auto" w:fill="FFFFFF"/>
          </w:rPr>
          <w:delText>T</w:delText>
        </w:r>
      </w:del>
      <w:r w:rsidRPr="00A35E91">
        <w:rPr>
          <w:rFonts w:ascii="Times New Roman" w:hAnsi="Times New Roman" w:cs="Times New Roman"/>
          <w:color w:val="000000" w:themeColor="text1"/>
          <w:sz w:val="24"/>
          <w:szCs w:val="24"/>
          <w:shd w:val="clear" w:color="auto" w:fill="FFFFFF"/>
        </w:rPr>
        <w:t xml:space="preserve">wo </w:t>
      </w:r>
      <w:ins w:id="370" w:author="Deniz Ergüden" w:date="2024-07-30T14:05:00Z">
        <w:r w:rsidR="00313B34">
          <w:rPr>
            <w:rFonts w:ascii="Times New Roman" w:hAnsi="Times New Roman" w:cs="Times New Roman"/>
            <w:color w:val="000000" w:themeColor="text1"/>
            <w:sz w:val="24"/>
            <w:szCs w:val="24"/>
            <w:shd w:val="clear" w:color="auto" w:fill="FFFFFF"/>
          </w:rPr>
          <w:t>m</w:t>
        </w:r>
      </w:ins>
      <w:del w:id="371" w:author="Deniz Ergüden" w:date="2024-07-30T14:05:00Z">
        <w:r w:rsidRPr="00A35E91" w:rsidDel="00313B34">
          <w:rPr>
            <w:rFonts w:ascii="Times New Roman" w:hAnsi="Times New Roman" w:cs="Times New Roman"/>
            <w:color w:val="000000" w:themeColor="text1"/>
            <w:sz w:val="24"/>
            <w:szCs w:val="24"/>
            <w:shd w:val="clear" w:color="auto" w:fill="FFFFFF"/>
          </w:rPr>
          <w:delText>M</w:delText>
        </w:r>
      </w:del>
      <w:r w:rsidRPr="00A35E91">
        <w:rPr>
          <w:rFonts w:ascii="Times New Roman" w:hAnsi="Times New Roman" w:cs="Times New Roman"/>
          <w:color w:val="000000" w:themeColor="text1"/>
          <w:sz w:val="24"/>
          <w:szCs w:val="24"/>
          <w:shd w:val="clear" w:color="auto" w:fill="FFFFFF"/>
        </w:rPr>
        <w:t>etal–</w:t>
      </w:r>
      <w:ins w:id="372" w:author="Deniz Ergüden" w:date="2024-07-30T14:05:00Z">
        <w:r w:rsidR="00313B34">
          <w:rPr>
            <w:rFonts w:ascii="Times New Roman" w:hAnsi="Times New Roman" w:cs="Times New Roman"/>
            <w:color w:val="000000" w:themeColor="text1"/>
            <w:sz w:val="24"/>
            <w:szCs w:val="24"/>
            <w:shd w:val="clear" w:color="auto" w:fill="FFFFFF"/>
          </w:rPr>
          <w:t>m</w:t>
        </w:r>
      </w:ins>
      <w:del w:id="373" w:author="Deniz Ergüden" w:date="2024-07-30T14:05:00Z">
        <w:r w:rsidRPr="00A35E91" w:rsidDel="00313B34">
          <w:rPr>
            <w:rFonts w:ascii="Times New Roman" w:hAnsi="Times New Roman" w:cs="Times New Roman"/>
            <w:color w:val="000000" w:themeColor="text1"/>
            <w:sz w:val="24"/>
            <w:szCs w:val="24"/>
            <w:shd w:val="clear" w:color="auto" w:fill="FFFFFF"/>
          </w:rPr>
          <w:delText>M</w:delText>
        </w:r>
      </w:del>
      <w:r w:rsidRPr="00A35E91">
        <w:rPr>
          <w:rFonts w:ascii="Times New Roman" w:hAnsi="Times New Roman" w:cs="Times New Roman"/>
          <w:color w:val="000000" w:themeColor="text1"/>
          <w:sz w:val="24"/>
          <w:szCs w:val="24"/>
          <w:shd w:val="clear" w:color="auto" w:fill="FFFFFF"/>
        </w:rPr>
        <w:t xml:space="preserve">etal </w:t>
      </w:r>
      <w:ins w:id="374" w:author="Deniz Ergüden" w:date="2024-07-30T14:05:00Z">
        <w:r w:rsidR="00313B34">
          <w:rPr>
            <w:rFonts w:ascii="Times New Roman" w:hAnsi="Times New Roman" w:cs="Times New Roman"/>
            <w:color w:val="000000" w:themeColor="text1"/>
            <w:sz w:val="24"/>
            <w:szCs w:val="24"/>
            <w:shd w:val="clear" w:color="auto" w:fill="FFFFFF"/>
          </w:rPr>
          <w:t>d</w:t>
        </w:r>
      </w:ins>
      <w:del w:id="375" w:author="Deniz Ergüden" w:date="2024-07-30T14:05:00Z">
        <w:r w:rsidRPr="00A35E91" w:rsidDel="00313B34">
          <w:rPr>
            <w:rFonts w:ascii="Times New Roman" w:hAnsi="Times New Roman" w:cs="Times New Roman"/>
            <w:color w:val="000000" w:themeColor="text1"/>
            <w:sz w:val="24"/>
            <w:szCs w:val="24"/>
            <w:shd w:val="clear" w:color="auto" w:fill="FFFFFF"/>
          </w:rPr>
          <w:delText>D</w:delText>
        </w:r>
      </w:del>
      <w:r w:rsidRPr="00A35E91">
        <w:rPr>
          <w:rFonts w:ascii="Times New Roman" w:hAnsi="Times New Roman" w:cs="Times New Roman"/>
          <w:color w:val="000000" w:themeColor="text1"/>
          <w:sz w:val="24"/>
          <w:szCs w:val="24"/>
          <w:shd w:val="clear" w:color="auto" w:fill="FFFFFF"/>
        </w:rPr>
        <w:t>onor–</w:t>
      </w:r>
      <w:ins w:id="376" w:author="Deniz Ergüden" w:date="2024-07-30T14:05:00Z">
        <w:r w:rsidR="00313B34">
          <w:rPr>
            <w:rFonts w:ascii="Times New Roman" w:hAnsi="Times New Roman" w:cs="Times New Roman"/>
            <w:color w:val="000000" w:themeColor="text1"/>
            <w:sz w:val="24"/>
            <w:szCs w:val="24"/>
            <w:shd w:val="clear" w:color="auto" w:fill="FFFFFF"/>
          </w:rPr>
          <w:t>a</w:t>
        </w:r>
      </w:ins>
      <w:del w:id="377" w:author="Deniz Ergüden" w:date="2024-07-30T14:05:00Z">
        <w:r w:rsidRPr="00A35E91" w:rsidDel="00313B34">
          <w:rPr>
            <w:rFonts w:ascii="Times New Roman" w:hAnsi="Times New Roman" w:cs="Times New Roman"/>
            <w:color w:val="000000" w:themeColor="text1"/>
            <w:sz w:val="24"/>
            <w:szCs w:val="24"/>
            <w:shd w:val="clear" w:color="auto" w:fill="FFFFFF"/>
          </w:rPr>
          <w:delText>A</w:delText>
        </w:r>
      </w:del>
      <w:r w:rsidRPr="00A35E91">
        <w:rPr>
          <w:rFonts w:ascii="Times New Roman" w:hAnsi="Times New Roman" w:cs="Times New Roman"/>
          <w:color w:val="000000" w:themeColor="text1"/>
          <w:sz w:val="24"/>
          <w:szCs w:val="24"/>
          <w:shd w:val="clear" w:color="auto" w:fill="FFFFFF"/>
        </w:rPr>
        <w:t>cceptor</w:t>
      </w:r>
      <w:ins w:id="378" w:author="Deniz Ergüden" w:date="2024-07-30T14:05:00Z">
        <w:r w:rsidR="00313B34">
          <w:rPr>
            <w:rFonts w:ascii="Times New Roman" w:hAnsi="Times New Roman" w:cs="Times New Roman"/>
            <w:color w:val="000000" w:themeColor="text1"/>
            <w:sz w:val="24"/>
            <w:szCs w:val="24"/>
            <w:shd w:val="clear" w:color="auto" w:fill="FFFFFF"/>
          </w:rPr>
          <w:t>b</w:t>
        </w:r>
      </w:ins>
      <w:del w:id="379" w:author="Deniz Ergüden" w:date="2024-07-30T14:05:00Z">
        <w:r w:rsidRPr="00A35E91" w:rsidDel="00313B34">
          <w:rPr>
            <w:rFonts w:ascii="Times New Roman" w:hAnsi="Times New Roman" w:cs="Times New Roman"/>
            <w:color w:val="000000" w:themeColor="text1"/>
            <w:sz w:val="24"/>
            <w:szCs w:val="24"/>
            <w:shd w:val="clear" w:color="auto" w:fill="FFFFFF"/>
          </w:rPr>
          <w:delText xml:space="preserve"> </w:delText>
        </w:r>
      </w:del>
      <w:r w:rsidRPr="00A35E91">
        <w:rPr>
          <w:rFonts w:ascii="Times New Roman" w:hAnsi="Times New Roman" w:cs="Times New Roman"/>
          <w:color w:val="000000" w:themeColor="text1"/>
          <w:sz w:val="24"/>
          <w:szCs w:val="24"/>
          <w:shd w:val="clear" w:color="auto" w:fill="FFFFFF"/>
        </w:rPr>
        <w:t xml:space="preserve">Bonds. </w:t>
      </w:r>
      <w:r w:rsidRPr="00A35E91">
        <w:rPr>
          <w:rFonts w:ascii="Times New Roman" w:hAnsi="Times New Roman" w:cs="Times New Roman"/>
          <w:i/>
          <w:color w:val="000000" w:themeColor="text1"/>
          <w:sz w:val="24"/>
          <w:szCs w:val="24"/>
          <w:shd w:val="clear" w:color="auto" w:fill="FFFFFF"/>
        </w:rPr>
        <w:t>Organometallics</w:t>
      </w:r>
      <w:r w:rsidRPr="00A35E91">
        <w:rPr>
          <w:rFonts w:ascii="Times New Roman" w:hAnsi="Times New Roman" w:cs="Times New Roman"/>
          <w:color w:val="000000" w:themeColor="text1"/>
          <w:sz w:val="24"/>
          <w:szCs w:val="24"/>
          <w:shd w:val="clear" w:color="auto" w:fill="FFFFFF"/>
        </w:rPr>
        <w:t>, 32(19): 5504-5513.</w:t>
      </w:r>
      <w:r w:rsidRPr="00A35E91">
        <w:rPr>
          <w:rFonts w:ascii="Times New Roman" w:hAnsi="Times New Roman" w:cs="Times New Roman"/>
          <w:color w:val="000000" w:themeColor="text1"/>
          <w:sz w:val="24"/>
          <w:szCs w:val="24"/>
        </w:rPr>
        <w:t xml:space="preserve"> </w:t>
      </w:r>
      <w:hyperlink r:id="rId22" w:history="1">
        <w:r w:rsidRPr="00A35E91">
          <w:rPr>
            <w:rFonts w:ascii="Times New Roman" w:hAnsi="Times New Roman" w:cs="Times New Roman"/>
            <w:color w:val="000000" w:themeColor="text1"/>
            <w:sz w:val="24"/>
            <w:szCs w:val="24"/>
            <w:shd w:val="clear" w:color="auto" w:fill="FFFFFF"/>
          </w:rPr>
          <w:t>Doi:10.1021/om400780q </w:t>
        </w:r>
      </w:hyperlink>
    </w:p>
    <w:p w14:paraId="4B7A4DAB" w14:textId="703E0B2D"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 xml:space="preserve">Omar W. A., Zaghloul K. H. Abdel-Khalek A. A. &amp; Abo-Hegab S. 2012. Genotoxic effects of metal pollution in two fish species, </w:t>
      </w:r>
      <w:r w:rsidRPr="00EC1082">
        <w:rPr>
          <w:rFonts w:ascii="Times New Roman" w:hAnsi="Times New Roman" w:cs="Times New Roman"/>
          <w:i/>
          <w:color w:val="000000" w:themeColor="text1"/>
          <w:sz w:val="24"/>
          <w:szCs w:val="24"/>
          <w:shd w:val="clear" w:color="auto" w:fill="FFFFFF"/>
          <w:rPrChange w:id="380" w:author="Deniz Ergüden" w:date="2024-07-30T13:43:00Z">
            <w:rPr>
              <w:rFonts w:ascii="Times New Roman" w:hAnsi="Times New Roman" w:cs="Times New Roman"/>
              <w:color w:val="000000" w:themeColor="text1"/>
              <w:sz w:val="24"/>
              <w:szCs w:val="24"/>
              <w:shd w:val="clear" w:color="auto" w:fill="FFFFFF"/>
            </w:rPr>
          </w:rPrChange>
        </w:rPr>
        <w:t>Oreochromis niloticus</w:t>
      </w:r>
      <w:r w:rsidRPr="00A35E91">
        <w:rPr>
          <w:rFonts w:ascii="Times New Roman" w:hAnsi="Times New Roman" w:cs="Times New Roman"/>
          <w:color w:val="000000" w:themeColor="text1"/>
          <w:sz w:val="24"/>
          <w:szCs w:val="24"/>
          <w:shd w:val="clear" w:color="auto" w:fill="FFFFFF"/>
        </w:rPr>
        <w:t xml:space="preserve"> and </w:t>
      </w:r>
      <w:r w:rsidRPr="00EC1082">
        <w:rPr>
          <w:rFonts w:ascii="Times New Roman" w:hAnsi="Times New Roman" w:cs="Times New Roman"/>
          <w:i/>
          <w:color w:val="000000" w:themeColor="text1"/>
          <w:sz w:val="24"/>
          <w:szCs w:val="24"/>
          <w:shd w:val="clear" w:color="auto" w:fill="FFFFFF"/>
          <w:rPrChange w:id="381" w:author="Deniz Ergüden" w:date="2024-07-30T13:43:00Z">
            <w:rPr>
              <w:rFonts w:ascii="Times New Roman" w:hAnsi="Times New Roman" w:cs="Times New Roman"/>
              <w:color w:val="000000" w:themeColor="text1"/>
              <w:sz w:val="24"/>
              <w:szCs w:val="24"/>
              <w:shd w:val="clear" w:color="auto" w:fill="FFFFFF"/>
            </w:rPr>
          </w:rPrChange>
        </w:rPr>
        <w:t>Mugil cephalus</w:t>
      </w:r>
      <w:r w:rsidRPr="00A35E91">
        <w:rPr>
          <w:rFonts w:ascii="Times New Roman" w:hAnsi="Times New Roman" w:cs="Times New Roman"/>
          <w:color w:val="000000" w:themeColor="text1"/>
          <w:sz w:val="24"/>
          <w:szCs w:val="24"/>
          <w:shd w:val="clear" w:color="auto" w:fill="FFFFFF"/>
        </w:rPr>
        <w:t>, highly degraded aquatic habitats. </w:t>
      </w:r>
      <w:r w:rsidRPr="00A35E91">
        <w:rPr>
          <w:rFonts w:ascii="Times New Roman" w:hAnsi="Times New Roman" w:cs="Times New Roman"/>
          <w:i/>
          <w:iCs/>
          <w:color w:val="000000" w:themeColor="text1"/>
          <w:sz w:val="24"/>
          <w:szCs w:val="24"/>
          <w:shd w:val="clear" w:color="auto" w:fill="FFFFFF"/>
        </w:rPr>
        <w:t>Mutation Research/Genetic Toxicology and Environmental Mutagenesis</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746</w:t>
      </w:r>
      <w:r w:rsidRPr="00A35E91">
        <w:rPr>
          <w:rFonts w:ascii="Times New Roman" w:hAnsi="Times New Roman" w:cs="Times New Roman"/>
          <w:color w:val="000000" w:themeColor="text1"/>
          <w:sz w:val="24"/>
          <w:szCs w:val="24"/>
          <w:shd w:val="clear" w:color="auto" w:fill="FFFFFF"/>
        </w:rPr>
        <w:t>(1)</w:t>
      </w:r>
      <w:ins w:id="382" w:author="Deniz Ergüden" w:date="2024-07-30T13:43:00Z">
        <w:r w:rsidR="00EC1082">
          <w:rPr>
            <w:rFonts w:ascii="Times New Roman" w:hAnsi="Times New Roman" w:cs="Times New Roman"/>
            <w:color w:val="000000" w:themeColor="text1"/>
            <w:sz w:val="24"/>
            <w:szCs w:val="24"/>
            <w:shd w:val="clear" w:color="auto" w:fill="FFFFFF"/>
          </w:rPr>
          <w:t>,</w:t>
        </w:r>
      </w:ins>
      <w:del w:id="383" w:author="Deniz Ergüden" w:date="2024-07-30T13:43:00Z">
        <w:r w:rsidRPr="00A35E91" w:rsidDel="00EC1082">
          <w:rPr>
            <w:rFonts w:ascii="Times New Roman" w:hAnsi="Times New Roman" w:cs="Times New Roman"/>
            <w:color w:val="000000" w:themeColor="text1"/>
            <w:sz w:val="24"/>
            <w:szCs w:val="24"/>
            <w:shd w:val="clear" w:color="auto" w:fill="FFFFFF"/>
          </w:rPr>
          <w:delText>:</w:delText>
        </w:r>
      </w:del>
      <w:r w:rsidRPr="00A35E91">
        <w:rPr>
          <w:rFonts w:ascii="Times New Roman" w:hAnsi="Times New Roman" w:cs="Times New Roman"/>
          <w:color w:val="000000" w:themeColor="text1"/>
          <w:sz w:val="24"/>
          <w:szCs w:val="24"/>
          <w:shd w:val="clear" w:color="auto" w:fill="FFFFFF"/>
        </w:rPr>
        <w:t xml:space="preserve"> 7-14.</w:t>
      </w:r>
      <w:r w:rsidRPr="00A35E91">
        <w:rPr>
          <w:rFonts w:ascii="Times New Roman" w:hAnsi="Times New Roman" w:cs="Times New Roman"/>
          <w:color w:val="000000" w:themeColor="text1"/>
          <w:sz w:val="24"/>
          <w:szCs w:val="24"/>
        </w:rPr>
        <w:t xml:space="preserve"> </w:t>
      </w:r>
      <w:hyperlink r:id="rId23" w:history="1">
        <w:r w:rsidRPr="00A35E91">
          <w:rPr>
            <w:rFonts w:ascii="Times New Roman" w:hAnsi="Times New Roman" w:cs="Times New Roman"/>
            <w:color w:val="000000" w:themeColor="text1"/>
            <w:sz w:val="24"/>
            <w:szCs w:val="24"/>
            <w:shd w:val="clear" w:color="auto" w:fill="FFFFFF"/>
          </w:rPr>
          <w:t> Doi:10.1016/j.mrgentox.2012.01.013 </w:t>
        </w:r>
      </w:hyperlink>
    </w:p>
    <w:p w14:paraId="2E027642" w14:textId="77777777"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Pitarque  M., Vaglenov A., Nosko M. Hirvonen A. Norppa H. Creus A. &amp; Marcos R. 1999. Evaluation of DNA damage by the Comet assay in shoe workers exposed to toluene and other organic solvents. </w:t>
      </w:r>
      <w:r w:rsidRPr="00A35E91">
        <w:rPr>
          <w:rFonts w:ascii="Times New Roman" w:hAnsi="Times New Roman" w:cs="Times New Roman"/>
          <w:i/>
          <w:iCs/>
          <w:color w:val="000000" w:themeColor="text1"/>
          <w:sz w:val="24"/>
          <w:szCs w:val="24"/>
          <w:shd w:val="clear" w:color="auto" w:fill="FFFFFF"/>
        </w:rPr>
        <w:t>Mutation Research/Genetic Toxicology and Environmental Mutagenesis</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441</w:t>
      </w:r>
      <w:r w:rsidRPr="00A35E91">
        <w:rPr>
          <w:rFonts w:ascii="Times New Roman" w:hAnsi="Times New Roman" w:cs="Times New Roman"/>
          <w:color w:val="000000" w:themeColor="text1"/>
          <w:sz w:val="24"/>
          <w:szCs w:val="24"/>
          <w:shd w:val="clear" w:color="auto" w:fill="FFFFFF"/>
        </w:rPr>
        <w:t>(1): 115-127.</w:t>
      </w:r>
      <w:r w:rsidRPr="00A35E91">
        <w:rPr>
          <w:rFonts w:ascii="Times New Roman" w:hAnsi="Times New Roman" w:cs="Times New Roman"/>
          <w:color w:val="000000" w:themeColor="text1"/>
          <w:sz w:val="24"/>
          <w:szCs w:val="24"/>
        </w:rPr>
        <w:t xml:space="preserve"> D</w:t>
      </w:r>
      <w:hyperlink r:id="rId24" w:history="1">
        <w:r w:rsidRPr="00A35E91">
          <w:rPr>
            <w:rFonts w:ascii="Times New Roman" w:hAnsi="Times New Roman" w:cs="Times New Roman"/>
            <w:color w:val="000000" w:themeColor="text1"/>
            <w:sz w:val="24"/>
            <w:szCs w:val="24"/>
            <w:shd w:val="clear" w:color="auto" w:fill="FFFFFF"/>
          </w:rPr>
          <w:t>oi:10.1016/s1383-5718(99)00042-x </w:t>
        </w:r>
      </w:hyperlink>
    </w:p>
    <w:p w14:paraId="2F7F935A" w14:textId="0C6594D7" w:rsidR="00BB3335" w:rsidRPr="00A35E91" w:rsidRDefault="00BB3335" w:rsidP="00604D23">
      <w:pPr>
        <w:spacing w:after="0" w:line="240" w:lineRule="auto"/>
        <w:ind w:left="142" w:firstLine="709"/>
        <w:jc w:val="both"/>
        <w:rPr>
          <w:rFonts w:ascii="Times New Roman" w:hAnsi="Times New Roman" w:cs="Times New Roman"/>
          <w:sz w:val="24"/>
          <w:szCs w:val="24"/>
        </w:rPr>
      </w:pPr>
      <w:r w:rsidRPr="00A35E91">
        <w:rPr>
          <w:rFonts w:ascii="Times New Roman" w:hAnsi="Times New Roman" w:cs="Times New Roman"/>
          <w:sz w:val="24"/>
          <w:szCs w:val="24"/>
        </w:rPr>
        <w:lastRenderedPageBreak/>
        <w:t>Roubie</w:t>
      </w:r>
      <w:del w:id="384" w:author="Deniz Ergüden" w:date="2024-07-30T14:07: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E., Karavoltsos</w:t>
      </w:r>
      <w:del w:id="385" w:author="Deniz Ergüden" w:date="2024-07-30T14:07: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S., Sakellari</w:t>
      </w:r>
      <w:del w:id="386" w:author="Deniz Ergüden" w:date="2024-07-30T14:07: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A., Katsikatsos</w:t>
      </w:r>
      <w:del w:id="387" w:author="Deniz Ergüden" w:date="2024-07-30T14:07: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N., Dassenakis</w:t>
      </w:r>
      <w:del w:id="388" w:author="Deniz Ergüden" w:date="2024-07-30T14:07:00Z">
        <w:r w:rsidRPr="00A35E91" w:rsidDel="006D6A32">
          <w:rPr>
            <w:rFonts w:ascii="Times New Roman" w:hAnsi="Times New Roman" w:cs="Times New Roman"/>
            <w:sz w:val="24"/>
            <w:szCs w:val="24"/>
          </w:rPr>
          <w:delText>,</w:delText>
        </w:r>
      </w:del>
      <w:r w:rsidRPr="00A35E91">
        <w:rPr>
          <w:rFonts w:ascii="Times New Roman" w:hAnsi="Times New Roman" w:cs="Times New Roman"/>
          <w:sz w:val="24"/>
          <w:szCs w:val="24"/>
        </w:rPr>
        <w:t xml:space="preserve"> M., &amp; Megalofonou, P. (2024). Trace </w:t>
      </w:r>
      <w:ins w:id="389" w:author="Deniz Ergüden" w:date="2024-07-30T13:57:00Z">
        <w:r w:rsidR="007B4B9B">
          <w:rPr>
            <w:rFonts w:ascii="Times New Roman" w:hAnsi="Times New Roman" w:cs="Times New Roman"/>
            <w:sz w:val="24"/>
            <w:szCs w:val="24"/>
          </w:rPr>
          <w:t>m</w:t>
        </w:r>
      </w:ins>
      <w:del w:id="390" w:author="Deniz Ergüden" w:date="2024-07-30T13:57:00Z">
        <w:r w:rsidRPr="00A35E91" w:rsidDel="007B4B9B">
          <w:rPr>
            <w:rFonts w:ascii="Times New Roman" w:hAnsi="Times New Roman" w:cs="Times New Roman"/>
            <w:sz w:val="24"/>
            <w:szCs w:val="24"/>
          </w:rPr>
          <w:delText>M</w:delText>
        </w:r>
      </w:del>
      <w:r w:rsidRPr="00A35E91">
        <w:rPr>
          <w:rFonts w:ascii="Times New Roman" w:hAnsi="Times New Roman" w:cs="Times New Roman"/>
          <w:sz w:val="24"/>
          <w:szCs w:val="24"/>
        </w:rPr>
        <w:t xml:space="preserve">etals </w:t>
      </w:r>
      <w:ins w:id="391" w:author="Deniz Ergüden" w:date="2024-07-30T13:57:00Z">
        <w:r w:rsidR="007B4B9B">
          <w:rPr>
            <w:rFonts w:ascii="Times New Roman" w:hAnsi="Times New Roman" w:cs="Times New Roman"/>
            <w:sz w:val="24"/>
            <w:szCs w:val="24"/>
          </w:rPr>
          <w:t>d</w:t>
        </w:r>
      </w:ins>
      <w:del w:id="392" w:author="Deniz Ergüden" w:date="2024-07-30T13:57:00Z">
        <w:r w:rsidRPr="00A35E91" w:rsidDel="007B4B9B">
          <w:rPr>
            <w:rFonts w:ascii="Times New Roman" w:hAnsi="Times New Roman" w:cs="Times New Roman"/>
            <w:sz w:val="24"/>
            <w:szCs w:val="24"/>
          </w:rPr>
          <w:delText>D</w:delText>
        </w:r>
      </w:del>
      <w:r w:rsidRPr="00A35E91">
        <w:rPr>
          <w:rFonts w:ascii="Times New Roman" w:hAnsi="Times New Roman" w:cs="Times New Roman"/>
          <w:sz w:val="24"/>
          <w:szCs w:val="24"/>
        </w:rPr>
        <w:t xml:space="preserve">istribution in </w:t>
      </w:r>
      <w:ins w:id="393" w:author="Deniz Ergüden" w:date="2024-07-30T13:57:00Z">
        <w:r w:rsidR="007B4B9B">
          <w:rPr>
            <w:rFonts w:ascii="Times New Roman" w:hAnsi="Times New Roman" w:cs="Times New Roman"/>
            <w:sz w:val="24"/>
            <w:szCs w:val="24"/>
          </w:rPr>
          <w:t>t</w:t>
        </w:r>
      </w:ins>
      <w:del w:id="394" w:author="Deniz Ergüden" w:date="2024-07-30T13:57:00Z">
        <w:r w:rsidRPr="00A35E91" w:rsidDel="007B4B9B">
          <w:rPr>
            <w:rFonts w:ascii="Times New Roman" w:hAnsi="Times New Roman" w:cs="Times New Roman"/>
            <w:sz w:val="24"/>
            <w:szCs w:val="24"/>
          </w:rPr>
          <w:delText>T</w:delText>
        </w:r>
      </w:del>
      <w:r w:rsidRPr="00A35E91">
        <w:rPr>
          <w:rFonts w:ascii="Times New Roman" w:hAnsi="Times New Roman" w:cs="Times New Roman"/>
          <w:sz w:val="24"/>
          <w:szCs w:val="24"/>
        </w:rPr>
        <w:t xml:space="preserve">issues of 10 </w:t>
      </w:r>
      <w:ins w:id="395" w:author="Deniz Ergüden" w:date="2024-07-30T13:57:00Z">
        <w:r w:rsidR="007B4B9B">
          <w:rPr>
            <w:rFonts w:ascii="Times New Roman" w:hAnsi="Times New Roman" w:cs="Times New Roman"/>
            <w:sz w:val="24"/>
            <w:szCs w:val="24"/>
          </w:rPr>
          <w:t>d</w:t>
        </w:r>
      </w:ins>
      <w:del w:id="396" w:author="Deniz Ergüden" w:date="2024-07-30T13:57:00Z">
        <w:r w:rsidRPr="00A35E91" w:rsidDel="007B4B9B">
          <w:rPr>
            <w:rFonts w:ascii="Times New Roman" w:hAnsi="Times New Roman" w:cs="Times New Roman"/>
            <w:sz w:val="24"/>
            <w:szCs w:val="24"/>
          </w:rPr>
          <w:delText>D</w:delText>
        </w:r>
      </w:del>
      <w:r w:rsidRPr="00A35E91">
        <w:rPr>
          <w:rFonts w:ascii="Times New Roman" w:hAnsi="Times New Roman" w:cs="Times New Roman"/>
          <w:sz w:val="24"/>
          <w:szCs w:val="24"/>
        </w:rPr>
        <w:t xml:space="preserve">ifferent </w:t>
      </w:r>
      <w:ins w:id="397" w:author="Deniz Ergüden" w:date="2024-07-30T13:57:00Z">
        <w:r w:rsidR="007B4B9B">
          <w:rPr>
            <w:rFonts w:ascii="Times New Roman" w:hAnsi="Times New Roman" w:cs="Times New Roman"/>
            <w:sz w:val="24"/>
            <w:szCs w:val="24"/>
          </w:rPr>
          <w:t>s</w:t>
        </w:r>
      </w:ins>
      <w:del w:id="398" w:author="Deniz Ergüden" w:date="2024-07-30T13:57:00Z">
        <w:r w:rsidRPr="00A35E91" w:rsidDel="007B4B9B">
          <w:rPr>
            <w:rFonts w:ascii="Times New Roman" w:hAnsi="Times New Roman" w:cs="Times New Roman"/>
            <w:sz w:val="24"/>
            <w:szCs w:val="24"/>
          </w:rPr>
          <w:delText>S</w:delText>
        </w:r>
      </w:del>
      <w:r w:rsidRPr="00A35E91">
        <w:rPr>
          <w:rFonts w:ascii="Times New Roman" w:hAnsi="Times New Roman" w:cs="Times New Roman"/>
          <w:sz w:val="24"/>
          <w:szCs w:val="24"/>
        </w:rPr>
        <w:t xml:space="preserve">hark </w:t>
      </w:r>
      <w:ins w:id="399" w:author="Deniz Ergüden" w:date="2024-07-30T13:57:00Z">
        <w:r w:rsidR="007B4B9B">
          <w:rPr>
            <w:rFonts w:ascii="Times New Roman" w:hAnsi="Times New Roman" w:cs="Times New Roman"/>
            <w:sz w:val="24"/>
            <w:szCs w:val="24"/>
          </w:rPr>
          <w:t>s</w:t>
        </w:r>
      </w:ins>
      <w:del w:id="400" w:author="Deniz Ergüden" w:date="2024-07-30T13:57:00Z">
        <w:r w:rsidRPr="00A35E91" w:rsidDel="007B4B9B">
          <w:rPr>
            <w:rFonts w:ascii="Times New Roman" w:hAnsi="Times New Roman" w:cs="Times New Roman"/>
            <w:sz w:val="24"/>
            <w:szCs w:val="24"/>
          </w:rPr>
          <w:delText>S</w:delText>
        </w:r>
      </w:del>
      <w:r w:rsidRPr="00A35E91">
        <w:rPr>
          <w:rFonts w:ascii="Times New Roman" w:hAnsi="Times New Roman" w:cs="Times New Roman"/>
          <w:sz w:val="24"/>
          <w:szCs w:val="24"/>
        </w:rPr>
        <w:t>pecies from the Eastern Mediterranean Sea. Fishes, 9(2), 77.</w:t>
      </w:r>
    </w:p>
    <w:p w14:paraId="4C44A136" w14:textId="50402046"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Scalon M. C. S., Rechenmacher C. Siebel A. M. Kayser M. L. Rodrigues M. T. Maluf S. W. ... &amp; Silva L. B. D. 2010. Evaluation of Sinos River water genotoxicity using the comet assay in fish. </w:t>
      </w:r>
      <w:r w:rsidRPr="00A35E91">
        <w:rPr>
          <w:rFonts w:ascii="Times New Roman" w:hAnsi="Times New Roman" w:cs="Times New Roman"/>
          <w:i/>
          <w:iCs/>
          <w:color w:val="000000" w:themeColor="text1"/>
          <w:sz w:val="24"/>
          <w:szCs w:val="24"/>
          <w:shd w:val="clear" w:color="auto" w:fill="FFFFFF"/>
        </w:rPr>
        <w:t>Brazilian Journal of Biology</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70</w:t>
      </w:r>
      <w:ins w:id="401" w:author="Deniz Ergüden" w:date="2024-07-30T13:43:00Z">
        <w:r w:rsidR="00EC1082">
          <w:rPr>
            <w:rFonts w:ascii="Times New Roman" w:hAnsi="Times New Roman" w:cs="Times New Roman"/>
            <w:color w:val="000000" w:themeColor="text1"/>
            <w:sz w:val="24"/>
            <w:szCs w:val="24"/>
            <w:shd w:val="clear" w:color="auto" w:fill="FFFFFF"/>
          </w:rPr>
          <w:t>,</w:t>
        </w:r>
      </w:ins>
      <w:del w:id="402" w:author="Deniz Ergüden" w:date="2024-07-30T13:43:00Z">
        <w:r w:rsidRPr="00A35E91" w:rsidDel="00EC1082">
          <w:rPr>
            <w:rFonts w:ascii="Times New Roman" w:hAnsi="Times New Roman" w:cs="Times New Roman"/>
            <w:color w:val="000000" w:themeColor="text1"/>
            <w:sz w:val="24"/>
            <w:szCs w:val="24"/>
            <w:shd w:val="clear" w:color="auto" w:fill="FFFFFF"/>
          </w:rPr>
          <w:delText>:</w:delText>
        </w:r>
      </w:del>
      <w:r w:rsidRPr="00A35E91">
        <w:rPr>
          <w:rFonts w:ascii="Times New Roman" w:hAnsi="Times New Roman" w:cs="Times New Roman"/>
          <w:color w:val="000000" w:themeColor="text1"/>
          <w:sz w:val="24"/>
          <w:szCs w:val="24"/>
          <w:shd w:val="clear" w:color="auto" w:fill="FFFFFF"/>
        </w:rPr>
        <w:t xml:space="preserve"> 1217-1222.</w:t>
      </w:r>
      <w:r w:rsidRPr="00A35E91">
        <w:rPr>
          <w:rFonts w:ascii="Times New Roman" w:hAnsi="Times New Roman" w:cs="Times New Roman"/>
          <w:color w:val="000000" w:themeColor="text1"/>
          <w:sz w:val="24"/>
          <w:szCs w:val="24"/>
        </w:rPr>
        <w:t xml:space="preserve"> </w:t>
      </w:r>
      <w:hyperlink r:id="rId25" w:history="1">
        <w:r w:rsidRPr="00A35E91">
          <w:rPr>
            <w:rFonts w:ascii="Times New Roman" w:hAnsi="Times New Roman" w:cs="Times New Roman"/>
            <w:color w:val="000000" w:themeColor="text1"/>
            <w:sz w:val="24"/>
            <w:szCs w:val="24"/>
            <w:shd w:val="clear" w:color="auto" w:fill="FFFFFF"/>
          </w:rPr>
          <w:t> </w:t>
        </w:r>
      </w:hyperlink>
    </w:p>
    <w:p w14:paraId="7FE97353" w14:textId="77777777"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Squadrone, S., Biancani, B., Da Rugna, C., Favaro, L., Pederiva, S., &amp; Abete, M. C. (2022). Trace and rare earth element bioaccumulation in the spotted dogfish (Scyliorhinus stellaris). </w:t>
      </w:r>
      <w:r w:rsidRPr="00A35E91">
        <w:rPr>
          <w:rFonts w:ascii="Times New Roman" w:hAnsi="Times New Roman" w:cs="Times New Roman"/>
          <w:i/>
          <w:iCs/>
          <w:color w:val="222222"/>
          <w:sz w:val="24"/>
          <w:szCs w:val="24"/>
          <w:shd w:val="clear" w:color="auto" w:fill="FFFFFF"/>
        </w:rPr>
        <w:t>Environmental Science and Pollution Research</w:t>
      </w:r>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29</w:t>
      </w:r>
      <w:r w:rsidRPr="00A35E91">
        <w:rPr>
          <w:rFonts w:ascii="Times New Roman" w:hAnsi="Times New Roman" w:cs="Times New Roman"/>
          <w:color w:val="222222"/>
          <w:sz w:val="24"/>
          <w:szCs w:val="24"/>
          <w:shd w:val="clear" w:color="auto" w:fill="FFFFFF"/>
        </w:rPr>
        <w:t>(46), 70262-70268.</w:t>
      </w:r>
    </w:p>
    <w:p w14:paraId="39FA27C5" w14:textId="18E36D81"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Storelli M. M., Cuttone G. &amp; Marcotrigiano G. O. 2011. Distribution of trace elements in the tissues of smooth hound Mustelus mustelus (Linnaeus, 1758) from the southern–eastern waters of Mediterranean Sea (Italy). </w:t>
      </w:r>
      <w:r w:rsidRPr="00A35E91">
        <w:rPr>
          <w:rFonts w:ascii="Times New Roman" w:hAnsi="Times New Roman" w:cs="Times New Roman"/>
          <w:i/>
          <w:iCs/>
          <w:color w:val="000000" w:themeColor="text1"/>
          <w:sz w:val="24"/>
          <w:szCs w:val="24"/>
          <w:shd w:val="clear" w:color="auto" w:fill="FFFFFF"/>
        </w:rPr>
        <w:t>Environmental monitoring and assessment</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174</w:t>
      </w:r>
      <w:r w:rsidRPr="00A35E91">
        <w:rPr>
          <w:rFonts w:ascii="Times New Roman" w:hAnsi="Times New Roman" w:cs="Times New Roman"/>
          <w:color w:val="000000" w:themeColor="text1"/>
          <w:sz w:val="24"/>
          <w:szCs w:val="24"/>
          <w:shd w:val="clear" w:color="auto" w:fill="FFFFFF"/>
        </w:rPr>
        <w:t>(1)</w:t>
      </w:r>
      <w:ins w:id="403" w:author="Deniz Ergüden" w:date="2024-07-30T13:46:00Z">
        <w:r w:rsidR="008B101A">
          <w:rPr>
            <w:rFonts w:ascii="Times New Roman" w:hAnsi="Times New Roman" w:cs="Times New Roman"/>
            <w:color w:val="000000" w:themeColor="text1"/>
            <w:sz w:val="24"/>
            <w:szCs w:val="24"/>
            <w:shd w:val="clear" w:color="auto" w:fill="FFFFFF"/>
          </w:rPr>
          <w:t>,</w:t>
        </w:r>
      </w:ins>
      <w:del w:id="404" w:author="Deniz Ergüden" w:date="2024-07-30T13:46:00Z">
        <w:r w:rsidRPr="00A35E91" w:rsidDel="008B101A">
          <w:rPr>
            <w:rFonts w:ascii="Times New Roman" w:hAnsi="Times New Roman" w:cs="Times New Roman"/>
            <w:color w:val="000000" w:themeColor="text1"/>
            <w:sz w:val="24"/>
            <w:szCs w:val="24"/>
            <w:shd w:val="clear" w:color="auto" w:fill="FFFFFF"/>
          </w:rPr>
          <w:delText>:</w:delText>
        </w:r>
      </w:del>
      <w:r w:rsidRPr="00A35E91">
        <w:rPr>
          <w:rFonts w:ascii="Times New Roman" w:hAnsi="Times New Roman" w:cs="Times New Roman"/>
          <w:color w:val="000000" w:themeColor="text1"/>
          <w:sz w:val="24"/>
          <w:szCs w:val="24"/>
          <w:shd w:val="clear" w:color="auto" w:fill="FFFFFF"/>
        </w:rPr>
        <w:t xml:space="preserve"> 271-281.</w:t>
      </w:r>
      <w:r w:rsidRPr="00A35E91">
        <w:rPr>
          <w:rFonts w:ascii="Times New Roman" w:hAnsi="Times New Roman" w:cs="Times New Roman"/>
          <w:color w:val="000000" w:themeColor="text1"/>
          <w:sz w:val="24"/>
          <w:szCs w:val="24"/>
        </w:rPr>
        <w:t xml:space="preserve"> </w:t>
      </w:r>
      <w:hyperlink r:id="rId26" w:history="1">
        <w:r w:rsidRPr="00A35E91">
          <w:rPr>
            <w:rFonts w:ascii="Times New Roman" w:hAnsi="Times New Roman" w:cs="Times New Roman"/>
            <w:color w:val="000000" w:themeColor="text1"/>
            <w:sz w:val="24"/>
            <w:szCs w:val="24"/>
            <w:shd w:val="clear" w:color="auto" w:fill="FFFFFF"/>
          </w:rPr>
          <w:t>Doi:10.1007/s10661-010-1456-x </w:t>
        </w:r>
      </w:hyperlink>
    </w:p>
    <w:p w14:paraId="4CD48AB4" w14:textId="6AA661B9"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 xml:space="preserve">Storelli, M. M., Busco, V. P., &amp; Marcotrigiano, G. O. (2005). Mercury and arsenic speciation in the muscle tissue of Scyliorhinus canicula from the Mediterranean </w:t>
      </w:r>
      <w:del w:id="405" w:author="Deniz Ergüden" w:date="2024-07-30T14:07:00Z">
        <w:r w:rsidRPr="00A35E91" w:rsidDel="006D6A32">
          <w:rPr>
            <w:rFonts w:ascii="Times New Roman" w:hAnsi="Times New Roman" w:cs="Times New Roman"/>
            <w:color w:val="222222"/>
            <w:sz w:val="24"/>
            <w:szCs w:val="24"/>
            <w:shd w:val="clear" w:color="auto" w:fill="FFFFFF"/>
          </w:rPr>
          <w:delText>sea</w:delText>
        </w:r>
      </w:del>
      <w:ins w:id="406" w:author="Deniz Ergüden" w:date="2024-07-30T14:07:00Z">
        <w:r w:rsidR="006D6A32">
          <w:rPr>
            <w:rFonts w:ascii="Times New Roman" w:hAnsi="Times New Roman" w:cs="Times New Roman"/>
            <w:color w:val="222222"/>
            <w:sz w:val="24"/>
            <w:szCs w:val="24"/>
            <w:shd w:val="clear" w:color="auto" w:fill="FFFFFF"/>
          </w:rPr>
          <w:t>Sea</w:t>
        </w:r>
      </w:ins>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Bulletin of Environmental Contamination &amp; Toxicology</w:t>
      </w:r>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75</w:t>
      </w:r>
      <w:r w:rsidRPr="00A35E91">
        <w:rPr>
          <w:rFonts w:ascii="Times New Roman" w:hAnsi="Times New Roman" w:cs="Times New Roman"/>
          <w:color w:val="222222"/>
          <w:sz w:val="24"/>
          <w:szCs w:val="24"/>
          <w:shd w:val="clear" w:color="auto" w:fill="FFFFFF"/>
        </w:rPr>
        <w:t>(1).</w:t>
      </w:r>
      <w:ins w:id="407" w:author="Deniz Ergüden" w:date="2024-07-30T13:42:00Z">
        <w:r w:rsidR="00EC1082">
          <w:rPr>
            <w:rFonts w:ascii="Times New Roman" w:hAnsi="Times New Roman" w:cs="Times New Roman"/>
            <w:color w:val="222222"/>
            <w:sz w:val="24"/>
            <w:szCs w:val="24"/>
            <w:shd w:val="clear" w:color="auto" w:fill="FFFFFF"/>
          </w:rPr>
          <w:t xml:space="preserve"> page numbers missing?</w:t>
        </w:r>
      </w:ins>
    </w:p>
    <w:p w14:paraId="300D82EA" w14:textId="3E1EA93F"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TEG 2015. Turkish Environmental Guidelines 2015 Publications of Turkish Foundation of Environment</w:t>
      </w:r>
    </w:p>
    <w:p w14:paraId="11640D06" w14:textId="0A1BF9A5"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Turan F., Karan S. &amp; Ergenler A. (2020)</w:t>
      </w:r>
      <w:del w:id="408" w:author="Deniz Ergüden" w:date="2024-07-30T13:42:00Z">
        <w:r w:rsidRPr="00A35E91" w:rsidDel="00EC1082">
          <w:rPr>
            <w:rFonts w:ascii="Times New Roman" w:hAnsi="Times New Roman" w:cs="Times New Roman"/>
            <w:color w:val="000000" w:themeColor="text1"/>
            <w:sz w:val="24"/>
            <w:szCs w:val="24"/>
            <w:shd w:val="clear" w:color="auto" w:fill="FFFFFF"/>
          </w:rPr>
          <w:delText xml:space="preserve"> </w:delText>
        </w:r>
      </w:del>
      <w:r w:rsidRPr="00A35E91">
        <w:rPr>
          <w:rFonts w:ascii="Times New Roman" w:hAnsi="Times New Roman" w:cs="Times New Roman"/>
          <w:color w:val="000000" w:themeColor="text1"/>
          <w:sz w:val="24"/>
          <w:szCs w:val="24"/>
          <w:shd w:val="clear" w:color="auto" w:fill="FFFFFF"/>
        </w:rPr>
        <w:t xml:space="preserve">. Effect of heavy metals on toxicogenetic damage of European eels </w:t>
      </w:r>
      <w:r w:rsidRPr="00EC1082">
        <w:rPr>
          <w:rFonts w:ascii="Times New Roman" w:hAnsi="Times New Roman" w:cs="Times New Roman"/>
          <w:i/>
          <w:color w:val="000000" w:themeColor="text1"/>
          <w:sz w:val="24"/>
          <w:szCs w:val="24"/>
          <w:shd w:val="clear" w:color="auto" w:fill="FFFFFF"/>
          <w:rPrChange w:id="409" w:author="Deniz Ergüden" w:date="2024-07-30T13:43:00Z">
            <w:rPr>
              <w:rFonts w:ascii="Times New Roman" w:hAnsi="Times New Roman" w:cs="Times New Roman"/>
              <w:color w:val="000000" w:themeColor="text1"/>
              <w:sz w:val="24"/>
              <w:szCs w:val="24"/>
              <w:shd w:val="clear" w:color="auto" w:fill="FFFFFF"/>
            </w:rPr>
          </w:rPrChange>
        </w:rPr>
        <w:t>Anguilla anguilla</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
          <w:iCs/>
          <w:color w:val="000000" w:themeColor="text1"/>
          <w:sz w:val="24"/>
          <w:szCs w:val="24"/>
          <w:shd w:val="clear" w:color="auto" w:fill="FFFFFF"/>
        </w:rPr>
        <w:t>Environmental Science and Pollution Research</w:t>
      </w:r>
      <w:r w:rsidRPr="00A35E91">
        <w:rPr>
          <w:rFonts w:ascii="Times New Roman" w:hAnsi="Times New Roman" w:cs="Times New Roman"/>
          <w:color w:val="000000" w:themeColor="text1"/>
          <w:sz w:val="24"/>
          <w:szCs w:val="24"/>
          <w:shd w:val="clear" w:color="auto" w:fill="FFFFFF"/>
        </w:rPr>
        <w:t>, </w:t>
      </w:r>
      <w:r w:rsidRPr="00A35E91">
        <w:rPr>
          <w:rFonts w:ascii="Times New Roman" w:hAnsi="Times New Roman" w:cs="Times New Roman"/>
          <w:iCs/>
          <w:color w:val="000000" w:themeColor="text1"/>
          <w:sz w:val="24"/>
          <w:szCs w:val="24"/>
          <w:shd w:val="clear" w:color="auto" w:fill="FFFFFF"/>
        </w:rPr>
        <w:t>27</w:t>
      </w:r>
      <w:r w:rsidRPr="00A35E91">
        <w:rPr>
          <w:rFonts w:ascii="Times New Roman" w:hAnsi="Times New Roman" w:cs="Times New Roman"/>
          <w:color w:val="000000" w:themeColor="text1"/>
          <w:sz w:val="24"/>
          <w:szCs w:val="24"/>
          <w:shd w:val="clear" w:color="auto" w:fill="FFFFFF"/>
        </w:rPr>
        <w:t>(30):38047-38055.</w:t>
      </w:r>
      <w:r w:rsidRPr="00A35E91">
        <w:rPr>
          <w:rFonts w:ascii="Times New Roman" w:hAnsi="Times New Roman" w:cs="Times New Roman"/>
          <w:color w:val="000000" w:themeColor="text1"/>
          <w:sz w:val="24"/>
          <w:szCs w:val="24"/>
        </w:rPr>
        <w:t xml:space="preserve"> </w:t>
      </w:r>
      <w:hyperlink r:id="rId27" w:history="1">
        <w:r w:rsidRPr="00A35E91">
          <w:rPr>
            <w:rFonts w:ascii="Times New Roman" w:hAnsi="Times New Roman" w:cs="Times New Roman"/>
            <w:color w:val="000000" w:themeColor="text1"/>
            <w:sz w:val="24"/>
            <w:szCs w:val="24"/>
            <w:shd w:val="clear" w:color="auto" w:fill="FFFFFF"/>
          </w:rPr>
          <w:t>Doi:10.1007/s11356-020-09749-2 </w:t>
        </w:r>
      </w:hyperlink>
    </w:p>
    <w:p w14:paraId="465453A1" w14:textId="0B5F19F7"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 xml:space="preserve">Turan, F., Yola, M. L., Ergenler, A., &amp; Turan, C. (2021). The </w:t>
      </w:r>
      <w:ins w:id="410" w:author="Deniz Ergüden" w:date="2024-07-30T13:47:00Z">
        <w:r w:rsidR="008B101A">
          <w:rPr>
            <w:rFonts w:ascii="Times New Roman" w:hAnsi="Times New Roman" w:cs="Times New Roman"/>
            <w:color w:val="222222"/>
            <w:sz w:val="24"/>
            <w:szCs w:val="24"/>
            <w:shd w:val="clear" w:color="auto" w:fill="FFFFFF"/>
          </w:rPr>
          <w:t>f</w:t>
        </w:r>
      </w:ins>
      <w:del w:id="411" w:author="Deniz Ergüden" w:date="2024-07-30T13:47:00Z">
        <w:r w:rsidRPr="00A35E91" w:rsidDel="008B101A">
          <w:rPr>
            <w:rFonts w:ascii="Times New Roman" w:hAnsi="Times New Roman" w:cs="Times New Roman"/>
            <w:color w:val="222222"/>
            <w:sz w:val="24"/>
            <w:szCs w:val="24"/>
            <w:shd w:val="clear" w:color="auto" w:fill="FFFFFF"/>
          </w:rPr>
          <w:delText>F</w:delText>
        </w:r>
      </w:del>
      <w:r w:rsidRPr="00A35E91">
        <w:rPr>
          <w:rFonts w:ascii="Times New Roman" w:hAnsi="Times New Roman" w:cs="Times New Roman"/>
          <w:color w:val="222222"/>
          <w:sz w:val="24"/>
          <w:szCs w:val="24"/>
          <w:shd w:val="clear" w:color="auto" w:fill="FFFFFF"/>
        </w:rPr>
        <w:t xml:space="preserve">irst </w:t>
      </w:r>
      <w:ins w:id="412" w:author="Deniz Ergüden" w:date="2024-07-30T13:47:00Z">
        <w:r w:rsidR="008B101A">
          <w:rPr>
            <w:rFonts w:ascii="Times New Roman" w:hAnsi="Times New Roman" w:cs="Times New Roman"/>
            <w:color w:val="222222"/>
            <w:sz w:val="24"/>
            <w:szCs w:val="24"/>
            <w:shd w:val="clear" w:color="auto" w:fill="FFFFFF"/>
          </w:rPr>
          <w:t>a</w:t>
        </w:r>
      </w:ins>
      <w:del w:id="413" w:author="Deniz Ergüden" w:date="2024-07-30T13:47:00Z">
        <w:r w:rsidRPr="00A35E91" w:rsidDel="008B101A">
          <w:rPr>
            <w:rFonts w:ascii="Times New Roman" w:hAnsi="Times New Roman" w:cs="Times New Roman"/>
            <w:color w:val="222222"/>
            <w:sz w:val="24"/>
            <w:szCs w:val="24"/>
            <w:shd w:val="clear" w:color="auto" w:fill="FFFFFF"/>
          </w:rPr>
          <w:delText>A</w:delText>
        </w:r>
      </w:del>
      <w:r w:rsidRPr="00A35E91">
        <w:rPr>
          <w:rFonts w:ascii="Times New Roman" w:hAnsi="Times New Roman" w:cs="Times New Roman"/>
          <w:color w:val="222222"/>
          <w:sz w:val="24"/>
          <w:szCs w:val="24"/>
          <w:shd w:val="clear" w:color="auto" w:fill="FFFFFF"/>
        </w:rPr>
        <w:t xml:space="preserve">ssessment </w:t>
      </w:r>
      <w:ins w:id="414" w:author="Deniz Ergüden" w:date="2024-07-30T13:47:00Z">
        <w:r w:rsidR="008B101A">
          <w:rPr>
            <w:rFonts w:ascii="Times New Roman" w:hAnsi="Times New Roman" w:cs="Times New Roman"/>
            <w:color w:val="222222"/>
            <w:sz w:val="24"/>
            <w:szCs w:val="24"/>
            <w:shd w:val="clear" w:color="auto" w:fill="FFFFFF"/>
          </w:rPr>
          <w:t>o</w:t>
        </w:r>
      </w:ins>
      <w:del w:id="415" w:author="Deniz Ergüden" w:date="2024-07-30T13:47:00Z">
        <w:r w:rsidRPr="00A35E91" w:rsidDel="008B101A">
          <w:rPr>
            <w:rFonts w:ascii="Times New Roman" w:hAnsi="Times New Roman" w:cs="Times New Roman"/>
            <w:color w:val="222222"/>
            <w:sz w:val="24"/>
            <w:szCs w:val="24"/>
            <w:shd w:val="clear" w:color="auto" w:fill="FFFFFF"/>
          </w:rPr>
          <w:delText>O</w:delText>
        </w:r>
      </w:del>
      <w:r w:rsidRPr="00A35E91">
        <w:rPr>
          <w:rFonts w:ascii="Times New Roman" w:hAnsi="Times New Roman" w:cs="Times New Roman"/>
          <w:color w:val="222222"/>
          <w:sz w:val="24"/>
          <w:szCs w:val="24"/>
          <w:shd w:val="clear" w:color="auto" w:fill="FFFFFF"/>
        </w:rPr>
        <w:t xml:space="preserve">n Metal </w:t>
      </w:r>
      <w:ins w:id="416" w:author="Deniz Ergüden" w:date="2024-07-30T13:47:00Z">
        <w:r w:rsidR="008B101A">
          <w:rPr>
            <w:rFonts w:ascii="Times New Roman" w:hAnsi="Times New Roman" w:cs="Times New Roman"/>
            <w:color w:val="222222"/>
            <w:sz w:val="24"/>
            <w:szCs w:val="24"/>
            <w:shd w:val="clear" w:color="auto" w:fill="FFFFFF"/>
          </w:rPr>
          <w:t>c</w:t>
        </w:r>
      </w:ins>
      <w:del w:id="417" w:author="Deniz Ergüden" w:date="2024-07-30T13:47:00Z">
        <w:r w:rsidRPr="00A35E91" w:rsidDel="008B101A">
          <w:rPr>
            <w:rFonts w:ascii="Times New Roman" w:hAnsi="Times New Roman" w:cs="Times New Roman"/>
            <w:color w:val="222222"/>
            <w:sz w:val="24"/>
            <w:szCs w:val="24"/>
            <w:shd w:val="clear" w:color="auto" w:fill="FFFFFF"/>
          </w:rPr>
          <w:delText>C</w:delText>
        </w:r>
      </w:del>
      <w:r w:rsidRPr="00A35E91">
        <w:rPr>
          <w:rFonts w:ascii="Times New Roman" w:hAnsi="Times New Roman" w:cs="Times New Roman"/>
          <w:color w:val="222222"/>
          <w:sz w:val="24"/>
          <w:szCs w:val="24"/>
          <w:shd w:val="clear" w:color="auto" w:fill="FFFFFF"/>
        </w:rPr>
        <w:t xml:space="preserve">ontamination </w:t>
      </w:r>
      <w:ins w:id="418" w:author="Deniz Ergüden" w:date="2024-07-30T13:47:00Z">
        <w:r w:rsidR="008B101A">
          <w:rPr>
            <w:rFonts w:ascii="Times New Roman" w:hAnsi="Times New Roman" w:cs="Times New Roman"/>
            <w:color w:val="222222"/>
            <w:sz w:val="24"/>
            <w:szCs w:val="24"/>
            <w:shd w:val="clear" w:color="auto" w:fill="FFFFFF"/>
          </w:rPr>
          <w:t>i</w:t>
        </w:r>
      </w:ins>
      <w:del w:id="419" w:author="Deniz Ergüden" w:date="2024-07-30T13:47:00Z">
        <w:r w:rsidRPr="00A35E91" w:rsidDel="008B101A">
          <w:rPr>
            <w:rFonts w:ascii="Times New Roman" w:hAnsi="Times New Roman" w:cs="Times New Roman"/>
            <w:color w:val="222222"/>
            <w:sz w:val="24"/>
            <w:szCs w:val="24"/>
            <w:shd w:val="clear" w:color="auto" w:fill="FFFFFF"/>
          </w:rPr>
          <w:delText>I</w:delText>
        </w:r>
      </w:del>
      <w:r w:rsidRPr="00A35E91">
        <w:rPr>
          <w:rFonts w:ascii="Times New Roman" w:hAnsi="Times New Roman" w:cs="Times New Roman"/>
          <w:color w:val="222222"/>
          <w:sz w:val="24"/>
          <w:szCs w:val="24"/>
          <w:shd w:val="clear" w:color="auto" w:fill="FFFFFF"/>
        </w:rPr>
        <w:t xml:space="preserve">n‎ </w:t>
      </w:r>
      <w:ins w:id="420" w:author="Deniz Ergüden" w:date="2024-07-30T13:47:00Z">
        <w:r w:rsidR="008B101A">
          <w:rPr>
            <w:rFonts w:ascii="Times New Roman" w:hAnsi="Times New Roman" w:cs="Times New Roman"/>
            <w:color w:val="222222"/>
            <w:sz w:val="24"/>
            <w:szCs w:val="24"/>
            <w:shd w:val="clear" w:color="auto" w:fill="FFFFFF"/>
          </w:rPr>
          <w:t>t</w:t>
        </w:r>
      </w:ins>
      <w:del w:id="421" w:author="Deniz Ergüden" w:date="2024-07-30T13:47:00Z">
        <w:r w:rsidRPr="00A35E91" w:rsidDel="008B101A">
          <w:rPr>
            <w:rFonts w:ascii="Times New Roman" w:hAnsi="Times New Roman" w:cs="Times New Roman"/>
            <w:color w:val="222222"/>
            <w:sz w:val="24"/>
            <w:szCs w:val="24"/>
            <w:shd w:val="clear" w:color="auto" w:fill="FFFFFF"/>
          </w:rPr>
          <w:delText>T</w:delText>
        </w:r>
      </w:del>
      <w:r w:rsidRPr="00A35E91">
        <w:rPr>
          <w:rFonts w:ascii="Times New Roman" w:hAnsi="Times New Roman" w:cs="Times New Roman"/>
          <w:color w:val="222222"/>
          <w:sz w:val="24"/>
          <w:szCs w:val="24"/>
          <w:shd w:val="clear" w:color="auto" w:fill="FFFFFF"/>
        </w:rPr>
        <w:t>he Critically Endangered Sawback Angel Shark</w:t>
      </w:r>
      <w:ins w:id="422" w:author="Deniz Ergüden" w:date="2024-07-30T13:47:00Z">
        <w:r w:rsidR="008B101A">
          <w:rPr>
            <w:rFonts w:ascii="Times New Roman" w:hAnsi="Times New Roman" w:cs="Times New Roman"/>
            <w:color w:val="222222"/>
            <w:sz w:val="24"/>
            <w:szCs w:val="24"/>
            <w:shd w:val="clear" w:color="auto" w:fill="FFFFFF"/>
          </w:rPr>
          <w:t xml:space="preserve"> </w:t>
        </w:r>
      </w:ins>
      <w:r w:rsidRPr="00A35E91">
        <w:rPr>
          <w:rFonts w:ascii="Times New Roman" w:hAnsi="Times New Roman" w:cs="Times New Roman"/>
          <w:color w:val="222222"/>
          <w:sz w:val="24"/>
          <w:szCs w:val="24"/>
          <w:shd w:val="clear" w:color="auto" w:fill="FFFFFF"/>
        </w:rPr>
        <w:t>‎‎(</w:t>
      </w:r>
      <w:r w:rsidRPr="008B101A">
        <w:rPr>
          <w:rFonts w:ascii="Times New Roman" w:hAnsi="Times New Roman" w:cs="Times New Roman"/>
          <w:i/>
          <w:color w:val="222222"/>
          <w:sz w:val="24"/>
          <w:szCs w:val="24"/>
          <w:shd w:val="clear" w:color="auto" w:fill="FFFFFF"/>
          <w:rPrChange w:id="423" w:author="Deniz Ergüden" w:date="2024-07-30T13:47:00Z">
            <w:rPr>
              <w:rFonts w:ascii="Times New Roman" w:hAnsi="Times New Roman" w:cs="Times New Roman"/>
              <w:color w:val="222222"/>
              <w:sz w:val="24"/>
              <w:szCs w:val="24"/>
              <w:shd w:val="clear" w:color="auto" w:fill="FFFFFF"/>
            </w:rPr>
          </w:rPrChange>
        </w:rPr>
        <w:t xml:space="preserve">Squatina </w:t>
      </w:r>
      <w:ins w:id="424" w:author="Deniz Ergüden" w:date="2024-07-30T13:47:00Z">
        <w:r w:rsidR="008B101A" w:rsidRPr="008B101A">
          <w:rPr>
            <w:rFonts w:ascii="Times New Roman" w:hAnsi="Times New Roman" w:cs="Times New Roman"/>
            <w:i/>
            <w:color w:val="222222"/>
            <w:sz w:val="24"/>
            <w:szCs w:val="24"/>
            <w:shd w:val="clear" w:color="auto" w:fill="FFFFFF"/>
            <w:rPrChange w:id="425" w:author="Deniz Ergüden" w:date="2024-07-30T13:47:00Z">
              <w:rPr>
                <w:rFonts w:ascii="Times New Roman" w:hAnsi="Times New Roman" w:cs="Times New Roman"/>
                <w:color w:val="222222"/>
                <w:sz w:val="24"/>
                <w:szCs w:val="24"/>
                <w:shd w:val="clear" w:color="auto" w:fill="FFFFFF"/>
              </w:rPr>
            </w:rPrChange>
          </w:rPr>
          <w:t>a</w:t>
        </w:r>
      </w:ins>
      <w:del w:id="426" w:author="Deniz Ergüden" w:date="2024-07-30T13:47:00Z">
        <w:r w:rsidRPr="008B101A" w:rsidDel="008B101A">
          <w:rPr>
            <w:rFonts w:ascii="Times New Roman" w:hAnsi="Times New Roman" w:cs="Times New Roman"/>
            <w:i/>
            <w:color w:val="222222"/>
            <w:sz w:val="24"/>
            <w:szCs w:val="24"/>
            <w:shd w:val="clear" w:color="auto" w:fill="FFFFFF"/>
            <w:rPrChange w:id="427" w:author="Deniz Ergüden" w:date="2024-07-30T13:47:00Z">
              <w:rPr>
                <w:rFonts w:ascii="Times New Roman" w:hAnsi="Times New Roman" w:cs="Times New Roman"/>
                <w:color w:val="222222"/>
                <w:sz w:val="24"/>
                <w:szCs w:val="24"/>
                <w:shd w:val="clear" w:color="auto" w:fill="FFFFFF"/>
              </w:rPr>
            </w:rPrChange>
          </w:rPr>
          <w:delText>A</w:delText>
        </w:r>
      </w:del>
      <w:r w:rsidRPr="008B101A">
        <w:rPr>
          <w:rFonts w:ascii="Times New Roman" w:hAnsi="Times New Roman" w:cs="Times New Roman"/>
          <w:i/>
          <w:color w:val="222222"/>
          <w:sz w:val="24"/>
          <w:szCs w:val="24"/>
          <w:shd w:val="clear" w:color="auto" w:fill="FFFFFF"/>
          <w:rPrChange w:id="428" w:author="Deniz Ergüden" w:date="2024-07-30T13:47:00Z">
            <w:rPr>
              <w:rFonts w:ascii="Times New Roman" w:hAnsi="Times New Roman" w:cs="Times New Roman"/>
              <w:color w:val="222222"/>
              <w:sz w:val="24"/>
              <w:szCs w:val="24"/>
              <w:shd w:val="clear" w:color="auto" w:fill="FFFFFF"/>
            </w:rPr>
          </w:rPrChange>
        </w:rPr>
        <w:t>culeata</w:t>
      </w:r>
      <w:r w:rsidRPr="00A35E91">
        <w:rPr>
          <w:rFonts w:ascii="Times New Roman" w:hAnsi="Times New Roman" w:cs="Times New Roman"/>
          <w:color w:val="222222"/>
          <w:sz w:val="24"/>
          <w:szCs w:val="24"/>
          <w:shd w:val="clear" w:color="auto" w:fill="FFFFFF"/>
        </w:rPr>
        <w:t xml:space="preserve">) </w:t>
      </w:r>
      <w:ins w:id="429" w:author="Deniz Ergüden" w:date="2024-07-30T13:47:00Z">
        <w:r w:rsidR="008B101A">
          <w:rPr>
            <w:rFonts w:ascii="Times New Roman" w:hAnsi="Times New Roman" w:cs="Times New Roman"/>
            <w:color w:val="222222"/>
            <w:sz w:val="24"/>
            <w:szCs w:val="24"/>
            <w:shd w:val="clear" w:color="auto" w:fill="FFFFFF"/>
          </w:rPr>
          <w:t>f</w:t>
        </w:r>
      </w:ins>
      <w:del w:id="430" w:author="Deniz Ergüden" w:date="2024-07-30T13:47:00Z">
        <w:r w:rsidRPr="00A35E91" w:rsidDel="008B101A">
          <w:rPr>
            <w:rFonts w:ascii="Times New Roman" w:hAnsi="Times New Roman" w:cs="Times New Roman"/>
            <w:color w:val="222222"/>
            <w:sz w:val="24"/>
            <w:szCs w:val="24"/>
            <w:shd w:val="clear" w:color="auto" w:fill="FFFFFF"/>
          </w:rPr>
          <w:delText>F</w:delText>
        </w:r>
      </w:del>
      <w:r w:rsidRPr="00A35E91">
        <w:rPr>
          <w:rFonts w:ascii="Times New Roman" w:hAnsi="Times New Roman" w:cs="Times New Roman"/>
          <w:color w:val="222222"/>
          <w:sz w:val="24"/>
          <w:szCs w:val="24"/>
          <w:shd w:val="clear" w:color="auto" w:fill="FFFFFF"/>
        </w:rPr>
        <w:t>rom North-Eastern‎ Mediterranean. </w:t>
      </w:r>
      <w:r w:rsidRPr="00A35E91">
        <w:rPr>
          <w:rFonts w:ascii="Times New Roman" w:hAnsi="Times New Roman" w:cs="Times New Roman"/>
          <w:i/>
          <w:iCs/>
          <w:color w:val="222222"/>
          <w:sz w:val="24"/>
          <w:szCs w:val="24"/>
          <w:shd w:val="clear" w:color="auto" w:fill="FFFFFF"/>
        </w:rPr>
        <w:t>Pakistan Journal of Marine Sciences</w:t>
      </w:r>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30</w:t>
      </w:r>
      <w:r w:rsidRPr="00A35E91">
        <w:rPr>
          <w:rFonts w:ascii="Times New Roman" w:hAnsi="Times New Roman" w:cs="Times New Roman"/>
          <w:color w:val="222222"/>
          <w:sz w:val="24"/>
          <w:szCs w:val="24"/>
          <w:shd w:val="clear" w:color="auto" w:fill="FFFFFF"/>
        </w:rPr>
        <w:t>(2), 97-108.</w:t>
      </w:r>
    </w:p>
    <w:p w14:paraId="5BFADB5B" w14:textId="23CBC148" w:rsidR="00BB3335" w:rsidRPr="00A35E91" w:rsidRDefault="00BB3335" w:rsidP="00604D23">
      <w:pPr>
        <w:spacing w:after="0" w:line="240" w:lineRule="auto"/>
        <w:ind w:left="142" w:firstLine="709"/>
        <w:jc w:val="both"/>
        <w:rPr>
          <w:rFonts w:ascii="Times New Roman" w:hAnsi="Times New Roman" w:cs="Times New Roman"/>
          <w:color w:val="000000" w:themeColor="text1"/>
          <w:sz w:val="24"/>
          <w:szCs w:val="24"/>
          <w:shd w:val="clear" w:color="auto" w:fill="FFFFFF"/>
        </w:rPr>
      </w:pPr>
      <w:r w:rsidRPr="00A35E91">
        <w:rPr>
          <w:rFonts w:ascii="Times New Roman" w:hAnsi="Times New Roman" w:cs="Times New Roman"/>
          <w:color w:val="000000" w:themeColor="text1"/>
          <w:sz w:val="24"/>
          <w:szCs w:val="24"/>
          <w:shd w:val="clear" w:color="auto" w:fill="FFFFFF"/>
        </w:rPr>
        <w:t>US-EPA</w:t>
      </w:r>
      <w:r w:rsidR="00681D0E">
        <w:rPr>
          <w:rFonts w:ascii="Times New Roman" w:hAnsi="Times New Roman" w:cs="Times New Roman"/>
          <w:color w:val="000000" w:themeColor="text1"/>
          <w:sz w:val="24"/>
          <w:szCs w:val="24"/>
          <w:shd w:val="clear" w:color="auto" w:fill="FFFFFF"/>
        </w:rPr>
        <w:t>,</w:t>
      </w:r>
      <w:r w:rsidRPr="00A35E91">
        <w:rPr>
          <w:rFonts w:ascii="Times New Roman" w:hAnsi="Times New Roman" w:cs="Times New Roman"/>
          <w:color w:val="000000" w:themeColor="text1"/>
          <w:sz w:val="24"/>
          <w:szCs w:val="24"/>
          <w:shd w:val="clear" w:color="auto" w:fill="FFFFFF"/>
        </w:rPr>
        <w:t xml:space="preserve"> </w:t>
      </w:r>
      <w:r w:rsidR="00681D0E">
        <w:rPr>
          <w:rFonts w:ascii="Times New Roman" w:hAnsi="Times New Roman" w:cs="Times New Roman"/>
          <w:color w:val="000000" w:themeColor="text1"/>
          <w:sz w:val="24"/>
          <w:szCs w:val="24"/>
          <w:shd w:val="clear" w:color="auto" w:fill="FFFFFF"/>
        </w:rPr>
        <w:t>(</w:t>
      </w:r>
      <w:r w:rsidRPr="00A35E91">
        <w:rPr>
          <w:rFonts w:ascii="Times New Roman" w:hAnsi="Times New Roman" w:cs="Times New Roman"/>
          <w:color w:val="000000" w:themeColor="text1"/>
          <w:sz w:val="24"/>
          <w:szCs w:val="24"/>
          <w:shd w:val="clear" w:color="auto" w:fill="FFFFFF"/>
        </w:rPr>
        <w:t>2004</w:t>
      </w:r>
      <w:r w:rsidR="00681D0E">
        <w:rPr>
          <w:rFonts w:ascii="Times New Roman" w:hAnsi="Times New Roman" w:cs="Times New Roman"/>
          <w:color w:val="000000" w:themeColor="text1"/>
          <w:sz w:val="24"/>
          <w:szCs w:val="24"/>
          <w:shd w:val="clear" w:color="auto" w:fill="FFFFFF"/>
        </w:rPr>
        <w:t>)</w:t>
      </w:r>
      <w:r w:rsidRPr="00A35E91">
        <w:rPr>
          <w:rFonts w:ascii="Times New Roman" w:hAnsi="Times New Roman" w:cs="Times New Roman"/>
          <w:color w:val="000000" w:themeColor="text1"/>
          <w:sz w:val="24"/>
          <w:szCs w:val="24"/>
          <w:shd w:val="clear" w:color="auto" w:fill="FFFFFF"/>
        </w:rPr>
        <w:t>. Environmental Protection Agency-US, Integrated risk information system.</w:t>
      </w:r>
    </w:p>
    <w:p w14:paraId="41BE2B84" w14:textId="08CF7B4D" w:rsidR="00BB3335" w:rsidRPr="00A35E91" w:rsidRDefault="00BB3335" w:rsidP="00604D23">
      <w:pPr>
        <w:spacing w:after="0" w:line="240" w:lineRule="auto"/>
        <w:ind w:left="142" w:firstLine="709"/>
        <w:jc w:val="both"/>
        <w:rPr>
          <w:rFonts w:ascii="Times New Roman" w:hAnsi="Times New Roman" w:cs="Times New Roman"/>
          <w:color w:val="222222"/>
          <w:sz w:val="24"/>
          <w:szCs w:val="24"/>
          <w:shd w:val="clear" w:color="auto" w:fill="FFFFFF"/>
        </w:rPr>
      </w:pPr>
      <w:r w:rsidRPr="00A35E91">
        <w:rPr>
          <w:rFonts w:ascii="Times New Roman" w:hAnsi="Times New Roman" w:cs="Times New Roman"/>
          <w:color w:val="222222"/>
          <w:sz w:val="24"/>
          <w:szCs w:val="24"/>
          <w:shd w:val="clear" w:color="auto" w:fill="FFFFFF"/>
        </w:rPr>
        <w:t>Vas</w:t>
      </w:r>
      <w:del w:id="431" w:author="Deniz Ergüden" w:date="2024-07-30T14:07: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P. (1991). Trace metal levels in sharks from British and Atlantic waters. </w:t>
      </w:r>
      <w:r w:rsidRPr="00A35E91">
        <w:rPr>
          <w:rFonts w:ascii="Times New Roman" w:hAnsi="Times New Roman" w:cs="Times New Roman"/>
          <w:i/>
          <w:iCs/>
          <w:color w:val="222222"/>
          <w:sz w:val="24"/>
          <w:szCs w:val="24"/>
          <w:shd w:val="clear" w:color="auto" w:fill="FFFFFF"/>
        </w:rPr>
        <w:t xml:space="preserve">Marine </w:t>
      </w:r>
      <w:del w:id="432" w:author="Deniz Ergüden" w:date="2024-07-30T13:43:00Z">
        <w:r w:rsidRPr="00A35E91" w:rsidDel="00EC1082">
          <w:rPr>
            <w:rFonts w:ascii="Times New Roman" w:hAnsi="Times New Roman" w:cs="Times New Roman"/>
            <w:i/>
            <w:iCs/>
            <w:color w:val="222222"/>
            <w:sz w:val="24"/>
            <w:szCs w:val="24"/>
            <w:shd w:val="clear" w:color="auto" w:fill="FFFFFF"/>
          </w:rPr>
          <w:delText>pollution bulletin</w:delText>
        </w:r>
      </w:del>
      <w:ins w:id="433" w:author="Deniz Ergüden" w:date="2024-07-30T13:43:00Z">
        <w:r w:rsidR="00EC1082">
          <w:rPr>
            <w:rFonts w:ascii="Times New Roman" w:hAnsi="Times New Roman" w:cs="Times New Roman"/>
            <w:i/>
            <w:iCs/>
            <w:color w:val="222222"/>
            <w:sz w:val="24"/>
            <w:szCs w:val="24"/>
            <w:shd w:val="clear" w:color="auto" w:fill="FFFFFF"/>
          </w:rPr>
          <w:t>Pollution Bulletin</w:t>
        </w:r>
      </w:ins>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22</w:t>
      </w:r>
      <w:r w:rsidRPr="00A35E91">
        <w:rPr>
          <w:rFonts w:ascii="Times New Roman" w:hAnsi="Times New Roman" w:cs="Times New Roman"/>
          <w:color w:val="222222"/>
          <w:sz w:val="24"/>
          <w:szCs w:val="24"/>
          <w:shd w:val="clear" w:color="auto" w:fill="FFFFFF"/>
        </w:rPr>
        <w:t>(2), 67-72.</w:t>
      </w:r>
    </w:p>
    <w:p w14:paraId="1E8D5CAA" w14:textId="46E7141C" w:rsidR="00BB3335" w:rsidRDefault="00BB3335" w:rsidP="007B4B9B">
      <w:pPr>
        <w:spacing w:after="0" w:line="240" w:lineRule="auto"/>
        <w:ind w:firstLine="709"/>
        <w:jc w:val="both"/>
        <w:pPrChange w:id="434" w:author="Deniz Ergüden" w:date="2024-07-30T13:57:00Z">
          <w:pPr>
            <w:spacing w:after="0" w:line="240" w:lineRule="auto"/>
            <w:ind w:firstLine="709"/>
          </w:pPr>
        </w:pPrChange>
      </w:pPr>
      <w:r w:rsidRPr="00A35E91">
        <w:rPr>
          <w:rFonts w:ascii="Times New Roman" w:hAnsi="Times New Roman" w:cs="Times New Roman"/>
          <w:color w:val="222222"/>
          <w:sz w:val="24"/>
          <w:szCs w:val="24"/>
          <w:shd w:val="clear" w:color="auto" w:fill="FFFFFF"/>
        </w:rPr>
        <w:t>Zheng</w:t>
      </w:r>
      <w:del w:id="435" w:author="Deniz Ergüden" w:date="2024-07-30T14:07: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Q., Bao</w:t>
      </w:r>
      <w:del w:id="436" w:author="Deniz Ergüden" w:date="2024-07-30T14:07: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C., Guo</w:t>
      </w:r>
      <w:del w:id="437" w:author="Deniz Ergüden" w:date="2024-07-30T14:07: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W., Li</w:t>
      </w:r>
      <w:del w:id="438" w:author="Deniz Ergüden" w:date="2024-07-30T14:07: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S., Chen</w:t>
      </w:r>
      <w:del w:id="439" w:author="Deniz Ergüden" w:date="2024-07-30T14:07: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J., Chen</w:t>
      </w:r>
      <w:del w:id="440" w:author="Deniz Ergüden" w:date="2024-07-30T14:08: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B., ... &amp; Huang</w:t>
      </w:r>
      <w:del w:id="441" w:author="Deniz Ergüden" w:date="2024-07-30T14:08:00Z">
        <w:r w:rsidRPr="00A35E91" w:rsidDel="006D6A32">
          <w:rPr>
            <w:rFonts w:ascii="Times New Roman" w:hAnsi="Times New Roman" w:cs="Times New Roman"/>
            <w:color w:val="222222"/>
            <w:sz w:val="24"/>
            <w:szCs w:val="24"/>
            <w:shd w:val="clear" w:color="auto" w:fill="FFFFFF"/>
          </w:rPr>
          <w:delText>,</w:delText>
        </w:r>
      </w:del>
      <w:r w:rsidRPr="00A35E91">
        <w:rPr>
          <w:rFonts w:ascii="Times New Roman" w:hAnsi="Times New Roman" w:cs="Times New Roman"/>
          <w:color w:val="222222"/>
          <w:sz w:val="24"/>
          <w:szCs w:val="24"/>
          <w:shd w:val="clear" w:color="auto" w:fill="FFFFFF"/>
        </w:rPr>
        <w:t xml:space="preserve"> S. (2016). Circular RNA profiling reveals an abundant circHIPK3 that regulates cell growth by sponging multiple miRNAs. </w:t>
      </w:r>
      <w:r w:rsidRPr="00A35E91">
        <w:rPr>
          <w:rFonts w:ascii="Times New Roman" w:hAnsi="Times New Roman" w:cs="Times New Roman"/>
          <w:i/>
          <w:iCs/>
          <w:color w:val="222222"/>
          <w:sz w:val="24"/>
          <w:szCs w:val="24"/>
          <w:shd w:val="clear" w:color="auto" w:fill="FFFFFF"/>
        </w:rPr>
        <w:t xml:space="preserve">Nature </w:t>
      </w:r>
      <w:ins w:id="442" w:author="Deniz Ergüden" w:date="2024-07-30T14:08:00Z">
        <w:r w:rsidR="006D6A32">
          <w:rPr>
            <w:rFonts w:ascii="Times New Roman" w:hAnsi="Times New Roman" w:cs="Times New Roman"/>
            <w:i/>
            <w:iCs/>
            <w:color w:val="222222"/>
            <w:sz w:val="24"/>
            <w:szCs w:val="24"/>
            <w:shd w:val="clear" w:color="auto" w:fill="FFFFFF"/>
          </w:rPr>
          <w:t>C</w:t>
        </w:r>
      </w:ins>
      <w:del w:id="443" w:author="Deniz Ergüden" w:date="2024-07-30T14:08:00Z">
        <w:r w:rsidRPr="00A35E91" w:rsidDel="006D6A32">
          <w:rPr>
            <w:rFonts w:ascii="Times New Roman" w:hAnsi="Times New Roman" w:cs="Times New Roman"/>
            <w:i/>
            <w:iCs/>
            <w:color w:val="222222"/>
            <w:sz w:val="24"/>
            <w:szCs w:val="24"/>
            <w:shd w:val="clear" w:color="auto" w:fill="FFFFFF"/>
          </w:rPr>
          <w:delText>c</w:delText>
        </w:r>
      </w:del>
      <w:r w:rsidRPr="00A35E91">
        <w:rPr>
          <w:rFonts w:ascii="Times New Roman" w:hAnsi="Times New Roman" w:cs="Times New Roman"/>
          <w:i/>
          <w:iCs/>
          <w:color w:val="222222"/>
          <w:sz w:val="24"/>
          <w:szCs w:val="24"/>
          <w:shd w:val="clear" w:color="auto" w:fill="FFFFFF"/>
        </w:rPr>
        <w:t>ommunications</w:t>
      </w:r>
      <w:r w:rsidRPr="00A35E91">
        <w:rPr>
          <w:rFonts w:ascii="Times New Roman" w:hAnsi="Times New Roman" w:cs="Times New Roman"/>
          <w:color w:val="222222"/>
          <w:sz w:val="24"/>
          <w:szCs w:val="24"/>
          <w:shd w:val="clear" w:color="auto" w:fill="FFFFFF"/>
        </w:rPr>
        <w:t>, </w:t>
      </w:r>
      <w:r w:rsidRPr="00A35E91">
        <w:rPr>
          <w:rFonts w:ascii="Times New Roman" w:hAnsi="Times New Roman" w:cs="Times New Roman"/>
          <w:i/>
          <w:iCs/>
          <w:color w:val="222222"/>
          <w:sz w:val="24"/>
          <w:szCs w:val="24"/>
          <w:shd w:val="clear" w:color="auto" w:fill="FFFFFF"/>
        </w:rPr>
        <w:t>7</w:t>
      </w:r>
      <w:r w:rsidRPr="00A35E91">
        <w:rPr>
          <w:rFonts w:ascii="Times New Roman" w:hAnsi="Times New Roman" w:cs="Times New Roman"/>
          <w:color w:val="222222"/>
          <w:sz w:val="24"/>
          <w:szCs w:val="24"/>
          <w:shd w:val="clear" w:color="auto" w:fill="FFFFFF"/>
        </w:rPr>
        <w:t>(</w:t>
      </w:r>
      <w:r w:rsidRPr="005119FE">
        <w:rPr>
          <w:rFonts w:ascii="Times New Roman" w:hAnsi="Times New Roman" w:cs="Times New Roman"/>
          <w:color w:val="222222"/>
          <w:sz w:val="24"/>
          <w:szCs w:val="24"/>
          <w:shd w:val="clear" w:color="auto" w:fill="FFFFFF"/>
        </w:rPr>
        <w:t>1), 11215.</w:t>
      </w:r>
    </w:p>
    <w:p w14:paraId="622D2278" w14:textId="1F1B615D" w:rsidR="00A35E91" w:rsidRPr="00A35E91" w:rsidRDefault="00A35E91" w:rsidP="00604D23">
      <w:pPr>
        <w:spacing w:after="0" w:line="240" w:lineRule="auto"/>
        <w:jc w:val="both"/>
        <w:rPr>
          <w:rFonts w:ascii="Times New Roman" w:hAnsi="Times New Roman" w:cs="Times New Roman"/>
          <w:color w:val="000000" w:themeColor="text1"/>
          <w:sz w:val="24"/>
          <w:szCs w:val="24"/>
          <w:shd w:val="clear" w:color="auto" w:fill="FFFFFF"/>
        </w:rPr>
      </w:pPr>
    </w:p>
    <w:sectPr w:rsidR="00A35E91" w:rsidRPr="00A35E91" w:rsidSect="00604D23">
      <w:footerReference w:type="default" r:id="rId28"/>
      <w:pgSz w:w="11906" w:h="16838"/>
      <w:pgMar w:top="709" w:right="1418" w:bottom="709" w:left="1418"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4" w:author="Deniz Ergüden" w:date="2024-07-30T13:35:00Z" w:initials="DE">
    <w:p w14:paraId="47B01C6D" w14:textId="52E9CBFC" w:rsidR="00313B34" w:rsidRDefault="00313B34" w:rsidP="008F7408">
      <w:pPr>
        <w:pStyle w:val="AklamaMetni"/>
      </w:pPr>
      <w:r>
        <w:rPr>
          <w:rStyle w:val="AklamaBavurusu"/>
        </w:rPr>
        <w:annotationRef/>
      </w:r>
      <w:r w:rsidRPr="008F7408">
        <w:rPr>
          <w:rFonts w:ascii="Times New Roman" w:eastAsia="Times New Roman" w:hAnsi="Times New Roman" w:cs="Times New Roman"/>
          <w:i/>
          <w:sz w:val="24"/>
          <w:szCs w:val="24"/>
          <w:lang w:eastAsia="tr-TR"/>
        </w:rPr>
        <w:t>Before this paragraph, a brief general information about Scyliorhinus stellaris should be given.</w:t>
      </w:r>
    </w:p>
  </w:comment>
  <w:comment w:id="27" w:author="Deniz Ergüden" w:date="2024-07-30T13:37:00Z" w:initials="DE">
    <w:p w14:paraId="044E5D8F" w14:textId="2DF2D814" w:rsidR="00313B34" w:rsidRDefault="00313B34">
      <w:pPr>
        <w:pStyle w:val="AklamaMetni"/>
      </w:pPr>
      <w:r>
        <w:rPr>
          <w:rStyle w:val="AklamaBavurusu"/>
        </w:rPr>
        <w:annotationRef/>
      </w:r>
      <w:r>
        <w:t>Why?</w:t>
      </w:r>
    </w:p>
  </w:comment>
  <w:comment w:id="35" w:author="Deniz Ergüden" w:date="2024-07-30T13:48:00Z" w:initials="DE">
    <w:p w14:paraId="7AE17327" w14:textId="21F2A30E" w:rsidR="00313B34" w:rsidRDefault="00313B34">
      <w:pPr>
        <w:pStyle w:val="AklamaMetni"/>
      </w:pPr>
      <w:r>
        <w:rPr>
          <w:rStyle w:val="AklamaBavurusu"/>
        </w:rPr>
        <w:annotationRef/>
      </w:r>
    </w:p>
  </w:comment>
  <w:comment w:id="276" w:author="Deniz Ergüden" w:date="2024-07-30T13:45:00Z" w:initials="DE">
    <w:p w14:paraId="424AC068" w14:textId="58088C99" w:rsidR="00313B34" w:rsidRDefault="00313B34">
      <w:pPr>
        <w:pStyle w:val="AklamaMetni"/>
      </w:pPr>
      <w:r>
        <w:rPr>
          <w:rStyle w:val="AklamaBavurusu"/>
        </w:rPr>
        <w:annotationRef/>
      </w:r>
      <w:r w:rsidRPr="00EC1082">
        <w:t>References should be re-checked according to the spelling rules.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7B01C6D" w15:done="0"/>
  <w15:commentEx w15:paraId="044E5D8F" w15:done="0"/>
  <w15:commentEx w15:paraId="7AE17327" w15:done="0"/>
  <w15:commentEx w15:paraId="424AC06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EE41FC" w14:textId="77777777" w:rsidR="001A2DC2" w:rsidRDefault="001A2DC2" w:rsidP="00075F53">
      <w:pPr>
        <w:spacing w:after="0" w:line="240" w:lineRule="auto"/>
      </w:pPr>
      <w:r>
        <w:separator/>
      </w:r>
    </w:p>
  </w:endnote>
  <w:endnote w:type="continuationSeparator" w:id="0">
    <w:p w14:paraId="5FDF7464" w14:textId="77777777" w:rsidR="001A2DC2" w:rsidRDefault="001A2DC2" w:rsidP="00075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Futura-Book">
    <w:altName w:val="Century Gothic"/>
    <w:panose1 w:val="00000000000000000000"/>
    <w:charset w:val="00"/>
    <w:family w:val="roman"/>
    <w:notTrueType/>
    <w:pitch w:val="default"/>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9947522"/>
      <w:docPartObj>
        <w:docPartGallery w:val="Page Numbers (Bottom of Page)"/>
        <w:docPartUnique/>
      </w:docPartObj>
    </w:sdtPr>
    <w:sdtContent>
      <w:p w14:paraId="4AFD20DB" w14:textId="3CEAD3C3" w:rsidR="00313B34" w:rsidRDefault="00313B34">
        <w:pPr>
          <w:pStyle w:val="AltBilgi"/>
          <w:jc w:val="center"/>
        </w:pPr>
        <w:r>
          <w:fldChar w:fldCharType="begin"/>
        </w:r>
        <w:r>
          <w:instrText>PAGE   \* MERGEFORMAT</w:instrText>
        </w:r>
        <w:r>
          <w:fldChar w:fldCharType="separate"/>
        </w:r>
        <w:r w:rsidR="00ED0BC3">
          <w:t>11</w:t>
        </w:r>
        <w:r>
          <w:fldChar w:fldCharType="end"/>
        </w:r>
      </w:p>
    </w:sdtContent>
  </w:sdt>
  <w:p w14:paraId="699DE5F8" w14:textId="77777777" w:rsidR="00313B34" w:rsidRDefault="00313B34">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39D5CF" w14:textId="77777777" w:rsidR="001A2DC2" w:rsidRDefault="001A2DC2" w:rsidP="00075F53">
      <w:pPr>
        <w:spacing w:after="0" w:line="240" w:lineRule="auto"/>
      </w:pPr>
      <w:r>
        <w:separator/>
      </w:r>
    </w:p>
  </w:footnote>
  <w:footnote w:type="continuationSeparator" w:id="0">
    <w:p w14:paraId="29AB4062" w14:textId="77777777" w:rsidR="001A2DC2" w:rsidRDefault="001A2DC2" w:rsidP="00075F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466D31"/>
    <w:multiLevelType w:val="multilevel"/>
    <w:tmpl w:val="967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niz Ergüden">
    <w15:presenceInfo w15:providerId="None" w15:userId="Deniz Ergüd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LM0NrAwNTU3NDK0sLBQ0lEKTi0uzszPAykwNKgFAIZ2XHYtAAAA"/>
  </w:docVars>
  <w:rsids>
    <w:rsidRoot w:val="00316AF4"/>
    <w:rsid w:val="0000349D"/>
    <w:rsid w:val="00011F42"/>
    <w:rsid w:val="000147CE"/>
    <w:rsid w:val="000152FD"/>
    <w:rsid w:val="00022349"/>
    <w:rsid w:val="00030D2B"/>
    <w:rsid w:val="00043D1D"/>
    <w:rsid w:val="00044AF5"/>
    <w:rsid w:val="0004594A"/>
    <w:rsid w:val="0004716F"/>
    <w:rsid w:val="00052F51"/>
    <w:rsid w:val="00066BE4"/>
    <w:rsid w:val="000713AE"/>
    <w:rsid w:val="00071AC7"/>
    <w:rsid w:val="000720C6"/>
    <w:rsid w:val="0007482F"/>
    <w:rsid w:val="00075F53"/>
    <w:rsid w:val="000817FF"/>
    <w:rsid w:val="00096A27"/>
    <w:rsid w:val="000B4F2F"/>
    <w:rsid w:val="000B7BC2"/>
    <w:rsid w:val="000C0505"/>
    <w:rsid w:val="000C37AB"/>
    <w:rsid w:val="000D3108"/>
    <w:rsid w:val="000D452A"/>
    <w:rsid w:val="000D512D"/>
    <w:rsid w:val="000D6448"/>
    <w:rsid w:val="000E1A41"/>
    <w:rsid w:val="000F3C68"/>
    <w:rsid w:val="000F5A0D"/>
    <w:rsid w:val="00105FA5"/>
    <w:rsid w:val="00106F06"/>
    <w:rsid w:val="00111B75"/>
    <w:rsid w:val="00111CCF"/>
    <w:rsid w:val="00122CF7"/>
    <w:rsid w:val="001316BD"/>
    <w:rsid w:val="00135FC6"/>
    <w:rsid w:val="00142496"/>
    <w:rsid w:val="00143B20"/>
    <w:rsid w:val="00143CCD"/>
    <w:rsid w:val="00144212"/>
    <w:rsid w:val="00144415"/>
    <w:rsid w:val="00146E40"/>
    <w:rsid w:val="001521DA"/>
    <w:rsid w:val="00157AA5"/>
    <w:rsid w:val="00157FA0"/>
    <w:rsid w:val="00164082"/>
    <w:rsid w:val="001711E9"/>
    <w:rsid w:val="00172162"/>
    <w:rsid w:val="0017638A"/>
    <w:rsid w:val="001843F8"/>
    <w:rsid w:val="001862AD"/>
    <w:rsid w:val="001A2DC2"/>
    <w:rsid w:val="001A4347"/>
    <w:rsid w:val="001A5878"/>
    <w:rsid w:val="001A5A3F"/>
    <w:rsid w:val="001C10F3"/>
    <w:rsid w:val="001C307F"/>
    <w:rsid w:val="001C318B"/>
    <w:rsid w:val="001C5491"/>
    <w:rsid w:val="001C76D7"/>
    <w:rsid w:val="001D00F6"/>
    <w:rsid w:val="001D2D99"/>
    <w:rsid w:val="001D5B75"/>
    <w:rsid w:val="001E4D78"/>
    <w:rsid w:val="001F019E"/>
    <w:rsid w:val="00203953"/>
    <w:rsid w:val="00206B75"/>
    <w:rsid w:val="00214D5D"/>
    <w:rsid w:val="0021600F"/>
    <w:rsid w:val="0022495E"/>
    <w:rsid w:val="002255CD"/>
    <w:rsid w:val="00241499"/>
    <w:rsid w:val="00245221"/>
    <w:rsid w:val="00250D75"/>
    <w:rsid w:val="00251F4A"/>
    <w:rsid w:val="00261630"/>
    <w:rsid w:val="002672A4"/>
    <w:rsid w:val="00287D19"/>
    <w:rsid w:val="002930A6"/>
    <w:rsid w:val="002A27F0"/>
    <w:rsid w:val="002B3475"/>
    <w:rsid w:val="002C2D9D"/>
    <w:rsid w:val="002C68C5"/>
    <w:rsid w:val="002C7991"/>
    <w:rsid w:val="002D4D7A"/>
    <w:rsid w:val="002D7622"/>
    <w:rsid w:val="002E2CE5"/>
    <w:rsid w:val="002E38C8"/>
    <w:rsid w:val="002F018B"/>
    <w:rsid w:val="002F1F9B"/>
    <w:rsid w:val="002F7A27"/>
    <w:rsid w:val="00300AD8"/>
    <w:rsid w:val="00304BF2"/>
    <w:rsid w:val="00313B34"/>
    <w:rsid w:val="00316AF4"/>
    <w:rsid w:val="00322314"/>
    <w:rsid w:val="0032518D"/>
    <w:rsid w:val="00330858"/>
    <w:rsid w:val="00332BDF"/>
    <w:rsid w:val="00335C9A"/>
    <w:rsid w:val="00342C47"/>
    <w:rsid w:val="003432B5"/>
    <w:rsid w:val="00344FD6"/>
    <w:rsid w:val="00345675"/>
    <w:rsid w:val="003475BF"/>
    <w:rsid w:val="003502D5"/>
    <w:rsid w:val="00350D21"/>
    <w:rsid w:val="00353311"/>
    <w:rsid w:val="00355E81"/>
    <w:rsid w:val="00370689"/>
    <w:rsid w:val="00384F0A"/>
    <w:rsid w:val="00386792"/>
    <w:rsid w:val="003A1D53"/>
    <w:rsid w:val="003A2FAE"/>
    <w:rsid w:val="003A7FE8"/>
    <w:rsid w:val="003C1E7C"/>
    <w:rsid w:val="003C6188"/>
    <w:rsid w:val="003F0B29"/>
    <w:rsid w:val="00400C2B"/>
    <w:rsid w:val="00400D6B"/>
    <w:rsid w:val="00442872"/>
    <w:rsid w:val="004440E9"/>
    <w:rsid w:val="00450513"/>
    <w:rsid w:val="00453729"/>
    <w:rsid w:val="00456C23"/>
    <w:rsid w:val="00457BA2"/>
    <w:rsid w:val="004708C1"/>
    <w:rsid w:val="004712D0"/>
    <w:rsid w:val="0047534D"/>
    <w:rsid w:val="0047666C"/>
    <w:rsid w:val="0048299E"/>
    <w:rsid w:val="0049318E"/>
    <w:rsid w:val="0049504D"/>
    <w:rsid w:val="004973C3"/>
    <w:rsid w:val="004A041A"/>
    <w:rsid w:val="004A08C4"/>
    <w:rsid w:val="004A5314"/>
    <w:rsid w:val="004B5308"/>
    <w:rsid w:val="004C5494"/>
    <w:rsid w:val="004D6BF1"/>
    <w:rsid w:val="004E0737"/>
    <w:rsid w:val="004E0D50"/>
    <w:rsid w:val="004F2A4D"/>
    <w:rsid w:val="004F40E3"/>
    <w:rsid w:val="004F4AEE"/>
    <w:rsid w:val="005046E5"/>
    <w:rsid w:val="00506A82"/>
    <w:rsid w:val="0051437A"/>
    <w:rsid w:val="00514F50"/>
    <w:rsid w:val="00521E36"/>
    <w:rsid w:val="005271E8"/>
    <w:rsid w:val="00545A48"/>
    <w:rsid w:val="0054682A"/>
    <w:rsid w:val="00546D3D"/>
    <w:rsid w:val="00547148"/>
    <w:rsid w:val="005502F2"/>
    <w:rsid w:val="00554AFF"/>
    <w:rsid w:val="00554CDC"/>
    <w:rsid w:val="00556986"/>
    <w:rsid w:val="005662DC"/>
    <w:rsid w:val="00570605"/>
    <w:rsid w:val="005734E7"/>
    <w:rsid w:val="0058173F"/>
    <w:rsid w:val="00585457"/>
    <w:rsid w:val="005879AC"/>
    <w:rsid w:val="00592969"/>
    <w:rsid w:val="005A0A95"/>
    <w:rsid w:val="005A2149"/>
    <w:rsid w:val="005A3207"/>
    <w:rsid w:val="005B4C41"/>
    <w:rsid w:val="005B5140"/>
    <w:rsid w:val="005B5D05"/>
    <w:rsid w:val="005B630A"/>
    <w:rsid w:val="005D3322"/>
    <w:rsid w:val="005D5EAB"/>
    <w:rsid w:val="005D7972"/>
    <w:rsid w:val="005E2C45"/>
    <w:rsid w:val="005F0882"/>
    <w:rsid w:val="005F3A54"/>
    <w:rsid w:val="00604D23"/>
    <w:rsid w:val="00625FC9"/>
    <w:rsid w:val="006412AE"/>
    <w:rsid w:val="006444C9"/>
    <w:rsid w:val="00644904"/>
    <w:rsid w:val="006519F3"/>
    <w:rsid w:val="00651E51"/>
    <w:rsid w:val="00664BF6"/>
    <w:rsid w:val="0066698D"/>
    <w:rsid w:val="006721AA"/>
    <w:rsid w:val="00674233"/>
    <w:rsid w:val="006762C5"/>
    <w:rsid w:val="00677FE5"/>
    <w:rsid w:val="00681D0E"/>
    <w:rsid w:val="0068213F"/>
    <w:rsid w:val="00692393"/>
    <w:rsid w:val="006956D9"/>
    <w:rsid w:val="006A3090"/>
    <w:rsid w:val="006A5DE8"/>
    <w:rsid w:val="006A7524"/>
    <w:rsid w:val="006B380B"/>
    <w:rsid w:val="006C1163"/>
    <w:rsid w:val="006D3BE2"/>
    <w:rsid w:val="006D5FE3"/>
    <w:rsid w:val="006D6A32"/>
    <w:rsid w:val="006E0A65"/>
    <w:rsid w:val="006E3FA5"/>
    <w:rsid w:val="006F2F4D"/>
    <w:rsid w:val="007005C3"/>
    <w:rsid w:val="00707A52"/>
    <w:rsid w:val="00707C1C"/>
    <w:rsid w:val="00712ABF"/>
    <w:rsid w:val="00720454"/>
    <w:rsid w:val="00720F67"/>
    <w:rsid w:val="0072238F"/>
    <w:rsid w:val="007265C0"/>
    <w:rsid w:val="00731F36"/>
    <w:rsid w:val="0073201E"/>
    <w:rsid w:val="007336D9"/>
    <w:rsid w:val="00742EDA"/>
    <w:rsid w:val="00744E9D"/>
    <w:rsid w:val="00753C9D"/>
    <w:rsid w:val="00755144"/>
    <w:rsid w:val="00770C4D"/>
    <w:rsid w:val="007718BC"/>
    <w:rsid w:val="0077212C"/>
    <w:rsid w:val="007826F7"/>
    <w:rsid w:val="00782EAA"/>
    <w:rsid w:val="007836CC"/>
    <w:rsid w:val="00787203"/>
    <w:rsid w:val="00792F27"/>
    <w:rsid w:val="007A3062"/>
    <w:rsid w:val="007A37DC"/>
    <w:rsid w:val="007A417A"/>
    <w:rsid w:val="007A4791"/>
    <w:rsid w:val="007A663A"/>
    <w:rsid w:val="007B35D4"/>
    <w:rsid w:val="007B4B9B"/>
    <w:rsid w:val="007C3C60"/>
    <w:rsid w:val="007D1A83"/>
    <w:rsid w:val="007D4758"/>
    <w:rsid w:val="007D6B0E"/>
    <w:rsid w:val="007E6433"/>
    <w:rsid w:val="007E7179"/>
    <w:rsid w:val="007F1049"/>
    <w:rsid w:val="007F4E7A"/>
    <w:rsid w:val="007F7B7D"/>
    <w:rsid w:val="00801C73"/>
    <w:rsid w:val="00805EAB"/>
    <w:rsid w:val="00807DAD"/>
    <w:rsid w:val="00810E6C"/>
    <w:rsid w:val="0081318D"/>
    <w:rsid w:val="008201F8"/>
    <w:rsid w:val="008316B3"/>
    <w:rsid w:val="00832F81"/>
    <w:rsid w:val="00832FD9"/>
    <w:rsid w:val="00833B40"/>
    <w:rsid w:val="00836DBC"/>
    <w:rsid w:val="00837AD9"/>
    <w:rsid w:val="00844241"/>
    <w:rsid w:val="00854E51"/>
    <w:rsid w:val="0086734C"/>
    <w:rsid w:val="00877A65"/>
    <w:rsid w:val="00880AF5"/>
    <w:rsid w:val="008830A6"/>
    <w:rsid w:val="00885800"/>
    <w:rsid w:val="00886A37"/>
    <w:rsid w:val="0089043C"/>
    <w:rsid w:val="00894474"/>
    <w:rsid w:val="008A2D23"/>
    <w:rsid w:val="008A7091"/>
    <w:rsid w:val="008B101A"/>
    <w:rsid w:val="008B3865"/>
    <w:rsid w:val="008B3FDB"/>
    <w:rsid w:val="008B6E98"/>
    <w:rsid w:val="008C2FB6"/>
    <w:rsid w:val="008C335B"/>
    <w:rsid w:val="008C5B37"/>
    <w:rsid w:val="008C5DCA"/>
    <w:rsid w:val="008D4029"/>
    <w:rsid w:val="008D710F"/>
    <w:rsid w:val="008E1204"/>
    <w:rsid w:val="008E1F59"/>
    <w:rsid w:val="008E24DE"/>
    <w:rsid w:val="008E3F85"/>
    <w:rsid w:val="008F0E47"/>
    <w:rsid w:val="008F7408"/>
    <w:rsid w:val="00900AB6"/>
    <w:rsid w:val="00901C91"/>
    <w:rsid w:val="009045D9"/>
    <w:rsid w:val="00904A3D"/>
    <w:rsid w:val="00905D56"/>
    <w:rsid w:val="009062EF"/>
    <w:rsid w:val="00912989"/>
    <w:rsid w:val="00914F83"/>
    <w:rsid w:val="00915AEC"/>
    <w:rsid w:val="00923141"/>
    <w:rsid w:val="009273F9"/>
    <w:rsid w:val="00933287"/>
    <w:rsid w:val="00947C7F"/>
    <w:rsid w:val="00957CB3"/>
    <w:rsid w:val="00963687"/>
    <w:rsid w:val="00967EE0"/>
    <w:rsid w:val="00971512"/>
    <w:rsid w:val="00975085"/>
    <w:rsid w:val="00985CB0"/>
    <w:rsid w:val="00986B3D"/>
    <w:rsid w:val="00991035"/>
    <w:rsid w:val="009A0661"/>
    <w:rsid w:val="009A1FFB"/>
    <w:rsid w:val="009A4F4B"/>
    <w:rsid w:val="009A50C4"/>
    <w:rsid w:val="009A6ADA"/>
    <w:rsid w:val="009B5A6C"/>
    <w:rsid w:val="009C0B98"/>
    <w:rsid w:val="009C1B2A"/>
    <w:rsid w:val="009C29B3"/>
    <w:rsid w:val="009D439B"/>
    <w:rsid w:val="009D53CA"/>
    <w:rsid w:val="009D6233"/>
    <w:rsid w:val="009D6735"/>
    <w:rsid w:val="009E2A3F"/>
    <w:rsid w:val="009F43F5"/>
    <w:rsid w:val="009F5C63"/>
    <w:rsid w:val="00A03617"/>
    <w:rsid w:val="00A04369"/>
    <w:rsid w:val="00A07513"/>
    <w:rsid w:val="00A14DA7"/>
    <w:rsid w:val="00A21A70"/>
    <w:rsid w:val="00A23662"/>
    <w:rsid w:val="00A24EC9"/>
    <w:rsid w:val="00A27F40"/>
    <w:rsid w:val="00A31AC7"/>
    <w:rsid w:val="00A327F2"/>
    <w:rsid w:val="00A33125"/>
    <w:rsid w:val="00A35E91"/>
    <w:rsid w:val="00A361A3"/>
    <w:rsid w:val="00A4221D"/>
    <w:rsid w:val="00A4433B"/>
    <w:rsid w:val="00A57C7D"/>
    <w:rsid w:val="00A611E5"/>
    <w:rsid w:val="00A62B74"/>
    <w:rsid w:val="00A639D2"/>
    <w:rsid w:val="00A642AF"/>
    <w:rsid w:val="00A71EA7"/>
    <w:rsid w:val="00A73092"/>
    <w:rsid w:val="00A75262"/>
    <w:rsid w:val="00A7593F"/>
    <w:rsid w:val="00A92458"/>
    <w:rsid w:val="00AA732F"/>
    <w:rsid w:val="00AB1BA8"/>
    <w:rsid w:val="00AB3002"/>
    <w:rsid w:val="00AB51C1"/>
    <w:rsid w:val="00AC1733"/>
    <w:rsid w:val="00AC3161"/>
    <w:rsid w:val="00AC3527"/>
    <w:rsid w:val="00AD1B56"/>
    <w:rsid w:val="00AD6BF6"/>
    <w:rsid w:val="00AE02DD"/>
    <w:rsid w:val="00AF656A"/>
    <w:rsid w:val="00B21803"/>
    <w:rsid w:val="00B3657A"/>
    <w:rsid w:val="00B36EF1"/>
    <w:rsid w:val="00B64A43"/>
    <w:rsid w:val="00B70DC4"/>
    <w:rsid w:val="00B70F77"/>
    <w:rsid w:val="00B8251B"/>
    <w:rsid w:val="00B94386"/>
    <w:rsid w:val="00B961BA"/>
    <w:rsid w:val="00B9700F"/>
    <w:rsid w:val="00B97E41"/>
    <w:rsid w:val="00BA300D"/>
    <w:rsid w:val="00BB0825"/>
    <w:rsid w:val="00BB1D46"/>
    <w:rsid w:val="00BB3335"/>
    <w:rsid w:val="00BB5155"/>
    <w:rsid w:val="00BE77AC"/>
    <w:rsid w:val="00BF2EC4"/>
    <w:rsid w:val="00C00E03"/>
    <w:rsid w:val="00C13BD2"/>
    <w:rsid w:val="00C23C02"/>
    <w:rsid w:val="00C25311"/>
    <w:rsid w:val="00C26E92"/>
    <w:rsid w:val="00C27127"/>
    <w:rsid w:val="00C30796"/>
    <w:rsid w:val="00C44650"/>
    <w:rsid w:val="00C57F2B"/>
    <w:rsid w:val="00C70D92"/>
    <w:rsid w:val="00C71164"/>
    <w:rsid w:val="00C807AE"/>
    <w:rsid w:val="00C91DD9"/>
    <w:rsid w:val="00C96600"/>
    <w:rsid w:val="00CA75CB"/>
    <w:rsid w:val="00CB7627"/>
    <w:rsid w:val="00CC5883"/>
    <w:rsid w:val="00CC7DA0"/>
    <w:rsid w:val="00CD4A9E"/>
    <w:rsid w:val="00CD59EA"/>
    <w:rsid w:val="00CF15E1"/>
    <w:rsid w:val="00CF5D4B"/>
    <w:rsid w:val="00D00C88"/>
    <w:rsid w:val="00D02499"/>
    <w:rsid w:val="00D04A68"/>
    <w:rsid w:val="00D15577"/>
    <w:rsid w:val="00D2086D"/>
    <w:rsid w:val="00D24135"/>
    <w:rsid w:val="00D27629"/>
    <w:rsid w:val="00D46704"/>
    <w:rsid w:val="00D5025A"/>
    <w:rsid w:val="00D50F4F"/>
    <w:rsid w:val="00D60CE9"/>
    <w:rsid w:val="00D63C41"/>
    <w:rsid w:val="00D63C9E"/>
    <w:rsid w:val="00D70D2B"/>
    <w:rsid w:val="00D7361C"/>
    <w:rsid w:val="00D97BE4"/>
    <w:rsid w:val="00D97D70"/>
    <w:rsid w:val="00D97E69"/>
    <w:rsid w:val="00DA2E45"/>
    <w:rsid w:val="00DA73B9"/>
    <w:rsid w:val="00DB2B71"/>
    <w:rsid w:val="00DB5967"/>
    <w:rsid w:val="00DB610B"/>
    <w:rsid w:val="00DC0C5D"/>
    <w:rsid w:val="00DC4AEC"/>
    <w:rsid w:val="00DE41D0"/>
    <w:rsid w:val="00DE5BAF"/>
    <w:rsid w:val="00DF22A0"/>
    <w:rsid w:val="00DF49C2"/>
    <w:rsid w:val="00DF4B5E"/>
    <w:rsid w:val="00E01269"/>
    <w:rsid w:val="00E01803"/>
    <w:rsid w:val="00E04FC3"/>
    <w:rsid w:val="00E232CB"/>
    <w:rsid w:val="00E23E55"/>
    <w:rsid w:val="00E31960"/>
    <w:rsid w:val="00E36FB3"/>
    <w:rsid w:val="00E37E2D"/>
    <w:rsid w:val="00E40152"/>
    <w:rsid w:val="00E43043"/>
    <w:rsid w:val="00E536D0"/>
    <w:rsid w:val="00E5614C"/>
    <w:rsid w:val="00E57B17"/>
    <w:rsid w:val="00E7299D"/>
    <w:rsid w:val="00E77216"/>
    <w:rsid w:val="00E8271B"/>
    <w:rsid w:val="00E849CA"/>
    <w:rsid w:val="00E85858"/>
    <w:rsid w:val="00E86152"/>
    <w:rsid w:val="00E8632A"/>
    <w:rsid w:val="00E924B3"/>
    <w:rsid w:val="00EA2A8F"/>
    <w:rsid w:val="00EB0C59"/>
    <w:rsid w:val="00EB1DB3"/>
    <w:rsid w:val="00EB74CD"/>
    <w:rsid w:val="00EC1082"/>
    <w:rsid w:val="00EC5166"/>
    <w:rsid w:val="00EC5B93"/>
    <w:rsid w:val="00ED0BC3"/>
    <w:rsid w:val="00ED5B76"/>
    <w:rsid w:val="00EE54D7"/>
    <w:rsid w:val="00EE77F8"/>
    <w:rsid w:val="00EF02E0"/>
    <w:rsid w:val="00EF19CA"/>
    <w:rsid w:val="00EF7EE8"/>
    <w:rsid w:val="00F00B42"/>
    <w:rsid w:val="00F0149D"/>
    <w:rsid w:val="00F023FA"/>
    <w:rsid w:val="00F07605"/>
    <w:rsid w:val="00F07C50"/>
    <w:rsid w:val="00F07ECE"/>
    <w:rsid w:val="00F1294F"/>
    <w:rsid w:val="00F12BED"/>
    <w:rsid w:val="00F14AB0"/>
    <w:rsid w:val="00F20040"/>
    <w:rsid w:val="00F21C92"/>
    <w:rsid w:val="00F23302"/>
    <w:rsid w:val="00F25E73"/>
    <w:rsid w:val="00F27A2E"/>
    <w:rsid w:val="00F27A5E"/>
    <w:rsid w:val="00F3728B"/>
    <w:rsid w:val="00F40108"/>
    <w:rsid w:val="00F433D8"/>
    <w:rsid w:val="00F57F5B"/>
    <w:rsid w:val="00F6028F"/>
    <w:rsid w:val="00F60D38"/>
    <w:rsid w:val="00F66740"/>
    <w:rsid w:val="00F74129"/>
    <w:rsid w:val="00F823A9"/>
    <w:rsid w:val="00F87549"/>
    <w:rsid w:val="00F90F38"/>
    <w:rsid w:val="00FA0584"/>
    <w:rsid w:val="00FA5D0C"/>
    <w:rsid w:val="00FB0671"/>
    <w:rsid w:val="00FC0F3C"/>
    <w:rsid w:val="00FC6683"/>
    <w:rsid w:val="00FC7031"/>
    <w:rsid w:val="00FC7C33"/>
    <w:rsid w:val="00FD1160"/>
    <w:rsid w:val="00FD58D1"/>
    <w:rsid w:val="00FD5AE9"/>
    <w:rsid w:val="00FE0656"/>
    <w:rsid w:val="00FE2B4E"/>
    <w:rsid w:val="00FE399F"/>
    <w:rsid w:val="00FF25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A556D3"/>
  <w15:chartTrackingRefBased/>
  <w15:docId w15:val="{0FF7151C-1AEA-4E07-B412-CB0BB707E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Balk1">
    <w:name w:val="heading 1"/>
    <w:basedOn w:val="Normal"/>
    <w:link w:val="Balk1Char"/>
    <w:uiPriority w:val="9"/>
    <w:qFormat/>
    <w:rsid w:val="004B5308"/>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eastAsia="tr-TR"/>
    </w:rPr>
  </w:style>
  <w:style w:type="paragraph" w:styleId="Balk3">
    <w:name w:val="heading 3"/>
    <w:basedOn w:val="Normal"/>
    <w:next w:val="Normal"/>
    <w:link w:val="Balk3Char"/>
    <w:uiPriority w:val="9"/>
    <w:semiHidden/>
    <w:unhideWhenUsed/>
    <w:qFormat/>
    <w:rsid w:val="003223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316AF4"/>
    <w:rPr>
      <w:color w:val="0000FF"/>
      <w:u w:val="single"/>
    </w:rPr>
  </w:style>
  <w:style w:type="table" w:styleId="TabloKlavuzu">
    <w:name w:val="Table Grid"/>
    <w:basedOn w:val="NormalTablo"/>
    <w:uiPriority w:val="39"/>
    <w:rsid w:val="00C71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assistivemathml">
    <w:name w:val="mjx_assistive_mathml"/>
    <w:basedOn w:val="VarsaylanParagrafYazTipi"/>
    <w:rsid w:val="001862AD"/>
  </w:style>
  <w:style w:type="character" w:customStyle="1" w:styleId="fontstyle01">
    <w:name w:val="fontstyle01"/>
    <w:basedOn w:val="VarsaylanParagrafYazTipi"/>
    <w:rsid w:val="006A3090"/>
    <w:rPr>
      <w:rFonts w:ascii="Futura-Book" w:hAnsi="Futura-Book" w:hint="default"/>
      <w:b w:val="0"/>
      <w:bCs w:val="0"/>
      <w:i w:val="0"/>
      <w:iCs w:val="0"/>
      <w:color w:val="231F20"/>
      <w:sz w:val="18"/>
      <w:szCs w:val="18"/>
    </w:rPr>
  </w:style>
  <w:style w:type="paragraph" w:styleId="NormalWeb">
    <w:name w:val="Normal (Web)"/>
    <w:basedOn w:val="Normal"/>
    <w:uiPriority w:val="99"/>
    <w:unhideWhenUsed/>
    <w:qFormat/>
    <w:rsid w:val="00345675"/>
    <w:pPr>
      <w:spacing w:before="100" w:beforeAutospacing="1" w:after="100" w:afterAutospacing="1" w:line="240" w:lineRule="auto"/>
    </w:pPr>
    <w:rPr>
      <w:rFonts w:ascii="Times New Roman" w:eastAsia="Times New Roman" w:hAnsi="Times New Roman" w:cs="Times New Roman"/>
      <w:noProof w:val="0"/>
      <w:sz w:val="24"/>
      <w:szCs w:val="24"/>
      <w:lang w:eastAsia="tr-TR"/>
    </w:rPr>
  </w:style>
  <w:style w:type="character" w:customStyle="1" w:styleId="zmlenmeyenBahsetme1">
    <w:name w:val="Çözümlenmeyen Bahsetme1"/>
    <w:basedOn w:val="VarsaylanParagrafYazTipi"/>
    <w:uiPriority w:val="99"/>
    <w:semiHidden/>
    <w:unhideWhenUsed/>
    <w:rsid w:val="00975085"/>
    <w:rPr>
      <w:color w:val="605E5C"/>
      <w:shd w:val="clear" w:color="auto" w:fill="E1DFDD"/>
    </w:rPr>
  </w:style>
  <w:style w:type="character" w:customStyle="1" w:styleId="Balk1Char">
    <w:name w:val="Başlık 1 Char"/>
    <w:basedOn w:val="VarsaylanParagrafYazTipi"/>
    <w:link w:val="Balk1"/>
    <w:uiPriority w:val="9"/>
    <w:rsid w:val="004B5308"/>
    <w:rPr>
      <w:rFonts w:ascii="Times New Roman" w:eastAsia="Times New Roman" w:hAnsi="Times New Roman" w:cs="Times New Roman"/>
      <w:b/>
      <w:bCs/>
      <w:kern w:val="36"/>
      <w:sz w:val="48"/>
      <w:szCs w:val="48"/>
      <w:lang w:eastAsia="tr-TR"/>
    </w:rPr>
  </w:style>
  <w:style w:type="paragraph" w:styleId="stBilgi">
    <w:name w:val="header"/>
    <w:basedOn w:val="Normal"/>
    <w:link w:val="stBilgiChar"/>
    <w:uiPriority w:val="99"/>
    <w:unhideWhenUsed/>
    <w:rsid w:val="00075F5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75F53"/>
    <w:rPr>
      <w:noProof/>
      <w:lang w:val="en-US"/>
    </w:rPr>
  </w:style>
  <w:style w:type="paragraph" w:styleId="AltBilgi">
    <w:name w:val="footer"/>
    <w:basedOn w:val="Normal"/>
    <w:link w:val="AltBilgiChar"/>
    <w:uiPriority w:val="99"/>
    <w:unhideWhenUsed/>
    <w:rsid w:val="00075F5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75F53"/>
    <w:rPr>
      <w:noProof/>
      <w:lang w:val="en-US"/>
    </w:rPr>
  </w:style>
  <w:style w:type="character" w:styleId="SatrNumaras">
    <w:name w:val="line number"/>
    <w:basedOn w:val="VarsaylanParagrafYazTipi"/>
    <w:uiPriority w:val="99"/>
    <w:semiHidden/>
    <w:unhideWhenUsed/>
    <w:rsid w:val="00A24EC9"/>
  </w:style>
  <w:style w:type="character" w:customStyle="1" w:styleId="html-italic">
    <w:name w:val="html-italic"/>
    <w:basedOn w:val="VarsaylanParagrafYazTipi"/>
    <w:rsid w:val="00807DAD"/>
  </w:style>
  <w:style w:type="character" w:styleId="Vurgu">
    <w:name w:val="Emphasis"/>
    <w:basedOn w:val="VarsaylanParagrafYazTipi"/>
    <w:uiPriority w:val="20"/>
    <w:qFormat/>
    <w:rsid w:val="007D6B0E"/>
    <w:rPr>
      <w:i/>
      <w:iCs/>
    </w:rPr>
  </w:style>
  <w:style w:type="character" w:customStyle="1" w:styleId="anchor-text">
    <w:name w:val="anchor-text"/>
    <w:basedOn w:val="VarsaylanParagrafYazTipi"/>
    <w:rsid w:val="007D6B0E"/>
  </w:style>
  <w:style w:type="character" w:customStyle="1" w:styleId="Balk3Char">
    <w:name w:val="Başlık 3 Char"/>
    <w:basedOn w:val="VarsaylanParagrafYazTipi"/>
    <w:link w:val="Balk3"/>
    <w:uiPriority w:val="9"/>
    <w:semiHidden/>
    <w:rsid w:val="00322314"/>
    <w:rPr>
      <w:rFonts w:asciiTheme="majorHAnsi" w:eastAsiaTheme="majorEastAsia" w:hAnsiTheme="majorHAnsi" w:cstheme="majorBidi"/>
      <w:noProof/>
      <w:color w:val="1F4D78" w:themeColor="accent1" w:themeShade="7F"/>
      <w:sz w:val="24"/>
      <w:szCs w:val="24"/>
      <w:lang w:val="en-US"/>
    </w:rPr>
  </w:style>
  <w:style w:type="character" w:customStyle="1" w:styleId="author">
    <w:name w:val="author"/>
    <w:basedOn w:val="VarsaylanParagrafYazTipi"/>
    <w:rsid w:val="00322314"/>
  </w:style>
  <w:style w:type="paragraph" w:styleId="BalonMetni">
    <w:name w:val="Balloon Text"/>
    <w:basedOn w:val="Normal"/>
    <w:link w:val="BalonMetniChar"/>
    <w:uiPriority w:val="99"/>
    <w:semiHidden/>
    <w:unhideWhenUsed/>
    <w:rsid w:val="008F740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8F7408"/>
    <w:rPr>
      <w:rFonts w:ascii="Segoe UI" w:hAnsi="Segoe UI" w:cs="Segoe UI"/>
      <w:noProof/>
      <w:sz w:val="18"/>
      <w:szCs w:val="18"/>
    </w:rPr>
  </w:style>
  <w:style w:type="character" w:styleId="AklamaBavurusu">
    <w:name w:val="annotation reference"/>
    <w:basedOn w:val="VarsaylanParagrafYazTipi"/>
    <w:uiPriority w:val="99"/>
    <w:semiHidden/>
    <w:unhideWhenUsed/>
    <w:rsid w:val="008F7408"/>
    <w:rPr>
      <w:sz w:val="16"/>
      <w:szCs w:val="16"/>
    </w:rPr>
  </w:style>
  <w:style w:type="paragraph" w:styleId="AklamaMetni">
    <w:name w:val="annotation text"/>
    <w:basedOn w:val="Normal"/>
    <w:link w:val="AklamaMetniChar"/>
    <w:uiPriority w:val="99"/>
    <w:semiHidden/>
    <w:unhideWhenUsed/>
    <w:rsid w:val="008F7408"/>
    <w:pPr>
      <w:spacing w:line="240" w:lineRule="auto"/>
    </w:pPr>
    <w:rPr>
      <w:sz w:val="20"/>
      <w:szCs w:val="20"/>
    </w:rPr>
  </w:style>
  <w:style w:type="character" w:customStyle="1" w:styleId="AklamaMetniChar">
    <w:name w:val="Açıklama Metni Char"/>
    <w:basedOn w:val="VarsaylanParagrafYazTipi"/>
    <w:link w:val="AklamaMetni"/>
    <w:uiPriority w:val="99"/>
    <w:semiHidden/>
    <w:rsid w:val="008F7408"/>
    <w:rPr>
      <w:noProof/>
      <w:sz w:val="20"/>
      <w:szCs w:val="20"/>
    </w:rPr>
  </w:style>
  <w:style w:type="paragraph" w:styleId="AklamaKonusu">
    <w:name w:val="annotation subject"/>
    <w:basedOn w:val="AklamaMetni"/>
    <w:next w:val="AklamaMetni"/>
    <w:link w:val="AklamaKonusuChar"/>
    <w:uiPriority w:val="99"/>
    <w:semiHidden/>
    <w:unhideWhenUsed/>
    <w:rsid w:val="008F7408"/>
    <w:rPr>
      <w:b/>
      <w:bCs/>
    </w:rPr>
  </w:style>
  <w:style w:type="character" w:customStyle="1" w:styleId="AklamaKonusuChar">
    <w:name w:val="Açıklama Konusu Char"/>
    <w:basedOn w:val="AklamaMetniChar"/>
    <w:link w:val="AklamaKonusu"/>
    <w:uiPriority w:val="99"/>
    <w:semiHidden/>
    <w:rsid w:val="008F7408"/>
    <w:rPr>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1751">
      <w:bodyDiv w:val="1"/>
      <w:marLeft w:val="0"/>
      <w:marRight w:val="0"/>
      <w:marTop w:val="0"/>
      <w:marBottom w:val="0"/>
      <w:divBdr>
        <w:top w:val="none" w:sz="0" w:space="0" w:color="auto"/>
        <w:left w:val="none" w:sz="0" w:space="0" w:color="auto"/>
        <w:bottom w:val="none" w:sz="0" w:space="0" w:color="auto"/>
        <w:right w:val="none" w:sz="0" w:space="0" w:color="auto"/>
      </w:divBdr>
    </w:div>
    <w:div w:id="68308778">
      <w:bodyDiv w:val="1"/>
      <w:marLeft w:val="0"/>
      <w:marRight w:val="0"/>
      <w:marTop w:val="0"/>
      <w:marBottom w:val="0"/>
      <w:divBdr>
        <w:top w:val="none" w:sz="0" w:space="0" w:color="auto"/>
        <w:left w:val="none" w:sz="0" w:space="0" w:color="auto"/>
        <w:bottom w:val="none" w:sz="0" w:space="0" w:color="auto"/>
        <w:right w:val="none" w:sz="0" w:space="0" w:color="auto"/>
      </w:divBdr>
    </w:div>
    <w:div w:id="172032233">
      <w:bodyDiv w:val="1"/>
      <w:marLeft w:val="0"/>
      <w:marRight w:val="0"/>
      <w:marTop w:val="0"/>
      <w:marBottom w:val="0"/>
      <w:divBdr>
        <w:top w:val="none" w:sz="0" w:space="0" w:color="auto"/>
        <w:left w:val="none" w:sz="0" w:space="0" w:color="auto"/>
        <w:bottom w:val="none" w:sz="0" w:space="0" w:color="auto"/>
        <w:right w:val="none" w:sz="0" w:space="0" w:color="auto"/>
      </w:divBdr>
    </w:div>
    <w:div w:id="220098703">
      <w:bodyDiv w:val="1"/>
      <w:marLeft w:val="0"/>
      <w:marRight w:val="0"/>
      <w:marTop w:val="0"/>
      <w:marBottom w:val="0"/>
      <w:divBdr>
        <w:top w:val="none" w:sz="0" w:space="0" w:color="auto"/>
        <w:left w:val="none" w:sz="0" w:space="0" w:color="auto"/>
        <w:bottom w:val="none" w:sz="0" w:space="0" w:color="auto"/>
        <w:right w:val="none" w:sz="0" w:space="0" w:color="auto"/>
      </w:divBdr>
    </w:div>
    <w:div w:id="220602589">
      <w:bodyDiv w:val="1"/>
      <w:marLeft w:val="0"/>
      <w:marRight w:val="0"/>
      <w:marTop w:val="0"/>
      <w:marBottom w:val="0"/>
      <w:divBdr>
        <w:top w:val="none" w:sz="0" w:space="0" w:color="auto"/>
        <w:left w:val="none" w:sz="0" w:space="0" w:color="auto"/>
        <w:bottom w:val="none" w:sz="0" w:space="0" w:color="auto"/>
        <w:right w:val="none" w:sz="0" w:space="0" w:color="auto"/>
      </w:divBdr>
    </w:div>
    <w:div w:id="271085414">
      <w:bodyDiv w:val="1"/>
      <w:marLeft w:val="0"/>
      <w:marRight w:val="0"/>
      <w:marTop w:val="0"/>
      <w:marBottom w:val="0"/>
      <w:divBdr>
        <w:top w:val="none" w:sz="0" w:space="0" w:color="auto"/>
        <w:left w:val="none" w:sz="0" w:space="0" w:color="auto"/>
        <w:bottom w:val="none" w:sz="0" w:space="0" w:color="auto"/>
        <w:right w:val="none" w:sz="0" w:space="0" w:color="auto"/>
      </w:divBdr>
    </w:div>
    <w:div w:id="379399021">
      <w:bodyDiv w:val="1"/>
      <w:marLeft w:val="0"/>
      <w:marRight w:val="0"/>
      <w:marTop w:val="0"/>
      <w:marBottom w:val="0"/>
      <w:divBdr>
        <w:top w:val="none" w:sz="0" w:space="0" w:color="auto"/>
        <w:left w:val="none" w:sz="0" w:space="0" w:color="auto"/>
        <w:bottom w:val="none" w:sz="0" w:space="0" w:color="auto"/>
        <w:right w:val="none" w:sz="0" w:space="0" w:color="auto"/>
      </w:divBdr>
    </w:div>
    <w:div w:id="458837615">
      <w:bodyDiv w:val="1"/>
      <w:marLeft w:val="0"/>
      <w:marRight w:val="0"/>
      <w:marTop w:val="0"/>
      <w:marBottom w:val="0"/>
      <w:divBdr>
        <w:top w:val="none" w:sz="0" w:space="0" w:color="auto"/>
        <w:left w:val="none" w:sz="0" w:space="0" w:color="auto"/>
        <w:bottom w:val="none" w:sz="0" w:space="0" w:color="auto"/>
        <w:right w:val="none" w:sz="0" w:space="0" w:color="auto"/>
      </w:divBdr>
    </w:div>
    <w:div w:id="482620596">
      <w:bodyDiv w:val="1"/>
      <w:marLeft w:val="0"/>
      <w:marRight w:val="0"/>
      <w:marTop w:val="0"/>
      <w:marBottom w:val="0"/>
      <w:divBdr>
        <w:top w:val="none" w:sz="0" w:space="0" w:color="auto"/>
        <w:left w:val="none" w:sz="0" w:space="0" w:color="auto"/>
        <w:bottom w:val="none" w:sz="0" w:space="0" w:color="auto"/>
        <w:right w:val="none" w:sz="0" w:space="0" w:color="auto"/>
      </w:divBdr>
    </w:div>
    <w:div w:id="499931366">
      <w:bodyDiv w:val="1"/>
      <w:marLeft w:val="0"/>
      <w:marRight w:val="0"/>
      <w:marTop w:val="0"/>
      <w:marBottom w:val="0"/>
      <w:divBdr>
        <w:top w:val="none" w:sz="0" w:space="0" w:color="auto"/>
        <w:left w:val="none" w:sz="0" w:space="0" w:color="auto"/>
        <w:bottom w:val="none" w:sz="0" w:space="0" w:color="auto"/>
        <w:right w:val="none" w:sz="0" w:space="0" w:color="auto"/>
      </w:divBdr>
    </w:div>
    <w:div w:id="618491454">
      <w:bodyDiv w:val="1"/>
      <w:marLeft w:val="0"/>
      <w:marRight w:val="0"/>
      <w:marTop w:val="0"/>
      <w:marBottom w:val="0"/>
      <w:divBdr>
        <w:top w:val="none" w:sz="0" w:space="0" w:color="auto"/>
        <w:left w:val="none" w:sz="0" w:space="0" w:color="auto"/>
        <w:bottom w:val="none" w:sz="0" w:space="0" w:color="auto"/>
        <w:right w:val="none" w:sz="0" w:space="0" w:color="auto"/>
      </w:divBdr>
      <w:divsChild>
        <w:div w:id="1688288379">
          <w:marLeft w:val="0"/>
          <w:marRight w:val="0"/>
          <w:marTop w:val="0"/>
          <w:marBottom w:val="0"/>
          <w:divBdr>
            <w:top w:val="none" w:sz="0" w:space="0" w:color="auto"/>
            <w:left w:val="none" w:sz="0" w:space="0" w:color="auto"/>
            <w:bottom w:val="none" w:sz="0" w:space="0" w:color="auto"/>
            <w:right w:val="none" w:sz="0" w:space="0" w:color="auto"/>
          </w:divBdr>
        </w:div>
        <w:div w:id="1348949255">
          <w:marLeft w:val="0"/>
          <w:marRight w:val="0"/>
          <w:marTop w:val="0"/>
          <w:marBottom w:val="0"/>
          <w:divBdr>
            <w:top w:val="none" w:sz="0" w:space="0" w:color="auto"/>
            <w:left w:val="none" w:sz="0" w:space="0" w:color="auto"/>
            <w:bottom w:val="none" w:sz="0" w:space="0" w:color="auto"/>
            <w:right w:val="none" w:sz="0" w:space="0" w:color="auto"/>
          </w:divBdr>
        </w:div>
        <w:div w:id="39209835">
          <w:marLeft w:val="0"/>
          <w:marRight w:val="0"/>
          <w:marTop w:val="0"/>
          <w:marBottom w:val="0"/>
          <w:divBdr>
            <w:top w:val="none" w:sz="0" w:space="0" w:color="auto"/>
            <w:left w:val="none" w:sz="0" w:space="0" w:color="auto"/>
            <w:bottom w:val="none" w:sz="0" w:space="0" w:color="auto"/>
            <w:right w:val="none" w:sz="0" w:space="0" w:color="auto"/>
          </w:divBdr>
        </w:div>
        <w:div w:id="1931113488">
          <w:marLeft w:val="0"/>
          <w:marRight w:val="0"/>
          <w:marTop w:val="0"/>
          <w:marBottom w:val="0"/>
          <w:divBdr>
            <w:top w:val="none" w:sz="0" w:space="0" w:color="auto"/>
            <w:left w:val="none" w:sz="0" w:space="0" w:color="auto"/>
            <w:bottom w:val="none" w:sz="0" w:space="0" w:color="auto"/>
            <w:right w:val="none" w:sz="0" w:space="0" w:color="auto"/>
          </w:divBdr>
        </w:div>
      </w:divsChild>
    </w:div>
    <w:div w:id="679546774">
      <w:bodyDiv w:val="1"/>
      <w:marLeft w:val="0"/>
      <w:marRight w:val="0"/>
      <w:marTop w:val="0"/>
      <w:marBottom w:val="0"/>
      <w:divBdr>
        <w:top w:val="none" w:sz="0" w:space="0" w:color="auto"/>
        <w:left w:val="none" w:sz="0" w:space="0" w:color="auto"/>
        <w:bottom w:val="none" w:sz="0" w:space="0" w:color="auto"/>
        <w:right w:val="none" w:sz="0" w:space="0" w:color="auto"/>
      </w:divBdr>
    </w:div>
    <w:div w:id="698119165">
      <w:bodyDiv w:val="1"/>
      <w:marLeft w:val="0"/>
      <w:marRight w:val="0"/>
      <w:marTop w:val="0"/>
      <w:marBottom w:val="0"/>
      <w:divBdr>
        <w:top w:val="none" w:sz="0" w:space="0" w:color="auto"/>
        <w:left w:val="none" w:sz="0" w:space="0" w:color="auto"/>
        <w:bottom w:val="none" w:sz="0" w:space="0" w:color="auto"/>
        <w:right w:val="none" w:sz="0" w:space="0" w:color="auto"/>
      </w:divBdr>
    </w:div>
    <w:div w:id="718942583">
      <w:bodyDiv w:val="1"/>
      <w:marLeft w:val="0"/>
      <w:marRight w:val="0"/>
      <w:marTop w:val="0"/>
      <w:marBottom w:val="0"/>
      <w:divBdr>
        <w:top w:val="none" w:sz="0" w:space="0" w:color="auto"/>
        <w:left w:val="none" w:sz="0" w:space="0" w:color="auto"/>
        <w:bottom w:val="none" w:sz="0" w:space="0" w:color="auto"/>
        <w:right w:val="none" w:sz="0" w:space="0" w:color="auto"/>
      </w:divBdr>
    </w:div>
    <w:div w:id="773212677">
      <w:bodyDiv w:val="1"/>
      <w:marLeft w:val="0"/>
      <w:marRight w:val="0"/>
      <w:marTop w:val="0"/>
      <w:marBottom w:val="0"/>
      <w:divBdr>
        <w:top w:val="none" w:sz="0" w:space="0" w:color="auto"/>
        <w:left w:val="none" w:sz="0" w:space="0" w:color="auto"/>
        <w:bottom w:val="none" w:sz="0" w:space="0" w:color="auto"/>
        <w:right w:val="none" w:sz="0" w:space="0" w:color="auto"/>
      </w:divBdr>
    </w:div>
    <w:div w:id="808935277">
      <w:bodyDiv w:val="1"/>
      <w:marLeft w:val="0"/>
      <w:marRight w:val="0"/>
      <w:marTop w:val="0"/>
      <w:marBottom w:val="0"/>
      <w:divBdr>
        <w:top w:val="none" w:sz="0" w:space="0" w:color="auto"/>
        <w:left w:val="none" w:sz="0" w:space="0" w:color="auto"/>
        <w:bottom w:val="none" w:sz="0" w:space="0" w:color="auto"/>
        <w:right w:val="none" w:sz="0" w:space="0" w:color="auto"/>
      </w:divBdr>
    </w:div>
    <w:div w:id="1022433980">
      <w:bodyDiv w:val="1"/>
      <w:marLeft w:val="0"/>
      <w:marRight w:val="0"/>
      <w:marTop w:val="0"/>
      <w:marBottom w:val="0"/>
      <w:divBdr>
        <w:top w:val="none" w:sz="0" w:space="0" w:color="auto"/>
        <w:left w:val="none" w:sz="0" w:space="0" w:color="auto"/>
        <w:bottom w:val="none" w:sz="0" w:space="0" w:color="auto"/>
        <w:right w:val="none" w:sz="0" w:space="0" w:color="auto"/>
      </w:divBdr>
    </w:div>
    <w:div w:id="1026829691">
      <w:bodyDiv w:val="1"/>
      <w:marLeft w:val="0"/>
      <w:marRight w:val="0"/>
      <w:marTop w:val="0"/>
      <w:marBottom w:val="0"/>
      <w:divBdr>
        <w:top w:val="none" w:sz="0" w:space="0" w:color="auto"/>
        <w:left w:val="none" w:sz="0" w:space="0" w:color="auto"/>
        <w:bottom w:val="none" w:sz="0" w:space="0" w:color="auto"/>
        <w:right w:val="none" w:sz="0" w:space="0" w:color="auto"/>
      </w:divBdr>
    </w:div>
    <w:div w:id="1086342324">
      <w:bodyDiv w:val="1"/>
      <w:marLeft w:val="0"/>
      <w:marRight w:val="0"/>
      <w:marTop w:val="0"/>
      <w:marBottom w:val="0"/>
      <w:divBdr>
        <w:top w:val="none" w:sz="0" w:space="0" w:color="auto"/>
        <w:left w:val="none" w:sz="0" w:space="0" w:color="auto"/>
        <w:bottom w:val="none" w:sz="0" w:space="0" w:color="auto"/>
        <w:right w:val="none" w:sz="0" w:space="0" w:color="auto"/>
      </w:divBdr>
      <w:divsChild>
        <w:div w:id="404189642">
          <w:marLeft w:val="0"/>
          <w:marRight w:val="0"/>
          <w:marTop w:val="0"/>
          <w:marBottom w:val="0"/>
          <w:divBdr>
            <w:top w:val="none" w:sz="0" w:space="0" w:color="auto"/>
            <w:left w:val="none" w:sz="0" w:space="0" w:color="auto"/>
            <w:bottom w:val="none" w:sz="0" w:space="0" w:color="auto"/>
            <w:right w:val="none" w:sz="0" w:space="0" w:color="auto"/>
          </w:divBdr>
        </w:div>
        <w:div w:id="2043049828">
          <w:marLeft w:val="0"/>
          <w:marRight w:val="0"/>
          <w:marTop w:val="0"/>
          <w:marBottom w:val="0"/>
          <w:divBdr>
            <w:top w:val="none" w:sz="0" w:space="0" w:color="auto"/>
            <w:left w:val="none" w:sz="0" w:space="0" w:color="auto"/>
            <w:bottom w:val="none" w:sz="0" w:space="0" w:color="auto"/>
            <w:right w:val="none" w:sz="0" w:space="0" w:color="auto"/>
          </w:divBdr>
        </w:div>
        <w:div w:id="1636716610">
          <w:marLeft w:val="0"/>
          <w:marRight w:val="0"/>
          <w:marTop w:val="0"/>
          <w:marBottom w:val="0"/>
          <w:divBdr>
            <w:top w:val="none" w:sz="0" w:space="0" w:color="auto"/>
            <w:left w:val="none" w:sz="0" w:space="0" w:color="auto"/>
            <w:bottom w:val="none" w:sz="0" w:space="0" w:color="auto"/>
            <w:right w:val="none" w:sz="0" w:space="0" w:color="auto"/>
          </w:divBdr>
        </w:div>
        <w:div w:id="531303817">
          <w:marLeft w:val="0"/>
          <w:marRight w:val="0"/>
          <w:marTop w:val="0"/>
          <w:marBottom w:val="0"/>
          <w:divBdr>
            <w:top w:val="none" w:sz="0" w:space="0" w:color="auto"/>
            <w:left w:val="none" w:sz="0" w:space="0" w:color="auto"/>
            <w:bottom w:val="none" w:sz="0" w:space="0" w:color="auto"/>
            <w:right w:val="none" w:sz="0" w:space="0" w:color="auto"/>
          </w:divBdr>
        </w:div>
        <w:div w:id="1415978026">
          <w:marLeft w:val="0"/>
          <w:marRight w:val="0"/>
          <w:marTop w:val="0"/>
          <w:marBottom w:val="0"/>
          <w:divBdr>
            <w:top w:val="none" w:sz="0" w:space="0" w:color="auto"/>
            <w:left w:val="none" w:sz="0" w:space="0" w:color="auto"/>
            <w:bottom w:val="none" w:sz="0" w:space="0" w:color="auto"/>
            <w:right w:val="none" w:sz="0" w:space="0" w:color="auto"/>
          </w:divBdr>
        </w:div>
        <w:div w:id="330838048">
          <w:marLeft w:val="0"/>
          <w:marRight w:val="0"/>
          <w:marTop w:val="0"/>
          <w:marBottom w:val="0"/>
          <w:divBdr>
            <w:top w:val="none" w:sz="0" w:space="0" w:color="auto"/>
            <w:left w:val="none" w:sz="0" w:space="0" w:color="auto"/>
            <w:bottom w:val="none" w:sz="0" w:space="0" w:color="auto"/>
            <w:right w:val="none" w:sz="0" w:space="0" w:color="auto"/>
          </w:divBdr>
        </w:div>
      </w:divsChild>
    </w:div>
    <w:div w:id="1248032407">
      <w:bodyDiv w:val="1"/>
      <w:marLeft w:val="0"/>
      <w:marRight w:val="0"/>
      <w:marTop w:val="0"/>
      <w:marBottom w:val="0"/>
      <w:divBdr>
        <w:top w:val="none" w:sz="0" w:space="0" w:color="auto"/>
        <w:left w:val="none" w:sz="0" w:space="0" w:color="auto"/>
        <w:bottom w:val="none" w:sz="0" w:space="0" w:color="auto"/>
        <w:right w:val="none" w:sz="0" w:space="0" w:color="auto"/>
      </w:divBdr>
    </w:div>
    <w:div w:id="1268538218">
      <w:bodyDiv w:val="1"/>
      <w:marLeft w:val="0"/>
      <w:marRight w:val="0"/>
      <w:marTop w:val="0"/>
      <w:marBottom w:val="0"/>
      <w:divBdr>
        <w:top w:val="none" w:sz="0" w:space="0" w:color="auto"/>
        <w:left w:val="none" w:sz="0" w:space="0" w:color="auto"/>
        <w:bottom w:val="none" w:sz="0" w:space="0" w:color="auto"/>
        <w:right w:val="none" w:sz="0" w:space="0" w:color="auto"/>
      </w:divBdr>
    </w:div>
    <w:div w:id="1333948101">
      <w:bodyDiv w:val="1"/>
      <w:marLeft w:val="0"/>
      <w:marRight w:val="0"/>
      <w:marTop w:val="0"/>
      <w:marBottom w:val="0"/>
      <w:divBdr>
        <w:top w:val="none" w:sz="0" w:space="0" w:color="auto"/>
        <w:left w:val="none" w:sz="0" w:space="0" w:color="auto"/>
        <w:bottom w:val="none" w:sz="0" w:space="0" w:color="auto"/>
        <w:right w:val="none" w:sz="0" w:space="0" w:color="auto"/>
      </w:divBdr>
    </w:div>
    <w:div w:id="1423140020">
      <w:bodyDiv w:val="1"/>
      <w:marLeft w:val="0"/>
      <w:marRight w:val="0"/>
      <w:marTop w:val="0"/>
      <w:marBottom w:val="0"/>
      <w:divBdr>
        <w:top w:val="none" w:sz="0" w:space="0" w:color="auto"/>
        <w:left w:val="none" w:sz="0" w:space="0" w:color="auto"/>
        <w:bottom w:val="none" w:sz="0" w:space="0" w:color="auto"/>
        <w:right w:val="none" w:sz="0" w:space="0" w:color="auto"/>
      </w:divBdr>
    </w:div>
    <w:div w:id="1531718964">
      <w:bodyDiv w:val="1"/>
      <w:marLeft w:val="0"/>
      <w:marRight w:val="0"/>
      <w:marTop w:val="0"/>
      <w:marBottom w:val="0"/>
      <w:divBdr>
        <w:top w:val="none" w:sz="0" w:space="0" w:color="auto"/>
        <w:left w:val="none" w:sz="0" w:space="0" w:color="auto"/>
        <w:bottom w:val="none" w:sz="0" w:space="0" w:color="auto"/>
        <w:right w:val="none" w:sz="0" w:space="0" w:color="auto"/>
      </w:divBdr>
    </w:div>
    <w:div w:id="1538883331">
      <w:bodyDiv w:val="1"/>
      <w:marLeft w:val="0"/>
      <w:marRight w:val="0"/>
      <w:marTop w:val="0"/>
      <w:marBottom w:val="0"/>
      <w:divBdr>
        <w:top w:val="none" w:sz="0" w:space="0" w:color="auto"/>
        <w:left w:val="none" w:sz="0" w:space="0" w:color="auto"/>
        <w:bottom w:val="none" w:sz="0" w:space="0" w:color="auto"/>
        <w:right w:val="none" w:sz="0" w:space="0" w:color="auto"/>
      </w:divBdr>
    </w:div>
    <w:div w:id="1836650249">
      <w:bodyDiv w:val="1"/>
      <w:marLeft w:val="0"/>
      <w:marRight w:val="0"/>
      <w:marTop w:val="0"/>
      <w:marBottom w:val="0"/>
      <w:divBdr>
        <w:top w:val="none" w:sz="0" w:space="0" w:color="auto"/>
        <w:left w:val="none" w:sz="0" w:space="0" w:color="auto"/>
        <w:bottom w:val="none" w:sz="0" w:space="0" w:color="auto"/>
        <w:right w:val="none" w:sz="0" w:space="0" w:color="auto"/>
      </w:divBdr>
    </w:div>
    <w:div w:id="1949313623">
      <w:bodyDiv w:val="1"/>
      <w:marLeft w:val="0"/>
      <w:marRight w:val="0"/>
      <w:marTop w:val="0"/>
      <w:marBottom w:val="0"/>
      <w:divBdr>
        <w:top w:val="none" w:sz="0" w:space="0" w:color="auto"/>
        <w:left w:val="none" w:sz="0" w:space="0" w:color="auto"/>
        <w:bottom w:val="none" w:sz="0" w:space="0" w:color="auto"/>
        <w:right w:val="none" w:sz="0" w:space="0" w:color="auto"/>
      </w:divBdr>
    </w:div>
    <w:div w:id="1985117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02/em.20070" TargetMode="External"/><Relationship Id="rId18" Type="http://schemas.openxmlformats.org/officeDocument/2006/relationships/hyperlink" Target="https://doi.org/10.1111/anu.12487" TargetMode="External"/><Relationship Id="rId26" Type="http://schemas.openxmlformats.org/officeDocument/2006/relationships/hyperlink" Target="https://doi.org/10.1007/s10661-010-1456-x" TargetMode="External"/><Relationship Id="rId3" Type="http://schemas.openxmlformats.org/officeDocument/2006/relationships/styles" Target="styles.xml"/><Relationship Id="rId21" Type="http://schemas.openxmlformats.org/officeDocument/2006/relationships/hyperlink" Target="https://doi.org/10.1007/978-94-017-3405-9_5"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doi.org/10.1186/s13567-015-0238-4" TargetMode="External"/><Relationship Id="rId25" Type="http://schemas.openxmlformats.org/officeDocument/2006/relationships/hyperlink" Target="https://doi.org/10.1590/s1519-69842010000600011" TargetMode="External"/><Relationship Id="rId2" Type="http://schemas.openxmlformats.org/officeDocument/2006/relationships/numbering" Target="numbering.xml"/><Relationship Id="rId16" Type="http://schemas.openxmlformats.org/officeDocument/2006/relationships/hyperlink" Target="https://doi.org/10.1007/bf02906001" TargetMode="External"/><Relationship Id="rId20" Type="http://schemas.openxmlformats.org/officeDocument/2006/relationships/hyperlink" Target="https://doi.org/10.1590/s1415-4757200600010002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doi.org/10.1016/s1383-5718(99)00042-x" TargetMode="External"/><Relationship Id="rId5" Type="http://schemas.openxmlformats.org/officeDocument/2006/relationships/webSettings" Target="webSettings.xml"/><Relationship Id="rId15" Type="http://schemas.openxmlformats.org/officeDocument/2006/relationships/hyperlink" Target="https://doi.org/10.1007/s00265-010-0988-y" TargetMode="External"/><Relationship Id="rId23" Type="http://schemas.openxmlformats.org/officeDocument/2006/relationships/hyperlink" Target="https://doi.org/10.1016/j.mrgentox.2012.01.013"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doi.org/10.1016/s0048-9697(01)01122-6" TargetMode="External"/><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5244/pjoes/136481" TargetMode="External"/><Relationship Id="rId22" Type="http://schemas.openxmlformats.org/officeDocument/2006/relationships/hyperlink" Target="https://doi.org/10.1021/om400780q" TargetMode="External"/><Relationship Id="rId27" Type="http://schemas.openxmlformats.org/officeDocument/2006/relationships/hyperlink" Target="https://doi.org/10.1007/s11356-020-09749-2" TargetMode="External"/><Relationship Id="rId30"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1FF81-EEB0-4EAF-AF1C-A4A3DF176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11</Pages>
  <Words>5041</Words>
  <Characters>28589</Characters>
  <Application>Microsoft Office Word</Application>
  <DocSecurity>0</DocSecurity>
  <Lines>635</Lines>
  <Paragraphs>236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Deniz Ergüden</cp:lastModifiedBy>
  <cp:revision>17</cp:revision>
  <dcterms:created xsi:type="dcterms:W3CDTF">2024-07-30T05:15:00Z</dcterms:created>
  <dcterms:modified xsi:type="dcterms:W3CDTF">2024-07-30T11:20:00Z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903620341b1d1accc9281895250b54e53bc95ba68a3668978b5d36cb9f92df40</vt:lpwstr>
  </property>
</Properties>
</file>